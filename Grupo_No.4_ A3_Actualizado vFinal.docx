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4285" w14:textId="49DAB7D3" w:rsidR="006C341C" w:rsidRDefault="006C341C" w:rsidP="00CF059F">
      <w:pPr>
        <w:spacing w:after="0" w:line="240" w:lineRule="auto"/>
        <w:jc w:val="center"/>
        <w:rPr>
          <w:rFonts w:cs="Arial"/>
          <w:b/>
          <w:bCs/>
          <w:color w:val="000000" w:themeColor="text1"/>
          <w:sz w:val="26"/>
          <w:szCs w:val="26"/>
        </w:rPr>
      </w:pPr>
      <w:r>
        <w:rPr>
          <w:rFonts w:cs="Arial"/>
          <w:b/>
          <w:bCs/>
          <w:color w:val="000000" w:themeColor="text1"/>
          <w:sz w:val="26"/>
          <w:szCs w:val="26"/>
        </w:rPr>
        <w:t>REPÚBLICA DOMINICANA</w:t>
      </w:r>
    </w:p>
    <w:p w14:paraId="39ABCE98" w14:textId="111A4F66" w:rsidR="006C341C" w:rsidRDefault="006C341C" w:rsidP="00CF059F">
      <w:pPr>
        <w:spacing w:after="0" w:line="240" w:lineRule="auto"/>
        <w:jc w:val="center"/>
        <w:rPr>
          <w:rFonts w:cs="Arial"/>
          <w:b/>
          <w:color w:val="000000" w:themeColor="text1"/>
          <w:sz w:val="32"/>
          <w:szCs w:val="32"/>
        </w:rPr>
      </w:pPr>
      <w:r>
        <w:rPr>
          <w:rFonts w:cs="Arial"/>
          <w:b/>
          <w:color w:val="000000" w:themeColor="text1"/>
          <w:sz w:val="32"/>
          <w:szCs w:val="32"/>
        </w:rPr>
        <w:t>UNIVERSIDAD AUTÓNOMA DE SANTO DOMINGO</w:t>
      </w:r>
    </w:p>
    <w:p w14:paraId="0F2174D0" w14:textId="68EDAC36" w:rsidR="006C341C" w:rsidRDefault="006C341C" w:rsidP="00CF059F">
      <w:pPr>
        <w:spacing w:after="0" w:line="240" w:lineRule="auto"/>
        <w:jc w:val="center"/>
        <w:rPr>
          <w:rFonts w:cs="Arial"/>
          <w:b/>
          <w:color w:val="000000" w:themeColor="text1"/>
          <w:sz w:val="26"/>
          <w:szCs w:val="26"/>
        </w:rPr>
      </w:pPr>
      <w:r>
        <w:rPr>
          <w:rFonts w:cs="Arial"/>
          <w:b/>
          <w:color w:val="000000" w:themeColor="text1"/>
          <w:sz w:val="26"/>
          <w:szCs w:val="26"/>
        </w:rPr>
        <w:t>FACULTAD DE CIENCIAS</w:t>
      </w:r>
    </w:p>
    <w:p w14:paraId="118B1001" w14:textId="195F760D" w:rsidR="006C341C" w:rsidRDefault="006C341C" w:rsidP="00CF059F">
      <w:pPr>
        <w:spacing w:after="0" w:line="240" w:lineRule="auto"/>
        <w:jc w:val="center"/>
        <w:rPr>
          <w:rFonts w:cs="Arial"/>
          <w:b/>
          <w:color w:val="000000" w:themeColor="text1"/>
          <w:sz w:val="26"/>
          <w:szCs w:val="26"/>
        </w:rPr>
      </w:pPr>
    </w:p>
    <w:p w14:paraId="1EF1B1EF" w14:textId="3EFD91CF" w:rsidR="006C341C" w:rsidRDefault="006C341C" w:rsidP="00CF059F">
      <w:pPr>
        <w:spacing w:after="0" w:line="240" w:lineRule="auto"/>
        <w:jc w:val="center"/>
        <w:rPr>
          <w:rFonts w:cs="Arial"/>
          <w:b/>
          <w:color w:val="000000" w:themeColor="text1"/>
          <w:sz w:val="24"/>
          <w:szCs w:val="24"/>
        </w:rPr>
      </w:pPr>
      <w:r>
        <w:rPr>
          <w:rFonts w:cs="Arial"/>
          <w:b/>
          <w:color w:val="000000" w:themeColor="text1"/>
          <w:sz w:val="24"/>
          <w:szCs w:val="24"/>
        </w:rPr>
        <w:t xml:space="preserve">Escuela de </w:t>
      </w:r>
      <w:r w:rsidR="004906D4">
        <w:rPr>
          <w:rFonts w:cs="Arial"/>
          <w:b/>
          <w:color w:val="000000" w:themeColor="text1"/>
          <w:sz w:val="24"/>
          <w:szCs w:val="24"/>
        </w:rPr>
        <w:t>Informática</w:t>
      </w:r>
    </w:p>
    <w:p w14:paraId="3943E0D0" w14:textId="3AFC77AB" w:rsidR="006C341C" w:rsidRDefault="006C341C" w:rsidP="00CF059F">
      <w:pPr>
        <w:spacing w:after="0" w:line="240" w:lineRule="auto"/>
        <w:jc w:val="center"/>
        <w:rPr>
          <w:rFonts w:ascii="Times New Roman" w:hAnsi="Times New Roman"/>
          <w:color w:val="000000" w:themeColor="text1"/>
          <w:sz w:val="24"/>
          <w:szCs w:val="24"/>
        </w:rPr>
      </w:pPr>
      <w:r>
        <w:rPr>
          <w:noProof/>
          <w:lang w:val="es-DO" w:eastAsia="es-DO"/>
        </w:rPr>
        <mc:AlternateContent>
          <mc:Choice Requires="wps">
            <w:drawing>
              <wp:anchor distT="0" distB="0" distL="114300" distR="114300" simplePos="0" relativeHeight="251655680" behindDoc="0" locked="0" layoutInCell="1" allowOverlap="1" wp14:anchorId="22D59AA3" wp14:editId="3C840664">
                <wp:simplePos x="0" y="0"/>
                <wp:positionH relativeFrom="column">
                  <wp:posOffset>5581650</wp:posOffset>
                </wp:positionH>
                <wp:positionV relativeFrom="paragraph">
                  <wp:posOffset>132080</wp:posOffset>
                </wp:positionV>
                <wp:extent cx="341630" cy="270510"/>
                <wp:effectExtent l="0" t="0" r="20320" b="15240"/>
                <wp:wrapNone/>
                <wp:docPr id="47" name="Rectángulo 5"/>
                <wp:cNvGraphicFramePr/>
                <a:graphic xmlns:a="http://schemas.openxmlformats.org/drawingml/2006/main">
                  <a:graphicData uri="http://schemas.microsoft.com/office/word/2010/wordprocessingShape">
                    <wps:wsp>
                      <wps:cNvSpPr/>
                      <wps:spPr>
                        <a:xfrm>
                          <a:off x="0" y="0"/>
                          <a:ext cx="341630" cy="26987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32EC5E0" id="Rectángulo 5" o:spid="_x0000_s1026" style="position:absolute;margin-left:439.5pt;margin-top:10.4pt;width:26.9pt;height:21.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" fillcolor="white [3212]" strokecolor="white [3212]" strokeweight="1pt"/>
            </w:pict>
          </mc:Fallback>
        </mc:AlternateContent>
      </w:r>
    </w:p>
    <w:p w14:paraId="7C144DDF" w14:textId="02879C8A" w:rsidR="006C341C" w:rsidRDefault="006C341C" w:rsidP="00CF059F">
      <w:pPr>
        <w:spacing w:after="0" w:line="240" w:lineRule="auto"/>
        <w:jc w:val="center"/>
        <w:rPr>
          <w:rFonts w:cs="Arial"/>
          <w:b/>
          <w:bCs/>
          <w:color w:val="000000" w:themeColor="text1"/>
          <w:sz w:val="28"/>
          <w:szCs w:val="28"/>
        </w:rPr>
      </w:pPr>
      <w:r>
        <w:rPr>
          <w:noProof/>
          <w:lang w:val="es-DO" w:eastAsia="es-DO"/>
        </w:rPr>
        <w:drawing>
          <wp:anchor distT="0" distB="0" distL="114300" distR="114300" simplePos="0" relativeHeight="251656704" behindDoc="0" locked="0" layoutInCell="1" allowOverlap="1" wp14:anchorId="779A29B1" wp14:editId="41D3071C">
            <wp:simplePos x="0" y="0"/>
            <wp:positionH relativeFrom="margin">
              <wp:posOffset>2726795</wp:posOffset>
            </wp:positionH>
            <wp:positionV relativeFrom="paragraph">
              <wp:posOffset>8255</wp:posOffset>
            </wp:positionV>
            <wp:extent cx="962968" cy="1043940"/>
            <wp:effectExtent l="0" t="0" r="8890" b="3810"/>
            <wp:wrapNone/>
            <wp:docPr id="2105794995" name="Imagen 4" descr="Archivo:Logo-UASD-WEB-Y-WORD.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Archivo:Logo-UASD-WEB-Y-WORD.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968" cy="1043940"/>
                    </a:xfrm>
                    <a:prstGeom prst="rect">
                      <a:avLst/>
                    </a:prstGeom>
                    <a:noFill/>
                  </pic:spPr>
                </pic:pic>
              </a:graphicData>
            </a:graphic>
            <wp14:sizeRelH relativeFrom="page">
              <wp14:pctWidth>0</wp14:pctWidth>
            </wp14:sizeRelH>
            <wp14:sizeRelV relativeFrom="page">
              <wp14:pctHeight>0</wp14:pctHeight>
            </wp14:sizeRelV>
          </wp:anchor>
        </w:drawing>
      </w:r>
    </w:p>
    <w:p w14:paraId="31FC5AB3" w14:textId="77777777" w:rsidR="006C341C" w:rsidRDefault="006C341C" w:rsidP="00CF059F">
      <w:pPr>
        <w:spacing w:after="0" w:line="240" w:lineRule="auto"/>
        <w:jc w:val="center"/>
        <w:rPr>
          <w:rFonts w:cs="Arial"/>
          <w:b/>
          <w:bCs/>
          <w:color w:val="000000" w:themeColor="text1"/>
          <w:sz w:val="28"/>
          <w:szCs w:val="28"/>
        </w:rPr>
      </w:pPr>
    </w:p>
    <w:p w14:paraId="39305414" w14:textId="77777777" w:rsidR="006C341C" w:rsidRDefault="006C341C" w:rsidP="00CF059F">
      <w:pPr>
        <w:spacing w:after="0" w:line="240" w:lineRule="auto"/>
        <w:jc w:val="center"/>
        <w:rPr>
          <w:rFonts w:cs="Arial"/>
          <w:b/>
          <w:bCs/>
          <w:color w:val="000000" w:themeColor="text1"/>
          <w:sz w:val="28"/>
          <w:szCs w:val="28"/>
        </w:rPr>
      </w:pPr>
    </w:p>
    <w:p w14:paraId="0E164EF2" w14:textId="77777777" w:rsidR="006C341C" w:rsidRDefault="006C341C" w:rsidP="00CF059F">
      <w:pPr>
        <w:spacing w:after="0" w:line="240" w:lineRule="auto"/>
        <w:jc w:val="center"/>
        <w:rPr>
          <w:rFonts w:cs="Arial"/>
          <w:b/>
          <w:bCs/>
          <w:color w:val="000000" w:themeColor="text1"/>
          <w:sz w:val="28"/>
          <w:szCs w:val="28"/>
        </w:rPr>
      </w:pPr>
    </w:p>
    <w:p w14:paraId="08DF5EED" w14:textId="77777777" w:rsidR="006C341C" w:rsidRDefault="006C341C" w:rsidP="00CF059F">
      <w:pPr>
        <w:spacing w:after="0" w:line="240" w:lineRule="auto"/>
        <w:jc w:val="center"/>
        <w:rPr>
          <w:rFonts w:cs="Arial"/>
          <w:color w:val="000000" w:themeColor="text1"/>
          <w:sz w:val="26"/>
          <w:szCs w:val="26"/>
        </w:rPr>
      </w:pPr>
    </w:p>
    <w:p w14:paraId="66DA67AB" w14:textId="77777777" w:rsidR="006C341C" w:rsidRDefault="006C341C" w:rsidP="00CF059F">
      <w:pPr>
        <w:spacing w:after="0" w:line="240" w:lineRule="auto"/>
        <w:jc w:val="center"/>
        <w:rPr>
          <w:rFonts w:cs="Arial"/>
          <w:color w:val="000000" w:themeColor="text1"/>
          <w:sz w:val="26"/>
          <w:szCs w:val="26"/>
        </w:rPr>
      </w:pPr>
    </w:p>
    <w:p w14:paraId="7C4968BC" w14:textId="56CEA6A9" w:rsidR="006C341C" w:rsidRDefault="006C341C" w:rsidP="00CF059F">
      <w:pPr>
        <w:spacing w:after="0" w:line="240" w:lineRule="auto"/>
        <w:jc w:val="center"/>
        <w:rPr>
          <w:rFonts w:cs="Arial"/>
          <w:color w:val="000000" w:themeColor="text1"/>
          <w:sz w:val="26"/>
          <w:szCs w:val="26"/>
        </w:rPr>
      </w:pPr>
      <w:r>
        <w:rPr>
          <w:rFonts w:cs="Arial"/>
          <w:color w:val="000000" w:themeColor="text1"/>
          <w:sz w:val="26"/>
          <w:szCs w:val="26"/>
        </w:rPr>
        <w:t>Título del Proyecto</w:t>
      </w:r>
    </w:p>
    <w:p w14:paraId="2743EECE" w14:textId="77777777" w:rsidR="006C341C" w:rsidRDefault="006C341C" w:rsidP="00CF059F">
      <w:pPr>
        <w:spacing w:after="0" w:line="240" w:lineRule="auto"/>
        <w:jc w:val="center"/>
        <w:rPr>
          <w:rFonts w:cs="Arial"/>
          <w:b/>
          <w:bCs/>
          <w:color w:val="000000" w:themeColor="text1"/>
          <w:sz w:val="28"/>
          <w:szCs w:val="28"/>
        </w:rPr>
      </w:pPr>
    </w:p>
    <w:p w14:paraId="044D758F" w14:textId="615D13EC" w:rsidR="006C341C" w:rsidRDefault="002D37F6" w:rsidP="00CF059F">
      <w:pPr>
        <w:spacing w:line="360" w:lineRule="auto"/>
        <w:jc w:val="center"/>
        <w:rPr>
          <w:rFonts w:cs="Arial"/>
          <w:b/>
          <w:bCs/>
          <w:sz w:val="24"/>
          <w:szCs w:val="24"/>
        </w:rPr>
      </w:pPr>
      <w:r w:rsidRPr="002D37F6">
        <w:rPr>
          <w:rFonts w:cs="Arial"/>
          <w:b/>
          <w:bCs/>
          <w:sz w:val="24"/>
          <w:szCs w:val="24"/>
        </w:rPr>
        <w:t>“DISEÑO Y DESARROLLO DE SISTEMA DE GESTIÓN DE EVIDENCIAS PARA LA EVALUACIÓN QUINQUENAL UASD–MESCYT”</w:t>
      </w:r>
    </w:p>
    <w:p w14:paraId="2AA39CBB" w14:textId="77777777" w:rsidR="006C341C" w:rsidRDefault="006C341C" w:rsidP="00CF059F">
      <w:pPr>
        <w:spacing w:after="0" w:line="240" w:lineRule="auto"/>
        <w:jc w:val="center"/>
        <w:rPr>
          <w:rFonts w:cs="Arial"/>
          <w:b/>
          <w:bCs/>
          <w:sz w:val="24"/>
          <w:szCs w:val="24"/>
        </w:rPr>
      </w:pPr>
    </w:p>
    <w:p w14:paraId="59497199" w14:textId="1DFE1D8E" w:rsidR="006C341C" w:rsidRDefault="006C341C" w:rsidP="00CF059F">
      <w:pPr>
        <w:jc w:val="center"/>
        <w:rPr>
          <w:rFonts w:cs="Arial"/>
          <w:sz w:val="26"/>
          <w:szCs w:val="26"/>
        </w:rPr>
      </w:pPr>
      <w:r>
        <w:rPr>
          <w:rFonts w:cs="Arial"/>
          <w:color w:val="000000" w:themeColor="text1"/>
          <w:sz w:val="26"/>
          <w:szCs w:val="26"/>
        </w:rPr>
        <w:t>Sustentantes</w:t>
      </w:r>
    </w:p>
    <w:p w14:paraId="6AF5C131" w14:textId="7954FC9C" w:rsidR="006C341C" w:rsidRPr="004906D4" w:rsidRDefault="00BE0788" w:rsidP="00CF059F">
      <w:pPr>
        <w:spacing w:after="0" w:line="360" w:lineRule="auto"/>
        <w:jc w:val="center"/>
        <w:rPr>
          <w:rFonts w:cs="Arial"/>
          <w:b/>
          <w:bCs/>
          <w:sz w:val="26"/>
          <w:szCs w:val="26"/>
          <w:lang w:val="es-DO"/>
        </w:rPr>
      </w:pPr>
      <w:r w:rsidRPr="00BE0788">
        <w:rPr>
          <w:rFonts w:cs="Arial"/>
          <w:b/>
          <w:bCs/>
          <w:sz w:val="26"/>
          <w:szCs w:val="26"/>
        </w:rPr>
        <w:t>Reynaldo Rodríguez Polanco</w:t>
      </w:r>
    </w:p>
    <w:p w14:paraId="43BC556B" w14:textId="0B0596BF" w:rsidR="004906D4" w:rsidRPr="004906D4" w:rsidRDefault="00480034" w:rsidP="00CF059F">
      <w:pPr>
        <w:spacing w:after="0" w:line="360" w:lineRule="auto"/>
        <w:jc w:val="center"/>
        <w:rPr>
          <w:rFonts w:cs="Arial"/>
          <w:b/>
          <w:bCs/>
          <w:sz w:val="26"/>
          <w:szCs w:val="26"/>
          <w:lang w:val="es-DO"/>
        </w:rPr>
      </w:pPr>
      <w:r w:rsidRPr="00480034">
        <w:rPr>
          <w:rFonts w:cs="Arial"/>
          <w:b/>
          <w:bCs/>
          <w:sz w:val="26"/>
          <w:szCs w:val="26"/>
        </w:rPr>
        <w:t>Ramón Paulino Gil</w:t>
      </w:r>
    </w:p>
    <w:p w14:paraId="2B25B061" w14:textId="1EBC193B" w:rsidR="004906D4" w:rsidRPr="004906D4" w:rsidRDefault="00480034" w:rsidP="00CF059F">
      <w:pPr>
        <w:spacing w:after="0" w:line="360" w:lineRule="auto"/>
        <w:jc w:val="center"/>
        <w:rPr>
          <w:rFonts w:cs="Arial"/>
          <w:b/>
          <w:bCs/>
          <w:sz w:val="26"/>
          <w:szCs w:val="26"/>
          <w:lang w:val="es-DO"/>
        </w:rPr>
      </w:pPr>
      <w:r w:rsidRPr="00480034">
        <w:rPr>
          <w:rFonts w:cs="Arial"/>
          <w:b/>
          <w:bCs/>
          <w:sz w:val="26"/>
          <w:szCs w:val="26"/>
        </w:rPr>
        <w:t>José Manuel Otaño Hernández</w:t>
      </w:r>
    </w:p>
    <w:p w14:paraId="59F8152A" w14:textId="77777777" w:rsidR="006C341C" w:rsidRPr="00D03464" w:rsidRDefault="006C341C" w:rsidP="006C341C">
      <w:pPr>
        <w:spacing w:after="0" w:line="240" w:lineRule="auto"/>
        <w:rPr>
          <w:rFonts w:cs="Arial"/>
          <w:color w:val="000000" w:themeColor="text1"/>
          <w:sz w:val="28"/>
          <w:szCs w:val="28"/>
          <w:lang w:val="es-DO"/>
        </w:rPr>
      </w:pPr>
    </w:p>
    <w:p w14:paraId="1D50DE60" w14:textId="476D8412" w:rsidR="006C341C" w:rsidRDefault="006C341C" w:rsidP="006C341C">
      <w:pPr>
        <w:spacing w:after="0" w:line="240" w:lineRule="auto"/>
        <w:jc w:val="center"/>
        <w:rPr>
          <w:rFonts w:cs="Arial"/>
          <w:b/>
          <w:color w:val="000000" w:themeColor="text1"/>
          <w:sz w:val="26"/>
          <w:szCs w:val="26"/>
        </w:rPr>
      </w:pPr>
    </w:p>
    <w:p w14:paraId="426FD4DA" w14:textId="6010817A" w:rsidR="006C341C" w:rsidRDefault="006C341C" w:rsidP="006C341C">
      <w:pPr>
        <w:spacing w:after="0" w:line="240" w:lineRule="auto"/>
        <w:jc w:val="center"/>
        <w:rPr>
          <w:rFonts w:cs="Arial"/>
          <w:b/>
          <w:color w:val="000000" w:themeColor="text1"/>
          <w:sz w:val="24"/>
          <w:szCs w:val="24"/>
        </w:rPr>
      </w:pPr>
      <w:r>
        <w:rPr>
          <w:rFonts w:cs="Arial"/>
          <w:b/>
          <w:color w:val="000000" w:themeColor="text1"/>
          <w:sz w:val="24"/>
          <w:szCs w:val="24"/>
        </w:rPr>
        <w:t xml:space="preserve">Maestro </w:t>
      </w:r>
      <w:r w:rsidR="00C64695">
        <w:rPr>
          <w:rFonts w:cs="Arial"/>
          <w:b/>
          <w:color w:val="000000" w:themeColor="text1"/>
          <w:sz w:val="24"/>
          <w:szCs w:val="24"/>
        </w:rPr>
        <w:t>Erik Minor</w:t>
      </w:r>
    </w:p>
    <w:p w14:paraId="57459014" w14:textId="41E8D406" w:rsidR="006C341C" w:rsidRDefault="006C341C" w:rsidP="006C341C">
      <w:pPr>
        <w:spacing w:after="0" w:line="240" w:lineRule="auto"/>
        <w:jc w:val="center"/>
        <w:rPr>
          <w:rFonts w:cs="Arial"/>
          <w:color w:val="000000" w:themeColor="text1"/>
          <w:sz w:val="24"/>
          <w:szCs w:val="24"/>
        </w:rPr>
      </w:pPr>
      <w:r>
        <w:rPr>
          <w:rFonts w:cs="Arial"/>
          <w:color w:val="000000" w:themeColor="text1"/>
          <w:sz w:val="24"/>
          <w:szCs w:val="24"/>
        </w:rPr>
        <w:t>Coordinador</w:t>
      </w:r>
    </w:p>
    <w:p w14:paraId="22B523C9" w14:textId="274B5CBE" w:rsidR="006C341C" w:rsidRDefault="006C341C" w:rsidP="006C341C">
      <w:pPr>
        <w:spacing w:after="0" w:line="240" w:lineRule="auto"/>
        <w:jc w:val="center"/>
        <w:rPr>
          <w:rFonts w:cs="Arial"/>
          <w:color w:val="000000" w:themeColor="text1"/>
          <w:sz w:val="24"/>
          <w:szCs w:val="24"/>
        </w:rPr>
      </w:pPr>
    </w:p>
    <w:p w14:paraId="1A2AABAA" w14:textId="402B91C1" w:rsidR="006C341C" w:rsidRDefault="006C341C" w:rsidP="006C341C">
      <w:pPr>
        <w:spacing w:after="0" w:line="240" w:lineRule="auto"/>
        <w:rPr>
          <w:rFonts w:cs="Arial"/>
          <w:color w:val="000000" w:themeColor="text1"/>
          <w:sz w:val="24"/>
          <w:szCs w:val="24"/>
        </w:rPr>
      </w:pPr>
    </w:p>
    <w:p w14:paraId="720863D5" w14:textId="1C1AC598" w:rsidR="006C341C" w:rsidRDefault="004906D4" w:rsidP="006C341C">
      <w:pPr>
        <w:spacing w:after="0" w:line="240" w:lineRule="auto"/>
        <w:jc w:val="center"/>
        <w:rPr>
          <w:rFonts w:cs="Arial"/>
          <w:b/>
          <w:color w:val="000000" w:themeColor="text1"/>
          <w:sz w:val="24"/>
          <w:szCs w:val="24"/>
        </w:rPr>
      </w:pPr>
      <w:r>
        <w:rPr>
          <w:rFonts w:cs="Arial"/>
          <w:b/>
          <w:color w:val="000000" w:themeColor="text1"/>
          <w:sz w:val="24"/>
          <w:szCs w:val="24"/>
        </w:rPr>
        <w:t>Maestr</w:t>
      </w:r>
      <w:r w:rsidR="005B3013">
        <w:rPr>
          <w:rFonts w:cs="Arial"/>
          <w:b/>
          <w:color w:val="000000" w:themeColor="text1"/>
          <w:sz w:val="24"/>
          <w:szCs w:val="24"/>
        </w:rPr>
        <w:t>a Jacqueline Tejada Tio</w:t>
      </w:r>
    </w:p>
    <w:p w14:paraId="46EAE2BB" w14:textId="4A1B22C6" w:rsidR="006C341C" w:rsidRDefault="006C341C" w:rsidP="006C341C">
      <w:pPr>
        <w:spacing w:after="0" w:line="240" w:lineRule="auto"/>
        <w:jc w:val="center"/>
        <w:rPr>
          <w:rFonts w:cs="Arial"/>
          <w:color w:val="000000" w:themeColor="text1"/>
          <w:sz w:val="24"/>
          <w:szCs w:val="24"/>
        </w:rPr>
      </w:pPr>
      <w:r>
        <w:rPr>
          <w:rFonts w:cs="Arial"/>
          <w:color w:val="000000" w:themeColor="text1"/>
          <w:sz w:val="24"/>
          <w:szCs w:val="24"/>
        </w:rPr>
        <w:t>Asesor Metodológico</w:t>
      </w:r>
      <w:r w:rsidR="004906D4">
        <w:rPr>
          <w:rFonts w:cs="Arial"/>
          <w:color w:val="000000" w:themeColor="text1"/>
          <w:sz w:val="24"/>
          <w:szCs w:val="24"/>
        </w:rPr>
        <w:t xml:space="preserve"> </w:t>
      </w:r>
    </w:p>
    <w:p w14:paraId="3C08FF9E" w14:textId="0DD3488B" w:rsidR="006C341C" w:rsidRDefault="006C341C" w:rsidP="006C341C">
      <w:pPr>
        <w:spacing w:after="0" w:line="240" w:lineRule="auto"/>
        <w:jc w:val="center"/>
        <w:rPr>
          <w:rFonts w:cs="Arial"/>
          <w:color w:val="000000" w:themeColor="text1"/>
          <w:sz w:val="24"/>
          <w:szCs w:val="24"/>
        </w:rPr>
      </w:pPr>
    </w:p>
    <w:p w14:paraId="40432884" w14:textId="4C4A84F9" w:rsidR="006C341C" w:rsidRDefault="006C341C" w:rsidP="006C341C">
      <w:pPr>
        <w:spacing w:after="0" w:line="240" w:lineRule="auto"/>
        <w:rPr>
          <w:rFonts w:cs="Arial"/>
          <w:color w:val="000000" w:themeColor="text1"/>
          <w:sz w:val="24"/>
          <w:szCs w:val="24"/>
        </w:rPr>
      </w:pPr>
    </w:p>
    <w:p w14:paraId="6B761ACE" w14:textId="4DF05F80" w:rsidR="006C341C" w:rsidRDefault="008B12EE" w:rsidP="006C341C">
      <w:pPr>
        <w:spacing w:after="0" w:line="240" w:lineRule="auto"/>
        <w:jc w:val="center"/>
        <w:rPr>
          <w:rFonts w:cs="Arial"/>
          <w:b/>
          <w:color w:val="000000" w:themeColor="text1"/>
          <w:sz w:val="24"/>
          <w:szCs w:val="24"/>
        </w:rPr>
      </w:pPr>
      <w:r>
        <w:rPr>
          <w:noProof/>
          <w:lang w:val="es-DO" w:eastAsia="es-DO"/>
        </w:rPr>
        <mc:AlternateContent>
          <mc:Choice Requires="wps">
            <w:drawing>
              <wp:anchor distT="0" distB="0" distL="114300" distR="114300" simplePos="0" relativeHeight="251657728" behindDoc="0" locked="0" layoutInCell="1" allowOverlap="1" wp14:anchorId="703E5A44" wp14:editId="25CFB560">
                <wp:simplePos x="0" y="0"/>
                <wp:positionH relativeFrom="margin">
                  <wp:posOffset>4675197</wp:posOffset>
                </wp:positionH>
                <wp:positionV relativeFrom="paragraph">
                  <wp:posOffset>149167</wp:posOffset>
                </wp:positionV>
                <wp:extent cx="1585358" cy="783153"/>
                <wp:effectExtent l="19050" t="19050" r="15240" b="17145"/>
                <wp:wrapNone/>
                <wp:docPr id="31"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5358" cy="783153"/>
                        </a:xfrm>
                        <a:prstGeom prst="rect">
                          <a:avLst/>
                        </a:prstGeom>
                        <a:noFill/>
                        <a:ln w="28575">
                          <a:solidFill>
                            <a:schemeClr val="tx1"/>
                          </a:solidFill>
                          <a:miter lim="800000"/>
                          <a:headEnd/>
                          <a:tailEnd/>
                        </a:ln>
                      </wps:spPr>
                      <wps:txbx>
                        <w:txbxContent>
                          <w:p w14:paraId="6A6E583E" w14:textId="77777777" w:rsidR="001F00A8" w:rsidRDefault="001F00A8" w:rsidP="00CF059F">
                            <w:pPr>
                              <w:spacing w:line="240" w:lineRule="auto"/>
                              <w:ind w:firstLine="0"/>
                              <w:rPr>
                                <w:i/>
                                <w:sz w:val="18"/>
                                <w:szCs w:val="18"/>
                              </w:rPr>
                            </w:pPr>
                            <w:r>
                              <w:rPr>
                                <w:i/>
                                <w:sz w:val="18"/>
                                <w:szCs w:val="18"/>
                              </w:rPr>
                              <w:t>Los conceptos emitidos en la presente investigación son de la exclusiva responsabilidad de los y las sustentantes.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03E5A44" id="_x0000_t202" coordsize="21600,21600" o:spt="202" path="m,l,21600r21600,l21600,xe">
                <v:stroke joinstyle="miter"/>
                <v:path gradientshapeok="t" o:connecttype="rect"/>
              </v:shapetype>
              <v:shape id="Cuadro de texto 3" o:spid="_x0000_s1026" type="#_x0000_t202" style="position:absolute;left:0;text-align:left;margin-left:368.15pt;margin-top:11.75pt;width:124.85pt;height:61.6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" filled="f" strokecolor="black [3213]" strokeweight="2.25pt">
                <v:textbox>
                  <w:txbxContent>
                    <w:p w14:paraId="6A6E583E" w14:textId="77777777" w:rsidR="001F00A8" w:rsidRDefault="001F00A8" w:rsidP="00CF059F">
                      <w:pPr>
                        <w:spacing w:line="240" w:lineRule="auto"/>
                        <w:ind w:firstLine="0"/>
                        <w:rPr>
                          <w:i/>
                          <w:sz w:val="18"/>
                          <w:szCs w:val="18"/>
                        </w:rPr>
                      </w:pPr>
                      <w:r>
                        <w:rPr>
                          <w:i/>
                          <w:sz w:val="18"/>
                          <w:szCs w:val="18"/>
                        </w:rPr>
                        <w:t>Los conceptos emitidos en la presente investigación son de la exclusiva responsabilidad de los y las sustentantes.</w:t>
                      </w:r>
                    </w:p>
                  </w:txbxContent>
                </v:textbox>
                <w10:wrap anchorx="margin"/>
              </v:shape>
            </w:pict>
          </mc:Fallback>
        </mc:AlternateContent>
      </w:r>
      <w:r w:rsidR="006C341C">
        <w:rPr>
          <w:rFonts w:cs="Arial"/>
          <w:b/>
          <w:color w:val="000000" w:themeColor="text1"/>
          <w:sz w:val="24"/>
          <w:szCs w:val="24"/>
        </w:rPr>
        <w:t>M</w:t>
      </w:r>
      <w:r w:rsidR="00D03464">
        <w:rPr>
          <w:rFonts w:cs="Arial"/>
          <w:b/>
          <w:color w:val="000000" w:themeColor="text1"/>
          <w:sz w:val="24"/>
          <w:szCs w:val="24"/>
        </w:rPr>
        <w:t>aestra</w:t>
      </w:r>
      <w:r w:rsidR="006C341C">
        <w:rPr>
          <w:rFonts w:cs="Arial"/>
          <w:b/>
          <w:color w:val="000000" w:themeColor="text1"/>
          <w:sz w:val="24"/>
          <w:szCs w:val="24"/>
        </w:rPr>
        <w:t xml:space="preserve"> </w:t>
      </w:r>
      <w:r w:rsidR="00E559CD" w:rsidRPr="00E559CD">
        <w:rPr>
          <w:rFonts w:cs="Arial"/>
          <w:b/>
          <w:color w:val="000000" w:themeColor="text1"/>
          <w:sz w:val="24"/>
          <w:szCs w:val="24"/>
        </w:rPr>
        <w:t>Martha Lidia Pérez Medina</w:t>
      </w:r>
    </w:p>
    <w:p w14:paraId="2CEF3C49" w14:textId="1EBA0D80" w:rsidR="006C341C" w:rsidRDefault="006C341C" w:rsidP="006C341C">
      <w:pPr>
        <w:spacing w:after="0" w:line="240" w:lineRule="auto"/>
        <w:jc w:val="center"/>
        <w:rPr>
          <w:rFonts w:cs="Arial"/>
          <w:color w:val="000000" w:themeColor="text1"/>
          <w:sz w:val="24"/>
          <w:szCs w:val="24"/>
        </w:rPr>
      </w:pPr>
      <w:r>
        <w:rPr>
          <w:rFonts w:cs="Arial"/>
          <w:color w:val="000000" w:themeColor="text1"/>
          <w:sz w:val="24"/>
          <w:szCs w:val="24"/>
        </w:rPr>
        <w:t>Asesora de contenido</w:t>
      </w:r>
    </w:p>
    <w:p w14:paraId="70E88246" w14:textId="77777777" w:rsidR="006C341C" w:rsidRDefault="006C341C" w:rsidP="006C341C">
      <w:pPr>
        <w:spacing w:after="0" w:line="240" w:lineRule="auto"/>
        <w:jc w:val="center"/>
        <w:rPr>
          <w:rFonts w:cs="Arial"/>
          <w:color w:val="000000" w:themeColor="text1"/>
          <w:sz w:val="24"/>
          <w:szCs w:val="24"/>
        </w:rPr>
      </w:pPr>
    </w:p>
    <w:p w14:paraId="22DABBC1" w14:textId="77777777" w:rsidR="006C341C" w:rsidRDefault="006C341C" w:rsidP="006C341C">
      <w:pPr>
        <w:spacing w:after="0" w:line="240" w:lineRule="auto"/>
        <w:jc w:val="center"/>
        <w:rPr>
          <w:rFonts w:cs="Arial"/>
          <w:color w:val="000000" w:themeColor="text1"/>
          <w:sz w:val="24"/>
          <w:szCs w:val="24"/>
        </w:rPr>
      </w:pPr>
    </w:p>
    <w:p w14:paraId="05C095EC" w14:textId="77777777" w:rsidR="008B12EE" w:rsidRDefault="008B12EE" w:rsidP="00720CB6">
      <w:pPr>
        <w:spacing w:after="0" w:line="240" w:lineRule="auto"/>
        <w:rPr>
          <w:rFonts w:cs="Arial"/>
          <w:color w:val="000000" w:themeColor="text1"/>
          <w:sz w:val="24"/>
          <w:szCs w:val="24"/>
        </w:rPr>
      </w:pPr>
    </w:p>
    <w:p w14:paraId="7D215DF2" w14:textId="77777777" w:rsidR="008B12EE" w:rsidRDefault="008B12EE" w:rsidP="006C341C">
      <w:pPr>
        <w:spacing w:after="0" w:line="240" w:lineRule="auto"/>
        <w:jc w:val="center"/>
        <w:rPr>
          <w:rFonts w:cs="Arial"/>
          <w:color w:val="000000" w:themeColor="text1"/>
          <w:sz w:val="24"/>
          <w:szCs w:val="24"/>
        </w:rPr>
      </w:pPr>
    </w:p>
    <w:p w14:paraId="0A25D4CD" w14:textId="61C5C460" w:rsidR="006C341C" w:rsidRPr="008B12EE" w:rsidRDefault="006C341C" w:rsidP="006C341C">
      <w:pPr>
        <w:spacing w:after="0" w:line="240" w:lineRule="auto"/>
        <w:jc w:val="center"/>
        <w:rPr>
          <w:rFonts w:cs="Arial"/>
          <w:color w:val="000000" w:themeColor="text1"/>
          <w:sz w:val="24"/>
          <w:szCs w:val="24"/>
          <w:lang w:val="pt-BR"/>
        </w:rPr>
      </w:pPr>
      <w:r w:rsidRPr="004906D4">
        <w:rPr>
          <w:rFonts w:cs="Arial"/>
          <w:color w:val="000000" w:themeColor="text1"/>
          <w:sz w:val="24"/>
          <w:szCs w:val="24"/>
          <w:lang w:val="pt-BR"/>
        </w:rPr>
        <w:t>Santo Domingo, Distrito Nacional.</w:t>
      </w:r>
    </w:p>
    <w:p w14:paraId="7FE220F5" w14:textId="77777777" w:rsidR="00720CB6" w:rsidRDefault="006C341C" w:rsidP="008B12EE">
      <w:pPr>
        <w:spacing w:after="0" w:line="240" w:lineRule="auto"/>
        <w:jc w:val="center"/>
        <w:rPr>
          <w:rFonts w:cs="Arial"/>
          <w:color w:val="000000" w:themeColor="text1"/>
          <w:sz w:val="24"/>
          <w:szCs w:val="24"/>
        </w:rPr>
      </w:pPr>
      <w:r>
        <w:rPr>
          <w:rFonts w:cs="Arial"/>
          <w:color w:val="000000" w:themeColor="text1"/>
          <w:sz w:val="24"/>
          <w:szCs w:val="24"/>
        </w:rPr>
        <w:t>Ma</w:t>
      </w:r>
      <w:r w:rsidR="00C64695">
        <w:rPr>
          <w:rFonts w:cs="Arial"/>
          <w:color w:val="000000" w:themeColor="text1"/>
          <w:sz w:val="24"/>
          <w:szCs w:val="24"/>
        </w:rPr>
        <w:t>yo</w:t>
      </w:r>
      <w:r>
        <w:rPr>
          <w:rFonts w:cs="Arial"/>
          <w:color w:val="000000" w:themeColor="text1"/>
          <w:sz w:val="24"/>
          <w:szCs w:val="24"/>
        </w:rPr>
        <w:t xml:space="preserve"> 202</w:t>
      </w:r>
      <w:r w:rsidR="00C64695">
        <w:rPr>
          <w:rFonts w:cs="Arial"/>
          <w:color w:val="000000" w:themeColor="text1"/>
          <w:sz w:val="24"/>
          <w:szCs w:val="24"/>
        </w:rPr>
        <w:t>6</w:t>
      </w:r>
    </w:p>
    <w:p w14:paraId="56A96D51" w14:textId="5AADCDBF" w:rsidR="009223DC" w:rsidRDefault="009223DC" w:rsidP="009223DC">
      <w:pPr>
        <w:spacing w:after="0" w:line="240" w:lineRule="auto"/>
        <w:jc w:val="center"/>
        <w:rPr>
          <w:rFonts w:cs="Arial"/>
          <w:b/>
          <w:bCs/>
          <w:color w:val="000000" w:themeColor="text1"/>
          <w:sz w:val="26"/>
          <w:szCs w:val="26"/>
        </w:rPr>
      </w:pPr>
      <w:r>
        <w:rPr>
          <w:rFonts w:cs="Arial"/>
          <w:b/>
          <w:bCs/>
          <w:color w:val="000000" w:themeColor="text1"/>
          <w:sz w:val="26"/>
          <w:szCs w:val="26"/>
        </w:rPr>
        <w:lastRenderedPageBreak/>
        <w:t>REPÚBLICA DOMINICANA</w:t>
      </w:r>
    </w:p>
    <w:p w14:paraId="3CD3AB18" w14:textId="1BA5964C" w:rsidR="009223DC" w:rsidRDefault="009223DC" w:rsidP="009223DC">
      <w:pPr>
        <w:spacing w:after="0" w:line="240" w:lineRule="auto"/>
        <w:jc w:val="center"/>
        <w:rPr>
          <w:rFonts w:cs="Arial"/>
          <w:b/>
          <w:color w:val="000000" w:themeColor="text1"/>
          <w:sz w:val="32"/>
          <w:szCs w:val="32"/>
        </w:rPr>
      </w:pPr>
      <w:r>
        <w:rPr>
          <w:rFonts w:cs="Arial"/>
          <w:b/>
          <w:color w:val="000000" w:themeColor="text1"/>
          <w:sz w:val="32"/>
          <w:szCs w:val="32"/>
        </w:rPr>
        <w:t>UNIVERSIDAD AUTÓNOMA DE SANTO DOMINGO</w:t>
      </w:r>
    </w:p>
    <w:p w14:paraId="1F579C6D" w14:textId="343E808A" w:rsidR="009223DC" w:rsidRDefault="009223DC" w:rsidP="009223DC">
      <w:pPr>
        <w:spacing w:after="0" w:line="240" w:lineRule="auto"/>
        <w:jc w:val="center"/>
        <w:rPr>
          <w:rFonts w:cs="Arial"/>
          <w:b/>
          <w:color w:val="000000" w:themeColor="text1"/>
          <w:sz w:val="26"/>
          <w:szCs w:val="26"/>
        </w:rPr>
      </w:pPr>
      <w:r>
        <w:rPr>
          <w:rFonts w:cs="Arial"/>
          <w:b/>
          <w:color w:val="000000" w:themeColor="text1"/>
          <w:sz w:val="26"/>
          <w:szCs w:val="26"/>
        </w:rPr>
        <w:t>FACULTAD DE CIENCIAS</w:t>
      </w:r>
    </w:p>
    <w:p w14:paraId="7F18B9DE" w14:textId="77777777" w:rsidR="009223DC" w:rsidRDefault="009223DC" w:rsidP="009223DC">
      <w:pPr>
        <w:spacing w:after="0" w:line="240" w:lineRule="auto"/>
        <w:jc w:val="center"/>
        <w:rPr>
          <w:rFonts w:cs="Arial"/>
          <w:b/>
          <w:color w:val="000000" w:themeColor="text1"/>
          <w:sz w:val="26"/>
          <w:szCs w:val="26"/>
        </w:rPr>
      </w:pPr>
      <w:r>
        <w:rPr>
          <w:rFonts w:cs="Arial"/>
          <w:b/>
          <w:color w:val="000000" w:themeColor="text1"/>
          <w:sz w:val="26"/>
          <w:szCs w:val="26"/>
        </w:rPr>
        <w:t xml:space="preserve"> </w:t>
      </w:r>
    </w:p>
    <w:p w14:paraId="729F634B" w14:textId="196453FC" w:rsidR="009223DC" w:rsidRDefault="009223DC" w:rsidP="009223DC">
      <w:pPr>
        <w:spacing w:after="0" w:line="240" w:lineRule="auto"/>
        <w:jc w:val="center"/>
        <w:rPr>
          <w:rFonts w:cs="Arial"/>
          <w:b/>
          <w:color w:val="000000" w:themeColor="text1"/>
          <w:sz w:val="24"/>
          <w:szCs w:val="24"/>
        </w:rPr>
      </w:pPr>
      <w:r>
        <w:rPr>
          <w:rFonts w:cs="Arial"/>
          <w:b/>
          <w:color w:val="000000" w:themeColor="text1"/>
          <w:sz w:val="24"/>
          <w:szCs w:val="24"/>
        </w:rPr>
        <w:t>Escuela de Informática</w:t>
      </w:r>
    </w:p>
    <w:p w14:paraId="67B138F1" w14:textId="77777777" w:rsidR="009223DC" w:rsidRDefault="009223DC" w:rsidP="009223DC">
      <w:pPr>
        <w:spacing w:after="0" w:line="240" w:lineRule="auto"/>
        <w:rPr>
          <w:rFonts w:ascii="Times New Roman" w:hAnsi="Times New Roman"/>
          <w:color w:val="000000" w:themeColor="text1"/>
          <w:sz w:val="24"/>
          <w:szCs w:val="24"/>
        </w:rPr>
      </w:pPr>
      <w:r>
        <w:rPr>
          <w:noProof/>
          <w:lang w:val="es-DO" w:eastAsia="es-DO"/>
        </w:rPr>
        <mc:AlternateContent>
          <mc:Choice Requires="wps">
            <w:drawing>
              <wp:anchor distT="0" distB="0" distL="114300" distR="114300" simplePos="0" relativeHeight="251661824" behindDoc="0" locked="0" layoutInCell="1" allowOverlap="1" wp14:anchorId="40294523" wp14:editId="0A4E1999">
                <wp:simplePos x="0" y="0"/>
                <wp:positionH relativeFrom="column">
                  <wp:posOffset>5581650</wp:posOffset>
                </wp:positionH>
                <wp:positionV relativeFrom="paragraph">
                  <wp:posOffset>132080</wp:posOffset>
                </wp:positionV>
                <wp:extent cx="341630" cy="270510"/>
                <wp:effectExtent l="0" t="0" r="20320" b="15240"/>
                <wp:wrapNone/>
                <wp:docPr id="2122430658" name="Rectángulo 5"/>
                <wp:cNvGraphicFramePr/>
                <a:graphic xmlns:a="http://schemas.openxmlformats.org/drawingml/2006/main">
                  <a:graphicData uri="http://schemas.microsoft.com/office/word/2010/wordprocessingShape">
                    <wps:wsp>
                      <wps:cNvSpPr/>
                      <wps:spPr>
                        <a:xfrm>
                          <a:off x="0" y="0"/>
                          <a:ext cx="341630" cy="26987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3D2E2D6" id="Rectángulo 5" o:spid="_x0000_s1026" style="position:absolute;margin-left:439.5pt;margin-top:10.4pt;width:26.9pt;height:21.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" fillcolor="white [3212]" strokecolor="white [3212]" strokeweight="1pt"/>
            </w:pict>
          </mc:Fallback>
        </mc:AlternateContent>
      </w:r>
    </w:p>
    <w:p w14:paraId="14E269C4" w14:textId="77777777" w:rsidR="009223DC" w:rsidRDefault="009223DC" w:rsidP="009223DC">
      <w:pPr>
        <w:spacing w:after="0" w:line="240" w:lineRule="auto"/>
        <w:jc w:val="center"/>
        <w:rPr>
          <w:rFonts w:cs="Arial"/>
          <w:b/>
          <w:bCs/>
          <w:color w:val="000000" w:themeColor="text1"/>
          <w:sz w:val="28"/>
          <w:szCs w:val="28"/>
        </w:rPr>
      </w:pPr>
      <w:r>
        <w:rPr>
          <w:noProof/>
          <w:lang w:val="es-DO" w:eastAsia="es-DO"/>
        </w:rPr>
        <w:drawing>
          <wp:anchor distT="0" distB="0" distL="114300" distR="114300" simplePos="0" relativeHeight="251662848" behindDoc="0" locked="0" layoutInCell="1" allowOverlap="1" wp14:anchorId="7138B9CD" wp14:editId="2A489C92">
            <wp:simplePos x="0" y="0"/>
            <wp:positionH relativeFrom="margin">
              <wp:posOffset>2699280</wp:posOffset>
            </wp:positionH>
            <wp:positionV relativeFrom="paragraph">
              <wp:posOffset>8255</wp:posOffset>
            </wp:positionV>
            <wp:extent cx="962968" cy="1043940"/>
            <wp:effectExtent l="0" t="0" r="8890" b="3810"/>
            <wp:wrapNone/>
            <wp:docPr id="388818883" name="Imagen 4" descr="Archivo:Logo-UASD-WEB-Y-WORD.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Archivo:Logo-UASD-WEB-Y-WORD.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968" cy="1043940"/>
                    </a:xfrm>
                    <a:prstGeom prst="rect">
                      <a:avLst/>
                    </a:prstGeom>
                    <a:noFill/>
                  </pic:spPr>
                </pic:pic>
              </a:graphicData>
            </a:graphic>
            <wp14:sizeRelH relativeFrom="page">
              <wp14:pctWidth>0</wp14:pctWidth>
            </wp14:sizeRelH>
            <wp14:sizeRelV relativeFrom="page">
              <wp14:pctHeight>0</wp14:pctHeight>
            </wp14:sizeRelV>
          </wp:anchor>
        </w:drawing>
      </w:r>
    </w:p>
    <w:p w14:paraId="4D00537A" w14:textId="77777777" w:rsidR="009223DC" w:rsidRDefault="009223DC" w:rsidP="009223DC">
      <w:pPr>
        <w:spacing w:after="0" w:line="240" w:lineRule="auto"/>
        <w:jc w:val="center"/>
        <w:rPr>
          <w:rFonts w:cs="Arial"/>
          <w:b/>
          <w:bCs/>
          <w:color w:val="000000" w:themeColor="text1"/>
          <w:sz w:val="28"/>
          <w:szCs w:val="28"/>
        </w:rPr>
      </w:pPr>
    </w:p>
    <w:p w14:paraId="208F4FE8" w14:textId="77777777" w:rsidR="009223DC" w:rsidRDefault="009223DC" w:rsidP="009223DC">
      <w:pPr>
        <w:spacing w:after="0" w:line="240" w:lineRule="auto"/>
        <w:jc w:val="center"/>
        <w:rPr>
          <w:rFonts w:cs="Arial"/>
          <w:b/>
          <w:bCs/>
          <w:color w:val="000000" w:themeColor="text1"/>
          <w:sz w:val="28"/>
          <w:szCs w:val="28"/>
        </w:rPr>
      </w:pPr>
    </w:p>
    <w:p w14:paraId="34F92FEE" w14:textId="77777777" w:rsidR="009223DC" w:rsidRDefault="009223DC" w:rsidP="009223DC">
      <w:pPr>
        <w:spacing w:after="0" w:line="240" w:lineRule="auto"/>
        <w:jc w:val="center"/>
        <w:rPr>
          <w:rFonts w:cs="Arial"/>
          <w:b/>
          <w:bCs/>
          <w:color w:val="000000" w:themeColor="text1"/>
          <w:sz w:val="28"/>
          <w:szCs w:val="28"/>
        </w:rPr>
      </w:pPr>
    </w:p>
    <w:p w14:paraId="56B07D39" w14:textId="77777777" w:rsidR="009223DC" w:rsidRDefault="009223DC" w:rsidP="009223DC">
      <w:pPr>
        <w:spacing w:after="0" w:line="240" w:lineRule="auto"/>
        <w:jc w:val="center"/>
        <w:rPr>
          <w:rFonts w:cs="Arial"/>
          <w:color w:val="000000" w:themeColor="text1"/>
          <w:sz w:val="26"/>
          <w:szCs w:val="26"/>
        </w:rPr>
      </w:pPr>
    </w:p>
    <w:p w14:paraId="4BC0E3A6" w14:textId="77777777" w:rsidR="009223DC" w:rsidRDefault="009223DC" w:rsidP="009223DC">
      <w:pPr>
        <w:spacing w:after="0" w:line="240" w:lineRule="auto"/>
        <w:jc w:val="center"/>
        <w:rPr>
          <w:rFonts w:cs="Arial"/>
          <w:color w:val="000000" w:themeColor="text1"/>
          <w:sz w:val="26"/>
          <w:szCs w:val="26"/>
        </w:rPr>
      </w:pPr>
    </w:p>
    <w:p w14:paraId="41EA3F61" w14:textId="6C0450B7" w:rsidR="009223DC" w:rsidRDefault="009223DC" w:rsidP="009223DC">
      <w:pPr>
        <w:spacing w:after="0" w:line="240" w:lineRule="auto"/>
        <w:jc w:val="center"/>
        <w:rPr>
          <w:rFonts w:cs="Arial"/>
          <w:color w:val="000000" w:themeColor="text1"/>
          <w:sz w:val="26"/>
          <w:szCs w:val="26"/>
        </w:rPr>
      </w:pPr>
      <w:r>
        <w:rPr>
          <w:rFonts w:cs="Arial"/>
          <w:color w:val="000000" w:themeColor="text1"/>
          <w:sz w:val="26"/>
          <w:szCs w:val="26"/>
        </w:rPr>
        <w:t>Título del Proyecto</w:t>
      </w:r>
    </w:p>
    <w:p w14:paraId="528E518A" w14:textId="77777777" w:rsidR="009223DC" w:rsidRDefault="009223DC" w:rsidP="009223DC">
      <w:pPr>
        <w:spacing w:after="0" w:line="240" w:lineRule="auto"/>
        <w:jc w:val="center"/>
        <w:rPr>
          <w:rFonts w:cs="Arial"/>
          <w:b/>
          <w:bCs/>
          <w:color w:val="000000" w:themeColor="text1"/>
          <w:sz w:val="28"/>
          <w:szCs w:val="28"/>
        </w:rPr>
      </w:pPr>
    </w:p>
    <w:p w14:paraId="46479FD9" w14:textId="747C5886" w:rsidR="009223DC" w:rsidRDefault="002D37F6" w:rsidP="00883A7B">
      <w:pPr>
        <w:spacing w:line="360" w:lineRule="auto"/>
        <w:jc w:val="center"/>
        <w:rPr>
          <w:rFonts w:cs="Arial"/>
          <w:b/>
          <w:bCs/>
          <w:sz w:val="24"/>
          <w:szCs w:val="24"/>
        </w:rPr>
      </w:pPr>
      <w:r w:rsidRPr="002D37F6">
        <w:rPr>
          <w:rFonts w:cs="Arial"/>
          <w:b/>
          <w:bCs/>
          <w:sz w:val="24"/>
          <w:szCs w:val="24"/>
        </w:rPr>
        <w:t>“DISEÑO Y DESARROLLO DE SISTEMA DE GESTIÓN DE EVIDENCIAS PARA LA EVALUACIÓN QUINQUENAL UASD–MESCYT”</w:t>
      </w:r>
    </w:p>
    <w:p w14:paraId="44CC2904" w14:textId="77777777" w:rsidR="009223DC" w:rsidRDefault="009223DC" w:rsidP="009223DC">
      <w:pPr>
        <w:spacing w:after="0" w:line="240" w:lineRule="auto"/>
        <w:rPr>
          <w:rFonts w:cs="Arial"/>
          <w:b/>
          <w:bCs/>
          <w:sz w:val="24"/>
          <w:szCs w:val="24"/>
        </w:rPr>
      </w:pPr>
    </w:p>
    <w:p w14:paraId="674E487B" w14:textId="71911E4F" w:rsidR="009223DC" w:rsidRDefault="009223DC" w:rsidP="009223DC">
      <w:pPr>
        <w:jc w:val="center"/>
        <w:rPr>
          <w:rFonts w:cs="Arial"/>
          <w:sz w:val="26"/>
          <w:szCs w:val="26"/>
        </w:rPr>
      </w:pPr>
      <w:r>
        <w:rPr>
          <w:rFonts w:cs="Arial"/>
          <w:color w:val="000000" w:themeColor="text1"/>
          <w:sz w:val="26"/>
          <w:szCs w:val="26"/>
        </w:rPr>
        <w:t>Sustentantes</w:t>
      </w:r>
    </w:p>
    <w:p w14:paraId="413F8235" w14:textId="21AC0E1B" w:rsidR="009223DC" w:rsidRPr="004906D4" w:rsidRDefault="00B076DD" w:rsidP="00B076DD">
      <w:pPr>
        <w:spacing w:after="0" w:line="360" w:lineRule="auto"/>
        <w:jc w:val="center"/>
        <w:rPr>
          <w:rFonts w:cs="Arial"/>
          <w:b/>
          <w:bCs/>
          <w:sz w:val="26"/>
          <w:szCs w:val="26"/>
          <w:lang w:val="es-DO"/>
        </w:rPr>
      </w:pPr>
      <w:r w:rsidRPr="00BE0788">
        <w:rPr>
          <w:rFonts w:cs="Arial"/>
          <w:b/>
          <w:bCs/>
          <w:sz w:val="26"/>
          <w:szCs w:val="26"/>
        </w:rPr>
        <w:t>Reynaldo Rodríguez Polanco</w:t>
      </w:r>
      <w:r w:rsidR="006E277E">
        <w:rPr>
          <w:rFonts w:cs="Arial"/>
          <w:b/>
          <w:bCs/>
          <w:sz w:val="26"/>
          <w:szCs w:val="26"/>
          <w:lang w:val="es-DO"/>
        </w:rPr>
        <w:tab/>
      </w:r>
      <w:r w:rsidR="006E277E">
        <w:rPr>
          <w:rFonts w:cs="Arial"/>
          <w:b/>
          <w:bCs/>
          <w:sz w:val="26"/>
          <w:szCs w:val="26"/>
          <w:lang w:val="es-DO"/>
        </w:rPr>
        <w:tab/>
      </w:r>
      <w:r>
        <w:rPr>
          <w:rFonts w:cs="Arial"/>
          <w:b/>
          <w:bCs/>
          <w:sz w:val="26"/>
          <w:szCs w:val="26"/>
        </w:rPr>
        <w:t>100655341</w:t>
      </w:r>
    </w:p>
    <w:p w14:paraId="3C72F7D5" w14:textId="1138CD8F" w:rsidR="009223DC" w:rsidRPr="004906D4" w:rsidRDefault="006E277E" w:rsidP="009223DC">
      <w:pPr>
        <w:spacing w:after="0" w:line="360" w:lineRule="auto"/>
        <w:jc w:val="center"/>
        <w:rPr>
          <w:rFonts w:cs="Arial"/>
          <w:b/>
          <w:bCs/>
          <w:sz w:val="26"/>
          <w:szCs w:val="26"/>
          <w:lang w:val="es-DO"/>
        </w:rPr>
      </w:pPr>
      <w:r w:rsidRPr="00480034">
        <w:rPr>
          <w:rFonts w:cs="Arial"/>
          <w:b/>
          <w:bCs/>
          <w:sz w:val="26"/>
          <w:szCs w:val="26"/>
        </w:rPr>
        <w:t>Ramón Paulino Gil</w:t>
      </w:r>
      <w:r w:rsidR="00B047CB">
        <w:rPr>
          <w:rFonts w:cs="Arial"/>
          <w:b/>
          <w:bCs/>
          <w:sz w:val="26"/>
          <w:szCs w:val="26"/>
        </w:rPr>
        <w:tab/>
      </w:r>
      <w:r w:rsidR="00B047CB">
        <w:rPr>
          <w:rFonts w:cs="Arial"/>
          <w:b/>
          <w:bCs/>
          <w:sz w:val="26"/>
          <w:szCs w:val="26"/>
        </w:rPr>
        <w:tab/>
      </w:r>
      <w:r w:rsidR="00B047CB">
        <w:rPr>
          <w:rFonts w:cs="Arial"/>
          <w:b/>
          <w:bCs/>
          <w:sz w:val="26"/>
          <w:szCs w:val="26"/>
        </w:rPr>
        <w:tab/>
      </w:r>
      <w:r w:rsidR="00B047CB" w:rsidRPr="00B047CB">
        <w:rPr>
          <w:rFonts w:cs="Arial"/>
          <w:b/>
          <w:bCs/>
          <w:sz w:val="26"/>
          <w:szCs w:val="26"/>
        </w:rPr>
        <w:t>100345706</w:t>
      </w:r>
    </w:p>
    <w:p w14:paraId="219A7249" w14:textId="34027981" w:rsidR="009223DC" w:rsidRPr="004906D4" w:rsidRDefault="00840AAC" w:rsidP="009223DC">
      <w:pPr>
        <w:spacing w:after="0" w:line="360" w:lineRule="auto"/>
        <w:jc w:val="center"/>
        <w:rPr>
          <w:rFonts w:cs="Arial"/>
          <w:b/>
          <w:bCs/>
          <w:sz w:val="26"/>
          <w:szCs w:val="26"/>
          <w:lang w:val="es-DO"/>
        </w:rPr>
      </w:pPr>
      <w:r w:rsidRPr="00840AAC">
        <w:rPr>
          <w:rFonts w:cs="Arial"/>
          <w:b/>
          <w:bCs/>
          <w:sz w:val="26"/>
          <w:szCs w:val="26"/>
        </w:rPr>
        <w:t>José Manuel Otaño Hernández</w:t>
      </w:r>
      <w:r w:rsidR="006750A3">
        <w:rPr>
          <w:rFonts w:cs="Arial"/>
          <w:b/>
          <w:bCs/>
          <w:sz w:val="26"/>
          <w:szCs w:val="26"/>
        </w:rPr>
        <w:t xml:space="preserve"> </w:t>
      </w:r>
      <w:r w:rsidR="006750A3">
        <w:rPr>
          <w:rFonts w:cs="Arial"/>
          <w:b/>
          <w:bCs/>
          <w:sz w:val="26"/>
          <w:szCs w:val="26"/>
        </w:rPr>
        <w:tab/>
      </w:r>
      <w:r w:rsidR="006750A3" w:rsidRPr="006750A3">
        <w:rPr>
          <w:rFonts w:cs="Arial"/>
          <w:b/>
          <w:bCs/>
          <w:sz w:val="26"/>
          <w:szCs w:val="26"/>
        </w:rPr>
        <w:t>100320080</w:t>
      </w:r>
    </w:p>
    <w:p w14:paraId="3D1F0E12" w14:textId="77777777" w:rsidR="009223DC" w:rsidRDefault="009223DC" w:rsidP="009223DC">
      <w:pPr>
        <w:spacing w:after="0" w:line="240" w:lineRule="auto"/>
        <w:rPr>
          <w:rFonts w:cs="Arial"/>
          <w:color w:val="000000" w:themeColor="text1"/>
          <w:sz w:val="28"/>
          <w:szCs w:val="28"/>
        </w:rPr>
      </w:pPr>
    </w:p>
    <w:p w14:paraId="6B6BA12D" w14:textId="77777777" w:rsidR="009223DC" w:rsidRDefault="009223DC" w:rsidP="009223DC">
      <w:pPr>
        <w:spacing w:after="0" w:line="240" w:lineRule="auto"/>
        <w:jc w:val="center"/>
        <w:rPr>
          <w:rFonts w:cs="Arial"/>
          <w:b/>
          <w:color w:val="000000" w:themeColor="text1"/>
          <w:sz w:val="26"/>
          <w:szCs w:val="26"/>
        </w:rPr>
      </w:pPr>
    </w:p>
    <w:p w14:paraId="1B1336FB" w14:textId="7444157C" w:rsidR="009223DC" w:rsidRDefault="009223DC" w:rsidP="009223DC">
      <w:pPr>
        <w:spacing w:after="0" w:line="240" w:lineRule="auto"/>
        <w:jc w:val="center"/>
        <w:rPr>
          <w:rFonts w:cs="Arial"/>
          <w:b/>
          <w:color w:val="000000" w:themeColor="text1"/>
          <w:sz w:val="24"/>
          <w:szCs w:val="24"/>
        </w:rPr>
      </w:pPr>
      <w:r>
        <w:rPr>
          <w:rFonts w:cs="Arial"/>
          <w:b/>
          <w:color w:val="000000" w:themeColor="text1"/>
          <w:sz w:val="24"/>
          <w:szCs w:val="24"/>
        </w:rPr>
        <w:t xml:space="preserve">Maestro </w:t>
      </w:r>
      <w:r w:rsidR="006750A3">
        <w:rPr>
          <w:rFonts w:cs="Arial"/>
          <w:b/>
          <w:color w:val="000000" w:themeColor="text1"/>
          <w:sz w:val="24"/>
          <w:szCs w:val="24"/>
        </w:rPr>
        <w:t>Erik Minor</w:t>
      </w:r>
    </w:p>
    <w:p w14:paraId="4B3109EF" w14:textId="5E271463" w:rsidR="009223DC" w:rsidRDefault="009223DC" w:rsidP="009223DC">
      <w:pPr>
        <w:spacing w:after="0" w:line="240" w:lineRule="auto"/>
        <w:jc w:val="center"/>
        <w:rPr>
          <w:rFonts w:cs="Arial"/>
          <w:color w:val="000000" w:themeColor="text1"/>
          <w:sz w:val="24"/>
          <w:szCs w:val="24"/>
        </w:rPr>
      </w:pPr>
      <w:r>
        <w:rPr>
          <w:rFonts w:cs="Arial"/>
          <w:color w:val="000000" w:themeColor="text1"/>
          <w:sz w:val="24"/>
          <w:szCs w:val="24"/>
        </w:rPr>
        <w:t>Coordinador</w:t>
      </w:r>
    </w:p>
    <w:p w14:paraId="3356EBFE" w14:textId="77777777" w:rsidR="009223DC" w:rsidRDefault="009223DC" w:rsidP="009223DC">
      <w:pPr>
        <w:spacing w:after="0" w:line="240" w:lineRule="auto"/>
        <w:jc w:val="center"/>
        <w:rPr>
          <w:rFonts w:cs="Arial"/>
          <w:color w:val="000000" w:themeColor="text1"/>
          <w:sz w:val="24"/>
          <w:szCs w:val="24"/>
        </w:rPr>
      </w:pPr>
    </w:p>
    <w:p w14:paraId="28A844C5" w14:textId="77777777" w:rsidR="009223DC" w:rsidRDefault="009223DC" w:rsidP="009223DC">
      <w:pPr>
        <w:spacing w:after="0" w:line="240" w:lineRule="auto"/>
        <w:rPr>
          <w:rFonts w:cs="Arial"/>
          <w:color w:val="000000" w:themeColor="text1"/>
          <w:sz w:val="24"/>
          <w:szCs w:val="24"/>
        </w:rPr>
      </w:pPr>
    </w:p>
    <w:p w14:paraId="5A62F6B5" w14:textId="1C460231" w:rsidR="009223DC" w:rsidRDefault="009223DC" w:rsidP="009223DC">
      <w:pPr>
        <w:spacing w:after="0" w:line="240" w:lineRule="auto"/>
        <w:jc w:val="center"/>
        <w:rPr>
          <w:rFonts w:cs="Arial"/>
          <w:b/>
          <w:color w:val="000000" w:themeColor="text1"/>
          <w:sz w:val="24"/>
          <w:szCs w:val="24"/>
        </w:rPr>
      </w:pPr>
      <w:r>
        <w:rPr>
          <w:rFonts w:cs="Arial"/>
          <w:b/>
          <w:color w:val="000000" w:themeColor="text1"/>
          <w:sz w:val="24"/>
          <w:szCs w:val="24"/>
        </w:rPr>
        <w:t xml:space="preserve">Maestra Jacqueline Tejada Tio </w:t>
      </w:r>
    </w:p>
    <w:p w14:paraId="219F5FFD" w14:textId="44CEDEAD" w:rsidR="009223DC" w:rsidRDefault="009223DC" w:rsidP="009223DC">
      <w:pPr>
        <w:spacing w:after="0" w:line="240" w:lineRule="auto"/>
        <w:jc w:val="center"/>
        <w:rPr>
          <w:rFonts w:cs="Arial"/>
          <w:color w:val="000000" w:themeColor="text1"/>
          <w:sz w:val="24"/>
          <w:szCs w:val="24"/>
        </w:rPr>
      </w:pPr>
      <w:r>
        <w:rPr>
          <w:rFonts w:cs="Arial"/>
          <w:color w:val="000000" w:themeColor="text1"/>
          <w:sz w:val="24"/>
          <w:szCs w:val="24"/>
        </w:rPr>
        <w:t xml:space="preserve">Asesor Metodológico </w:t>
      </w:r>
    </w:p>
    <w:p w14:paraId="7A322567" w14:textId="77777777" w:rsidR="009223DC" w:rsidRDefault="009223DC" w:rsidP="009223DC">
      <w:pPr>
        <w:spacing w:after="0" w:line="240" w:lineRule="auto"/>
        <w:jc w:val="center"/>
        <w:rPr>
          <w:rFonts w:cs="Arial"/>
          <w:color w:val="000000" w:themeColor="text1"/>
          <w:sz w:val="24"/>
          <w:szCs w:val="24"/>
        </w:rPr>
      </w:pPr>
    </w:p>
    <w:p w14:paraId="70D1DEF8" w14:textId="77777777" w:rsidR="009223DC" w:rsidRDefault="009223DC" w:rsidP="009223DC">
      <w:pPr>
        <w:spacing w:after="0" w:line="240" w:lineRule="auto"/>
        <w:rPr>
          <w:rFonts w:cs="Arial"/>
          <w:color w:val="000000" w:themeColor="text1"/>
          <w:sz w:val="24"/>
          <w:szCs w:val="24"/>
        </w:rPr>
      </w:pPr>
    </w:p>
    <w:p w14:paraId="3E63C85B" w14:textId="6DBB0C53" w:rsidR="009223DC" w:rsidRDefault="00CF059F" w:rsidP="009223DC">
      <w:pPr>
        <w:spacing w:after="0" w:line="240" w:lineRule="auto"/>
        <w:jc w:val="center"/>
        <w:rPr>
          <w:rFonts w:cs="Arial"/>
          <w:b/>
          <w:color w:val="000000" w:themeColor="text1"/>
          <w:sz w:val="24"/>
          <w:szCs w:val="24"/>
        </w:rPr>
      </w:pPr>
      <w:r>
        <w:rPr>
          <w:noProof/>
          <w:lang w:val="es-DO" w:eastAsia="es-DO"/>
        </w:rPr>
        <mc:AlternateContent>
          <mc:Choice Requires="wps">
            <w:drawing>
              <wp:anchor distT="0" distB="0" distL="114300" distR="114300" simplePos="0" relativeHeight="251663872" behindDoc="0" locked="0" layoutInCell="1" allowOverlap="1" wp14:anchorId="43B6402F" wp14:editId="065C44F4">
                <wp:simplePos x="0" y="0"/>
                <wp:positionH relativeFrom="margin">
                  <wp:posOffset>4675197</wp:posOffset>
                </wp:positionH>
                <wp:positionV relativeFrom="paragraph">
                  <wp:posOffset>149167</wp:posOffset>
                </wp:positionV>
                <wp:extent cx="1635846" cy="794373"/>
                <wp:effectExtent l="19050" t="19050" r="21590" b="25400"/>
                <wp:wrapNone/>
                <wp:docPr id="1478510388"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846" cy="794373"/>
                        </a:xfrm>
                        <a:prstGeom prst="rect">
                          <a:avLst/>
                        </a:prstGeom>
                        <a:noFill/>
                        <a:ln w="28575">
                          <a:solidFill>
                            <a:schemeClr val="tx1"/>
                          </a:solidFill>
                          <a:miter lim="800000"/>
                          <a:headEnd/>
                          <a:tailEnd/>
                        </a:ln>
                      </wps:spPr>
                      <wps:txbx>
                        <w:txbxContent>
                          <w:p w14:paraId="06628666" w14:textId="77777777" w:rsidR="001F00A8" w:rsidRDefault="001F00A8" w:rsidP="00755631">
                            <w:pPr>
                              <w:pStyle w:val="normaltablas"/>
                            </w:pPr>
                            <w:r>
                              <w:t>Los conceptos emitidos en la presente investigación son de la exclusiva responsabilidad de los y las sustentantes.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3B6402F" id="_x0000_s1027" type="#_x0000_t202" style="position:absolute;left:0;text-align:left;margin-left:368.15pt;margin-top:11.75pt;width:128.8pt;height:62.5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" filled="f" strokecolor="black [3213]" strokeweight="2.25pt">
                <v:textbox>
                  <w:txbxContent>
                    <w:p w14:paraId="06628666" w14:textId="77777777" w:rsidR="001F00A8" w:rsidRDefault="001F00A8" w:rsidP="00755631">
                      <w:pPr>
                        <w:pStyle w:val="normaltablas"/>
                      </w:pPr>
                      <w:r>
                        <w:t>Los conceptos emitidos en la presente investigación son de la exclusiva responsabilidad de los y las sustentantes.</w:t>
                      </w:r>
                    </w:p>
                  </w:txbxContent>
                </v:textbox>
                <w10:wrap anchorx="margin"/>
              </v:shape>
            </w:pict>
          </mc:Fallback>
        </mc:AlternateContent>
      </w:r>
      <w:r w:rsidR="00932B2D">
        <w:rPr>
          <w:rFonts w:cs="Arial"/>
          <w:b/>
          <w:color w:val="000000" w:themeColor="text1"/>
          <w:sz w:val="24"/>
          <w:szCs w:val="24"/>
        </w:rPr>
        <w:t xml:space="preserve">Maestra </w:t>
      </w:r>
      <w:r w:rsidR="00932B2D" w:rsidRPr="00E559CD">
        <w:rPr>
          <w:rFonts w:cs="Arial"/>
          <w:b/>
          <w:color w:val="000000" w:themeColor="text1"/>
          <w:sz w:val="24"/>
          <w:szCs w:val="24"/>
        </w:rPr>
        <w:t>Martha Lidia Pérez Medina</w:t>
      </w:r>
    </w:p>
    <w:p w14:paraId="150A1311" w14:textId="365715DB" w:rsidR="009223DC" w:rsidRDefault="009223DC" w:rsidP="009223DC">
      <w:pPr>
        <w:spacing w:after="0" w:line="240" w:lineRule="auto"/>
        <w:jc w:val="center"/>
        <w:rPr>
          <w:rFonts w:cs="Arial"/>
          <w:color w:val="000000" w:themeColor="text1"/>
          <w:sz w:val="24"/>
          <w:szCs w:val="24"/>
        </w:rPr>
      </w:pPr>
      <w:r>
        <w:rPr>
          <w:rFonts w:cs="Arial"/>
          <w:color w:val="000000" w:themeColor="text1"/>
          <w:sz w:val="24"/>
          <w:szCs w:val="24"/>
        </w:rPr>
        <w:t>Asesor</w:t>
      </w:r>
      <w:r w:rsidR="00932B2D">
        <w:rPr>
          <w:rFonts w:cs="Arial"/>
          <w:color w:val="000000" w:themeColor="text1"/>
          <w:sz w:val="24"/>
          <w:szCs w:val="24"/>
        </w:rPr>
        <w:t>a</w:t>
      </w:r>
      <w:r>
        <w:rPr>
          <w:rFonts w:cs="Arial"/>
          <w:color w:val="000000" w:themeColor="text1"/>
          <w:sz w:val="24"/>
          <w:szCs w:val="24"/>
        </w:rPr>
        <w:t xml:space="preserve"> de contenido</w:t>
      </w:r>
    </w:p>
    <w:p w14:paraId="3E8A3C02" w14:textId="77777777" w:rsidR="009223DC" w:rsidRDefault="009223DC" w:rsidP="009223DC">
      <w:pPr>
        <w:spacing w:after="0" w:line="240" w:lineRule="auto"/>
        <w:jc w:val="center"/>
        <w:rPr>
          <w:rFonts w:cs="Arial"/>
          <w:color w:val="000000" w:themeColor="text1"/>
          <w:sz w:val="24"/>
          <w:szCs w:val="24"/>
        </w:rPr>
      </w:pPr>
    </w:p>
    <w:p w14:paraId="582CE17B" w14:textId="77777777" w:rsidR="009223DC" w:rsidRDefault="009223DC" w:rsidP="009223DC">
      <w:pPr>
        <w:spacing w:after="0" w:line="240" w:lineRule="auto"/>
        <w:jc w:val="center"/>
        <w:rPr>
          <w:rFonts w:cs="Arial"/>
          <w:color w:val="000000" w:themeColor="text1"/>
          <w:sz w:val="24"/>
          <w:szCs w:val="24"/>
        </w:rPr>
      </w:pPr>
    </w:p>
    <w:p w14:paraId="58ACBEA6" w14:textId="77777777" w:rsidR="009223DC" w:rsidRDefault="009223DC" w:rsidP="008066D3">
      <w:pPr>
        <w:spacing w:after="0" w:line="240" w:lineRule="auto"/>
        <w:rPr>
          <w:rFonts w:cs="Arial"/>
          <w:color w:val="000000" w:themeColor="text1"/>
          <w:sz w:val="24"/>
          <w:szCs w:val="24"/>
        </w:rPr>
      </w:pPr>
    </w:p>
    <w:p w14:paraId="761AD233" w14:textId="77777777" w:rsidR="009223DC" w:rsidRDefault="009223DC" w:rsidP="009223DC">
      <w:pPr>
        <w:spacing w:after="0" w:line="240" w:lineRule="auto"/>
        <w:jc w:val="center"/>
        <w:rPr>
          <w:rFonts w:cs="Arial"/>
          <w:color w:val="000000" w:themeColor="text1"/>
          <w:sz w:val="24"/>
          <w:szCs w:val="24"/>
        </w:rPr>
      </w:pPr>
    </w:p>
    <w:p w14:paraId="7DFEDDF1" w14:textId="284FEB4D" w:rsidR="009223DC" w:rsidRPr="008B12EE" w:rsidRDefault="009223DC" w:rsidP="009223DC">
      <w:pPr>
        <w:spacing w:after="0" w:line="240" w:lineRule="auto"/>
        <w:jc w:val="center"/>
        <w:rPr>
          <w:rFonts w:cs="Arial"/>
          <w:color w:val="000000" w:themeColor="text1"/>
          <w:sz w:val="24"/>
          <w:szCs w:val="24"/>
          <w:lang w:val="pt-BR"/>
        </w:rPr>
      </w:pPr>
      <w:r w:rsidRPr="004906D4">
        <w:rPr>
          <w:rFonts w:cs="Arial"/>
          <w:color w:val="000000" w:themeColor="text1"/>
          <w:sz w:val="24"/>
          <w:szCs w:val="24"/>
          <w:lang w:val="pt-BR"/>
        </w:rPr>
        <w:t>Santo Domingo, Distrito Nacional.</w:t>
      </w:r>
      <w:r w:rsidRPr="004906D4">
        <w:rPr>
          <w:rFonts w:cs="Arial"/>
          <w:sz w:val="24"/>
          <w:szCs w:val="24"/>
          <w:lang w:val="pt-BR"/>
        </w:rPr>
        <w:t xml:space="preserve"> </w:t>
      </w:r>
    </w:p>
    <w:p w14:paraId="41C689E7" w14:textId="27AC36DB" w:rsidR="00801C2F" w:rsidRDefault="006C341C" w:rsidP="009223DC">
      <w:pPr>
        <w:spacing w:after="0" w:line="240" w:lineRule="auto"/>
        <w:jc w:val="center"/>
        <w:rPr>
          <w:rFonts w:cs="Arial"/>
          <w:color w:val="000000" w:themeColor="text1"/>
          <w:sz w:val="24"/>
          <w:szCs w:val="24"/>
        </w:rPr>
        <w:sectPr w:rsidR="00801C2F" w:rsidSect="008022E0">
          <w:pgSz w:w="12240" w:h="15840" w:code="1"/>
          <w:pgMar w:top="1440" w:right="1440" w:bottom="1440" w:left="1440" w:header="720" w:footer="720" w:gutter="0"/>
          <w:cols w:space="720"/>
          <w:docGrid w:linePitch="360"/>
        </w:sectPr>
      </w:pPr>
      <w:r>
        <w:rPr>
          <w:noProof/>
          <w:lang w:val="es-DO" w:eastAsia="es-DO"/>
        </w:rPr>
        <mc:AlternateContent>
          <mc:Choice Requires="wps">
            <w:drawing>
              <wp:anchor distT="0" distB="0" distL="114300" distR="114300" simplePos="0" relativeHeight="251658752" behindDoc="0" locked="0" layoutInCell="1" allowOverlap="1" wp14:anchorId="2319E35B" wp14:editId="25A56A82">
                <wp:simplePos x="0" y="0"/>
                <wp:positionH relativeFrom="column">
                  <wp:posOffset>5629275</wp:posOffset>
                </wp:positionH>
                <wp:positionV relativeFrom="paragraph">
                  <wp:posOffset>4683125</wp:posOffset>
                </wp:positionV>
                <wp:extent cx="341630" cy="270510"/>
                <wp:effectExtent l="0" t="0" r="20320" b="15240"/>
                <wp:wrapNone/>
                <wp:docPr id="45" name="Rectángulo 2"/>
                <wp:cNvGraphicFramePr/>
                <a:graphic xmlns:a="http://schemas.openxmlformats.org/drawingml/2006/main">
                  <a:graphicData uri="http://schemas.microsoft.com/office/word/2010/wordprocessingShape">
                    <wps:wsp>
                      <wps:cNvSpPr/>
                      <wps:spPr>
                        <a:xfrm>
                          <a:off x="0" y="0"/>
                          <a:ext cx="341630" cy="26987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48F8DB1" id="Rectángulo 2" o:spid="_x0000_s1026" style="position:absolute;margin-left:443.25pt;margin-top:368.75pt;width:26.9pt;height:21.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" fillcolor="white [3212]" strokecolor="white [3212]" strokeweight="1pt"/>
            </w:pict>
          </mc:Fallback>
        </mc:AlternateContent>
      </w:r>
      <w:r>
        <w:rPr>
          <w:noProof/>
          <w:lang w:val="es-DO" w:eastAsia="es-DO"/>
        </w:rPr>
        <mc:AlternateContent>
          <mc:Choice Requires="wps">
            <w:drawing>
              <wp:anchor distT="0" distB="0" distL="114300" distR="114300" simplePos="0" relativeHeight="251659776" behindDoc="0" locked="0" layoutInCell="1" allowOverlap="1" wp14:anchorId="3333EF41" wp14:editId="5537F1F0">
                <wp:simplePos x="0" y="0"/>
                <wp:positionH relativeFrom="column">
                  <wp:posOffset>5685155</wp:posOffset>
                </wp:positionH>
                <wp:positionV relativeFrom="paragraph">
                  <wp:posOffset>506730</wp:posOffset>
                </wp:positionV>
                <wp:extent cx="341630" cy="270510"/>
                <wp:effectExtent l="0" t="0" r="20320" b="15240"/>
                <wp:wrapNone/>
                <wp:docPr id="46" name="Rectángulo 1"/>
                <wp:cNvGraphicFramePr/>
                <a:graphic xmlns:a="http://schemas.openxmlformats.org/drawingml/2006/main">
                  <a:graphicData uri="http://schemas.microsoft.com/office/word/2010/wordprocessingShape">
                    <wps:wsp>
                      <wps:cNvSpPr/>
                      <wps:spPr>
                        <a:xfrm>
                          <a:off x="0" y="0"/>
                          <a:ext cx="341630" cy="26987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488DE20" id="Rectángulo 1" o:spid="_x0000_s1026" style="position:absolute;margin-left:447.65pt;margin-top:39.9pt;width:26.9pt;height:21.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" fillcolor="white [3212]" strokecolor="white [3212]" strokeweight="1pt"/>
            </w:pict>
          </mc:Fallback>
        </mc:AlternateContent>
      </w:r>
      <w:r w:rsidR="008066D3">
        <w:rPr>
          <w:rFonts w:cs="Arial"/>
          <w:color w:val="000000" w:themeColor="text1"/>
          <w:sz w:val="24"/>
          <w:szCs w:val="24"/>
        </w:rPr>
        <w:t>Mayo 202</w:t>
      </w:r>
      <w:r w:rsidR="00801C2F">
        <w:rPr>
          <w:rFonts w:cs="Arial"/>
          <w:color w:val="000000" w:themeColor="text1"/>
          <w:sz w:val="24"/>
          <w:szCs w:val="24"/>
        </w:rPr>
        <w:t>6</w:t>
      </w:r>
    </w:p>
    <w:p w14:paraId="4E08FC93" w14:textId="6C87C98A" w:rsidR="006C341C" w:rsidRDefault="006C341C" w:rsidP="00801C2F">
      <w:pPr>
        <w:spacing w:after="0" w:line="240" w:lineRule="auto"/>
        <w:ind w:firstLine="0"/>
        <w:rPr>
          <w:rFonts w:cs="Arial"/>
          <w:color w:val="000000" w:themeColor="text1"/>
          <w:sz w:val="24"/>
          <w:szCs w:val="24"/>
        </w:rPr>
      </w:pPr>
    </w:p>
    <w:p w14:paraId="28C7F2FB" w14:textId="77777777" w:rsidR="00874B23" w:rsidRPr="00EE0A63" w:rsidRDefault="00874B23" w:rsidP="00874B23">
      <w:pPr>
        <w:spacing w:line="360" w:lineRule="auto"/>
        <w:jc w:val="center"/>
        <w:rPr>
          <w:rFonts w:cs="Arial"/>
          <w:b/>
          <w:bCs/>
          <w:sz w:val="32"/>
          <w:szCs w:val="32"/>
          <w:lang w:val="es-DO"/>
        </w:rPr>
      </w:pPr>
      <w:r w:rsidRPr="00EE0A63">
        <w:rPr>
          <w:rFonts w:cs="Arial"/>
          <w:b/>
          <w:bCs/>
          <w:sz w:val="32"/>
          <w:szCs w:val="32"/>
          <w:lang w:val="es-DO"/>
        </w:rPr>
        <w:t>FICHA GENERAL DEL PROYECTO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6"/>
        <w:gridCol w:w="5280"/>
      </w:tblGrid>
      <w:tr w:rsidR="00874B23" w:rsidRPr="00036F2D" w14:paraId="2A3B3A49" w14:textId="77777777" w:rsidTr="00123D07">
        <w:trPr>
          <w:trHeight w:val="582"/>
          <w:jc w:val="center"/>
        </w:trPr>
        <w:tc>
          <w:tcPr>
            <w:tcW w:w="8856" w:type="dxa"/>
            <w:gridSpan w:val="2"/>
          </w:tcPr>
          <w:p w14:paraId="19C15DE1" w14:textId="77777777" w:rsidR="00874B23" w:rsidRPr="00EE0A63" w:rsidRDefault="00874B23" w:rsidP="00940078">
            <w:pPr>
              <w:jc w:val="center"/>
              <w:rPr>
                <w:rFonts w:cs="Arial"/>
                <w:sz w:val="28"/>
                <w:szCs w:val="28"/>
                <w:lang w:val="es-DO"/>
              </w:rPr>
            </w:pPr>
            <w:r w:rsidRPr="00EE0A63">
              <w:rPr>
                <w:rFonts w:cs="Arial"/>
                <w:b/>
                <w:bCs/>
                <w:sz w:val="28"/>
                <w:szCs w:val="28"/>
                <w:lang w:val="es-DO"/>
              </w:rPr>
              <w:t>Información principal y autorización del proyecto</w:t>
            </w:r>
          </w:p>
        </w:tc>
      </w:tr>
      <w:tr w:rsidR="00874B23" w:rsidRPr="00036F2D" w14:paraId="4C2B9E21" w14:textId="77777777" w:rsidTr="00123D07">
        <w:trPr>
          <w:trHeight w:val="1966"/>
          <w:jc w:val="center"/>
        </w:trPr>
        <w:tc>
          <w:tcPr>
            <w:tcW w:w="3576" w:type="dxa"/>
          </w:tcPr>
          <w:p w14:paraId="3D37C92D" w14:textId="77777777" w:rsidR="00874B23" w:rsidRPr="00940078" w:rsidRDefault="00874B23" w:rsidP="00940078">
            <w:pPr>
              <w:pStyle w:val="normaltablas"/>
              <w:spacing w:after="0" w:line="480" w:lineRule="auto"/>
              <w:rPr>
                <w:b/>
                <w:bCs/>
                <w:i w:val="0"/>
                <w:iCs/>
                <w:sz w:val="22"/>
                <w:szCs w:val="22"/>
              </w:rPr>
            </w:pPr>
            <w:r w:rsidRPr="00940078">
              <w:rPr>
                <w:b/>
                <w:bCs/>
                <w:i w:val="0"/>
                <w:iCs/>
                <w:sz w:val="22"/>
                <w:szCs w:val="22"/>
              </w:rPr>
              <w:t>Fecha:</w:t>
            </w:r>
          </w:p>
          <w:p w14:paraId="202DA834" w14:textId="7AABC6B3" w:rsidR="00874B23" w:rsidRPr="00EA2708" w:rsidRDefault="002D37F6" w:rsidP="00940078">
            <w:pPr>
              <w:pStyle w:val="normaltablas"/>
              <w:spacing w:after="0" w:line="480" w:lineRule="auto"/>
            </w:pPr>
            <w:r w:rsidRPr="00940078">
              <w:rPr>
                <w:i w:val="0"/>
                <w:iCs/>
                <w:sz w:val="22"/>
                <w:szCs w:val="22"/>
                <w:lang w:val="en-US"/>
              </w:rPr>
              <w:t>27</w:t>
            </w:r>
            <w:r w:rsidR="00874B23" w:rsidRPr="00940078">
              <w:rPr>
                <w:i w:val="0"/>
                <w:iCs/>
                <w:sz w:val="22"/>
                <w:szCs w:val="22"/>
                <w:lang w:val="en-US"/>
              </w:rPr>
              <w:t>/</w:t>
            </w:r>
            <w:r w:rsidR="00586F0C" w:rsidRPr="00940078">
              <w:rPr>
                <w:i w:val="0"/>
                <w:iCs/>
                <w:sz w:val="22"/>
                <w:szCs w:val="22"/>
                <w:lang w:val="en-US"/>
              </w:rPr>
              <w:t>14/2026</w:t>
            </w:r>
          </w:p>
        </w:tc>
        <w:tc>
          <w:tcPr>
            <w:tcW w:w="5280" w:type="dxa"/>
          </w:tcPr>
          <w:p w14:paraId="4FF0357D" w14:textId="56D4244C" w:rsidR="00874B23" w:rsidRPr="00940078" w:rsidRDefault="00874B23" w:rsidP="00940078">
            <w:pPr>
              <w:pStyle w:val="normaltablas"/>
              <w:spacing w:after="0" w:line="480" w:lineRule="auto"/>
              <w:rPr>
                <w:b/>
                <w:bCs/>
                <w:i w:val="0"/>
                <w:iCs/>
                <w:sz w:val="22"/>
                <w:szCs w:val="22"/>
                <w:lang w:val="es-DO"/>
              </w:rPr>
            </w:pPr>
            <w:r w:rsidRPr="00940078">
              <w:rPr>
                <w:b/>
                <w:bCs/>
                <w:i w:val="0"/>
                <w:iCs/>
                <w:sz w:val="22"/>
                <w:szCs w:val="22"/>
                <w:lang w:val="es-DO"/>
              </w:rPr>
              <w:t>Nombre del Proyecto:</w:t>
            </w:r>
          </w:p>
          <w:p w14:paraId="4D40DB58" w14:textId="5B4512F5" w:rsidR="00874B23" w:rsidRPr="00940078" w:rsidRDefault="002D37F6" w:rsidP="00940078">
            <w:pPr>
              <w:pStyle w:val="normaltablas"/>
              <w:spacing w:after="0" w:line="480" w:lineRule="auto"/>
              <w:rPr>
                <w:i w:val="0"/>
                <w:iCs/>
                <w:sz w:val="22"/>
                <w:szCs w:val="22"/>
                <w:lang w:val="es-DO"/>
              </w:rPr>
            </w:pPr>
            <w:r w:rsidRPr="00940078">
              <w:rPr>
                <w:i w:val="0"/>
                <w:iCs/>
                <w:sz w:val="22"/>
                <w:szCs w:val="22"/>
              </w:rPr>
              <w:t>Diseño y Desarrollo de Sistema de Gestión de Evidencias para la Evaluación Quinquenal UASD–MESCYT.</w:t>
            </w:r>
          </w:p>
        </w:tc>
      </w:tr>
      <w:tr w:rsidR="00874B23" w:rsidRPr="00036F2D" w14:paraId="73302E09" w14:textId="77777777" w:rsidTr="00123D07">
        <w:trPr>
          <w:trHeight w:val="646"/>
          <w:jc w:val="center"/>
        </w:trPr>
        <w:tc>
          <w:tcPr>
            <w:tcW w:w="3576" w:type="dxa"/>
          </w:tcPr>
          <w:p w14:paraId="405E25B0" w14:textId="77777777" w:rsidR="00874B23" w:rsidRPr="00940078" w:rsidRDefault="00874B23" w:rsidP="00940078">
            <w:pPr>
              <w:pStyle w:val="normaltablas"/>
              <w:spacing w:after="0" w:line="480" w:lineRule="auto"/>
              <w:jc w:val="left"/>
              <w:rPr>
                <w:b/>
                <w:bCs/>
                <w:i w:val="0"/>
                <w:iCs/>
                <w:sz w:val="22"/>
                <w:szCs w:val="22"/>
                <w:lang w:val="es-DO"/>
              </w:rPr>
            </w:pPr>
            <w:r w:rsidRPr="00940078">
              <w:rPr>
                <w:b/>
                <w:bCs/>
                <w:i w:val="0"/>
                <w:iCs/>
                <w:sz w:val="22"/>
                <w:szCs w:val="22"/>
                <w:lang w:val="es-DO"/>
              </w:rPr>
              <w:t xml:space="preserve">Coordinador del proyecto:   </w:t>
            </w:r>
          </w:p>
        </w:tc>
        <w:tc>
          <w:tcPr>
            <w:tcW w:w="5280" w:type="dxa"/>
          </w:tcPr>
          <w:p w14:paraId="76D8B8A3" w14:textId="72F93306" w:rsidR="00874B23" w:rsidRPr="00940078" w:rsidRDefault="00874B23" w:rsidP="00940078">
            <w:pPr>
              <w:pStyle w:val="normaltablas"/>
              <w:spacing w:after="0" w:line="480" w:lineRule="auto"/>
              <w:rPr>
                <w:i w:val="0"/>
                <w:iCs/>
                <w:sz w:val="22"/>
                <w:szCs w:val="22"/>
                <w:lang w:val="es-DO"/>
              </w:rPr>
            </w:pPr>
            <w:r w:rsidRPr="00940078">
              <w:rPr>
                <w:i w:val="0"/>
                <w:iCs/>
                <w:sz w:val="22"/>
                <w:szCs w:val="22"/>
                <w:lang w:val="es-DO"/>
              </w:rPr>
              <w:t>Mtro. Erik Minor</w:t>
            </w:r>
          </w:p>
        </w:tc>
      </w:tr>
      <w:tr w:rsidR="00874B23" w:rsidRPr="00C139CE" w14:paraId="5F174705" w14:textId="77777777" w:rsidTr="00123D07">
        <w:trPr>
          <w:trHeight w:val="686"/>
          <w:jc w:val="center"/>
        </w:trPr>
        <w:tc>
          <w:tcPr>
            <w:tcW w:w="3576" w:type="dxa"/>
          </w:tcPr>
          <w:p w14:paraId="1A6313F8" w14:textId="77777777" w:rsidR="00874B23" w:rsidRPr="00940078" w:rsidRDefault="00874B23" w:rsidP="00940078">
            <w:pPr>
              <w:pStyle w:val="normaltablas"/>
              <w:spacing w:after="0" w:line="480" w:lineRule="auto"/>
              <w:rPr>
                <w:b/>
                <w:bCs/>
                <w:i w:val="0"/>
                <w:iCs/>
                <w:sz w:val="22"/>
                <w:szCs w:val="22"/>
                <w:lang w:val="es-DO"/>
              </w:rPr>
            </w:pPr>
            <w:r w:rsidRPr="00940078">
              <w:rPr>
                <w:b/>
                <w:bCs/>
                <w:i w:val="0"/>
                <w:iCs/>
                <w:sz w:val="22"/>
                <w:szCs w:val="22"/>
                <w:lang w:val="es-DO"/>
              </w:rPr>
              <w:t>Asesores del proyecto:</w:t>
            </w:r>
          </w:p>
        </w:tc>
        <w:tc>
          <w:tcPr>
            <w:tcW w:w="5280" w:type="dxa"/>
          </w:tcPr>
          <w:p w14:paraId="23CF0C87" w14:textId="77777777" w:rsidR="00595CB8" w:rsidRPr="00940078" w:rsidRDefault="00874B23" w:rsidP="00940078">
            <w:pPr>
              <w:pStyle w:val="normaltablas"/>
              <w:spacing w:after="0" w:line="480" w:lineRule="auto"/>
              <w:rPr>
                <w:i w:val="0"/>
                <w:iCs/>
                <w:sz w:val="22"/>
                <w:szCs w:val="22"/>
              </w:rPr>
            </w:pPr>
            <w:r w:rsidRPr="00940078">
              <w:rPr>
                <w:i w:val="0"/>
                <w:iCs/>
                <w:sz w:val="22"/>
                <w:szCs w:val="22"/>
              </w:rPr>
              <w:t>Metodológico: Mtra. Jacqueline Tejada Tio</w:t>
            </w:r>
          </w:p>
          <w:p w14:paraId="70D2B92F" w14:textId="7D28DDB9" w:rsidR="00874B23" w:rsidRPr="00EA2708" w:rsidRDefault="00874B23" w:rsidP="00940078">
            <w:pPr>
              <w:pStyle w:val="normaltablas"/>
              <w:spacing w:after="0" w:line="480" w:lineRule="auto"/>
            </w:pPr>
            <w:r w:rsidRPr="00940078">
              <w:rPr>
                <w:i w:val="0"/>
                <w:iCs/>
                <w:sz w:val="22"/>
                <w:szCs w:val="22"/>
              </w:rPr>
              <w:t xml:space="preserve">Contenido: </w:t>
            </w:r>
            <w:r w:rsidR="00EB7A06" w:rsidRPr="00940078">
              <w:rPr>
                <w:i w:val="0"/>
                <w:iCs/>
                <w:sz w:val="22"/>
                <w:szCs w:val="22"/>
              </w:rPr>
              <w:t xml:space="preserve">Mtra. </w:t>
            </w:r>
            <w:r w:rsidR="00EB7A06" w:rsidRPr="00940078">
              <w:rPr>
                <w:i w:val="0"/>
                <w:iCs/>
                <w:color w:val="000000" w:themeColor="text1"/>
                <w:sz w:val="22"/>
                <w:szCs w:val="22"/>
              </w:rPr>
              <w:t>Martha Lidia Pérez Medina</w:t>
            </w:r>
          </w:p>
        </w:tc>
      </w:tr>
      <w:tr w:rsidR="00874B23" w:rsidRPr="00036F2D" w14:paraId="2AECF7AF" w14:textId="77777777" w:rsidTr="00123D07">
        <w:trPr>
          <w:jc w:val="center"/>
        </w:trPr>
        <w:tc>
          <w:tcPr>
            <w:tcW w:w="8856" w:type="dxa"/>
            <w:gridSpan w:val="2"/>
          </w:tcPr>
          <w:p w14:paraId="1B0C69E7" w14:textId="77777777" w:rsidR="00874B23" w:rsidRPr="00940078" w:rsidRDefault="00874B23" w:rsidP="00940078">
            <w:pPr>
              <w:pStyle w:val="normaltablas"/>
              <w:spacing w:after="0" w:line="480" w:lineRule="auto"/>
              <w:rPr>
                <w:b/>
                <w:bCs/>
                <w:i w:val="0"/>
                <w:iCs/>
                <w:sz w:val="22"/>
                <w:szCs w:val="22"/>
                <w:lang w:val="es-DO"/>
              </w:rPr>
            </w:pPr>
            <w:r w:rsidRPr="00940078">
              <w:rPr>
                <w:b/>
                <w:bCs/>
                <w:i w:val="0"/>
                <w:iCs/>
                <w:sz w:val="22"/>
                <w:szCs w:val="22"/>
                <w:lang w:val="es-DO"/>
              </w:rPr>
              <w:t xml:space="preserve">Miembros del proyecto: </w:t>
            </w:r>
          </w:p>
          <w:p w14:paraId="464789A6" w14:textId="34B0DBB3" w:rsidR="00874B23" w:rsidRPr="00940078" w:rsidRDefault="00595CB8" w:rsidP="00940078">
            <w:pPr>
              <w:pStyle w:val="normaltablas"/>
              <w:spacing w:after="0" w:line="480" w:lineRule="auto"/>
              <w:jc w:val="center"/>
              <w:rPr>
                <w:i w:val="0"/>
                <w:iCs/>
                <w:sz w:val="22"/>
                <w:szCs w:val="22"/>
                <w:lang w:val="es-DO"/>
              </w:rPr>
            </w:pPr>
            <w:r w:rsidRPr="00940078">
              <w:rPr>
                <w:i w:val="0"/>
                <w:iCs/>
                <w:sz w:val="22"/>
                <w:szCs w:val="22"/>
                <w:lang w:val="es-DO"/>
              </w:rPr>
              <w:t>Reynaldo Rodríguez Polanco</w:t>
            </w:r>
          </w:p>
          <w:p w14:paraId="41789120" w14:textId="7BA9E181" w:rsidR="00874B23" w:rsidRPr="00940078" w:rsidRDefault="008305D5" w:rsidP="00940078">
            <w:pPr>
              <w:pStyle w:val="normaltablas"/>
              <w:spacing w:after="0" w:line="480" w:lineRule="auto"/>
              <w:jc w:val="center"/>
              <w:rPr>
                <w:i w:val="0"/>
                <w:iCs/>
                <w:sz w:val="22"/>
                <w:szCs w:val="22"/>
                <w:lang w:val="es-DO"/>
              </w:rPr>
            </w:pPr>
            <w:r w:rsidRPr="00940078">
              <w:rPr>
                <w:i w:val="0"/>
                <w:iCs/>
                <w:sz w:val="22"/>
                <w:szCs w:val="22"/>
                <w:lang w:val="es-DO"/>
              </w:rPr>
              <w:t>Ramón Paulino Gil</w:t>
            </w:r>
          </w:p>
          <w:p w14:paraId="49646113" w14:textId="27C8096B" w:rsidR="00874B23" w:rsidRPr="00EA2708" w:rsidRDefault="008305D5" w:rsidP="00940078">
            <w:pPr>
              <w:pStyle w:val="normaltablas"/>
              <w:spacing w:after="0" w:line="480" w:lineRule="auto"/>
              <w:jc w:val="center"/>
              <w:rPr>
                <w:lang w:val="es-DO"/>
              </w:rPr>
            </w:pPr>
            <w:r w:rsidRPr="00940078">
              <w:rPr>
                <w:i w:val="0"/>
                <w:iCs/>
                <w:sz w:val="22"/>
                <w:szCs w:val="22"/>
                <w:lang w:val="es-DO"/>
              </w:rPr>
              <w:t>José Manuel Otaño Hernández</w:t>
            </w:r>
          </w:p>
        </w:tc>
      </w:tr>
      <w:tr w:rsidR="00874B23" w:rsidRPr="00036F2D" w14:paraId="464123FC" w14:textId="77777777" w:rsidTr="00123D07">
        <w:trPr>
          <w:trHeight w:val="916"/>
          <w:jc w:val="center"/>
        </w:trPr>
        <w:tc>
          <w:tcPr>
            <w:tcW w:w="3576" w:type="dxa"/>
          </w:tcPr>
          <w:p w14:paraId="5FE6CFFC" w14:textId="77777777" w:rsidR="00874B23" w:rsidRPr="00940078" w:rsidRDefault="00874B23" w:rsidP="00940078">
            <w:pPr>
              <w:pStyle w:val="normaltablas"/>
              <w:spacing w:after="0" w:line="480" w:lineRule="auto"/>
              <w:rPr>
                <w:rFonts w:cs="Arial"/>
                <w:b/>
                <w:bCs/>
                <w:i w:val="0"/>
                <w:iCs/>
                <w:sz w:val="22"/>
                <w:szCs w:val="22"/>
                <w:lang w:val="es-DO"/>
              </w:rPr>
            </w:pPr>
            <w:r w:rsidRPr="00940078">
              <w:rPr>
                <w:rFonts w:cs="Arial"/>
                <w:b/>
                <w:bCs/>
                <w:i w:val="0"/>
                <w:iCs/>
                <w:sz w:val="22"/>
                <w:szCs w:val="22"/>
                <w:lang w:val="es-DO"/>
              </w:rPr>
              <w:t>Fecha de inicio del proyecto:</w:t>
            </w:r>
          </w:p>
          <w:p w14:paraId="34C5E777" w14:textId="741B6F37" w:rsidR="00874B23" w:rsidRPr="00940078" w:rsidRDefault="00180B8B" w:rsidP="00940078">
            <w:pPr>
              <w:pStyle w:val="normaltablas"/>
              <w:spacing w:after="0" w:line="480" w:lineRule="auto"/>
              <w:rPr>
                <w:rFonts w:cs="Arial"/>
                <w:i w:val="0"/>
                <w:iCs/>
                <w:sz w:val="22"/>
                <w:szCs w:val="22"/>
                <w:lang w:val="en-US"/>
              </w:rPr>
            </w:pPr>
            <w:r w:rsidRPr="00940078">
              <w:rPr>
                <w:rFonts w:cs="Arial"/>
                <w:i w:val="0"/>
                <w:iCs/>
                <w:sz w:val="22"/>
                <w:szCs w:val="22"/>
                <w:lang w:val="en-US"/>
              </w:rPr>
              <w:t>05</w:t>
            </w:r>
            <w:r w:rsidR="00874B23" w:rsidRPr="00940078">
              <w:rPr>
                <w:rFonts w:cs="Arial"/>
                <w:i w:val="0"/>
                <w:iCs/>
                <w:sz w:val="22"/>
                <w:szCs w:val="22"/>
                <w:lang w:val="en-US"/>
              </w:rPr>
              <w:t>/</w:t>
            </w:r>
            <w:r w:rsidR="00940078">
              <w:rPr>
                <w:rFonts w:cs="Arial"/>
                <w:i w:val="0"/>
                <w:iCs/>
                <w:sz w:val="22"/>
                <w:szCs w:val="22"/>
                <w:lang w:val="en-US"/>
              </w:rPr>
              <w:t>27</w:t>
            </w:r>
            <w:r w:rsidR="00874B23" w:rsidRPr="00940078">
              <w:rPr>
                <w:rFonts w:cs="Arial"/>
                <w:i w:val="0"/>
                <w:iCs/>
                <w:sz w:val="22"/>
                <w:szCs w:val="22"/>
                <w:lang w:val="en-US"/>
              </w:rPr>
              <w:t>/</w:t>
            </w:r>
            <w:r w:rsidRPr="00940078">
              <w:rPr>
                <w:rFonts w:cs="Arial"/>
                <w:i w:val="0"/>
                <w:iCs/>
                <w:sz w:val="22"/>
                <w:szCs w:val="22"/>
                <w:lang w:val="en-US"/>
              </w:rPr>
              <w:t>2026</w:t>
            </w:r>
          </w:p>
        </w:tc>
        <w:tc>
          <w:tcPr>
            <w:tcW w:w="5280" w:type="dxa"/>
          </w:tcPr>
          <w:p w14:paraId="274D8FCE" w14:textId="77777777" w:rsidR="00874B23" w:rsidRPr="00940078" w:rsidRDefault="00874B23" w:rsidP="00940078">
            <w:pPr>
              <w:pStyle w:val="normaltablas"/>
              <w:spacing w:after="0" w:line="480" w:lineRule="auto"/>
              <w:rPr>
                <w:rFonts w:cs="Arial"/>
                <w:b/>
                <w:bCs/>
                <w:i w:val="0"/>
                <w:iCs/>
                <w:sz w:val="22"/>
                <w:szCs w:val="22"/>
                <w:lang w:val="es-DO"/>
              </w:rPr>
            </w:pPr>
            <w:r w:rsidRPr="00940078">
              <w:rPr>
                <w:rFonts w:cs="Arial"/>
                <w:b/>
                <w:bCs/>
                <w:i w:val="0"/>
                <w:iCs/>
                <w:sz w:val="22"/>
                <w:szCs w:val="22"/>
                <w:lang w:val="es-DO"/>
              </w:rPr>
              <w:t>Fecha de finalización:</w:t>
            </w:r>
          </w:p>
          <w:p w14:paraId="6592A7ED" w14:textId="2ECA8402" w:rsidR="00874B23" w:rsidRPr="00940078" w:rsidRDefault="00940078" w:rsidP="00940078">
            <w:pPr>
              <w:pStyle w:val="normaltablas"/>
              <w:spacing w:after="0" w:line="480" w:lineRule="auto"/>
              <w:rPr>
                <w:rFonts w:cs="Arial"/>
                <w:i w:val="0"/>
                <w:iCs/>
                <w:sz w:val="22"/>
                <w:szCs w:val="22"/>
                <w:lang w:val="es-DO"/>
              </w:rPr>
            </w:pPr>
            <w:r>
              <w:rPr>
                <w:rFonts w:cs="Arial"/>
                <w:i w:val="0"/>
                <w:iCs/>
                <w:sz w:val="22"/>
                <w:szCs w:val="22"/>
                <w:lang w:val="es-DO"/>
              </w:rPr>
              <w:t>07</w:t>
            </w:r>
            <w:r w:rsidR="00874B23" w:rsidRPr="00940078">
              <w:rPr>
                <w:rFonts w:cs="Arial"/>
                <w:i w:val="0"/>
                <w:iCs/>
                <w:sz w:val="22"/>
                <w:szCs w:val="22"/>
                <w:lang w:val="es-DO"/>
              </w:rPr>
              <w:t>/</w:t>
            </w:r>
            <w:r>
              <w:rPr>
                <w:rFonts w:cs="Arial"/>
                <w:i w:val="0"/>
                <w:iCs/>
                <w:sz w:val="22"/>
                <w:szCs w:val="22"/>
                <w:lang w:val="es-DO"/>
              </w:rPr>
              <w:t>15/2026</w:t>
            </w:r>
          </w:p>
        </w:tc>
      </w:tr>
      <w:tr w:rsidR="00874B23" w:rsidRPr="00036F2D" w14:paraId="14D4DED9" w14:textId="77777777" w:rsidTr="0067550B">
        <w:trPr>
          <w:trHeight w:val="983"/>
          <w:jc w:val="center"/>
        </w:trPr>
        <w:tc>
          <w:tcPr>
            <w:tcW w:w="8856" w:type="dxa"/>
            <w:gridSpan w:val="2"/>
          </w:tcPr>
          <w:p w14:paraId="4C0E622C" w14:textId="77777777" w:rsidR="00874B23" w:rsidRPr="00940078" w:rsidRDefault="00874B23" w:rsidP="00940078">
            <w:pPr>
              <w:pStyle w:val="normaltablas"/>
              <w:spacing w:after="0" w:line="480" w:lineRule="auto"/>
              <w:rPr>
                <w:rFonts w:cs="Arial"/>
                <w:b/>
                <w:bCs/>
                <w:i w:val="0"/>
                <w:iCs/>
                <w:sz w:val="22"/>
                <w:szCs w:val="22"/>
                <w:lang w:val="es-DO"/>
              </w:rPr>
            </w:pPr>
            <w:r w:rsidRPr="00940078">
              <w:rPr>
                <w:rFonts w:cs="Arial"/>
                <w:b/>
                <w:bCs/>
                <w:i w:val="0"/>
                <w:iCs/>
                <w:sz w:val="22"/>
                <w:szCs w:val="22"/>
                <w:lang w:val="es-DO"/>
              </w:rPr>
              <w:t>Necesidad del proyecto:</w:t>
            </w:r>
          </w:p>
          <w:p w14:paraId="48DB017C" w14:textId="2894F277" w:rsidR="0067550B" w:rsidRPr="0067550B" w:rsidRDefault="0067550B" w:rsidP="00940078">
            <w:pPr>
              <w:pStyle w:val="normaltablas"/>
              <w:spacing w:after="0" w:line="480" w:lineRule="auto"/>
            </w:pPr>
            <w:r w:rsidRPr="00940078">
              <w:rPr>
                <w:rFonts w:cs="Arial"/>
                <w:i w:val="0"/>
                <w:iCs/>
                <w:sz w:val="22"/>
                <w:szCs w:val="22"/>
              </w:rPr>
              <w:t>El proyecto "Sistema de Gestión de Evidencias para la Evaluación Quinquenal UASD–MESCyT" surge con la finalidad de centralizar y optimizar la administración de las evidencias requeridas para dicho proceso. La plataforma permitirá registrar, almacenar, clasificar, consultar y dar seguimiento a las evidencias generadas por las diferentes unidades académicas y administrativas de la universidad, garantizando un acceso rápido y seguro a la información.</w:t>
            </w:r>
          </w:p>
        </w:tc>
      </w:tr>
    </w:tbl>
    <w:p w14:paraId="0745119F" w14:textId="77777777" w:rsidR="00EA2708" w:rsidRDefault="00EA2708" w:rsidP="009223DC">
      <w:pPr>
        <w:spacing w:after="0" w:line="240" w:lineRule="auto"/>
        <w:jc w:val="center"/>
        <w:rPr>
          <w:rFonts w:cs="Arial"/>
          <w:b/>
          <w:bCs/>
          <w:sz w:val="32"/>
          <w:szCs w:val="32"/>
        </w:rPr>
      </w:pPr>
    </w:p>
    <w:p w14:paraId="2EEFD9CF" w14:textId="77777777" w:rsidR="00940078" w:rsidRDefault="00940078" w:rsidP="009223DC">
      <w:pPr>
        <w:spacing w:after="0" w:line="240" w:lineRule="auto"/>
        <w:jc w:val="center"/>
        <w:rPr>
          <w:rFonts w:cs="Arial"/>
          <w:b/>
          <w:bCs/>
          <w:sz w:val="32"/>
          <w:szCs w:val="32"/>
        </w:rPr>
      </w:pPr>
    </w:p>
    <w:p w14:paraId="2DD863D7" w14:textId="77777777" w:rsidR="003E73D2" w:rsidRDefault="003E73D2" w:rsidP="009223DC">
      <w:pPr>
        <w:spacing w:after="0" w:line="240" w:lineRule="auto"/>
        <w:jc w:val="center"/>
        <w:rPr>
          <w:rFonts w:cs="Arial"/>
          <w:b/>
          <w:bCs/>
          <w:sz w:val="32"/>
          <w:szCs w:val="32"/>
        </w:rPr>
      </w:pPr>
    </w:p>
    <w:p w14:paraId="5D64D8EF" w14:textId="77777777" w:rsidR="00D74256" w:rsidRDefault="003E73D2" w:rsidP="00D74256">
      <w:pPr>
        <w:spacing w:line="360" w:lineRule="auto"/>
        <w:jc w:val="center"/>
        <w:rPr>
          <w:rFonts w:cs="Arial"/>
          <w:b/>
          <w:bCs/>
          <w:sz w:val="32"/>
          <w:szCs w:val="32"/>
          <w:lang w:val="es-DO"/>
        </w:rPr>
      </w:pPr>
      <w:r w:rsidRPr="00794B30">
        <w:rPr>
          <w:rFonts w:cs="Arial"/>
          <w:b/>
          <w:bCs/>
          <w:sz w:val="32"/>
          <w:szCs w:val="32"/>
          <w:lang w:val="es-DO"/>
        </w:rPr>
        <w:t xml:space="preserve">RESUMEN EJECUTIVO </w:t>
      </w:r>
      <w:r w:rsidRPr="00794B30">
        <w:rPr>
          <w:rFonts w:cs="Arial"/>
          <w:b/>
          <w:bCs/>
          <w:sz w:val="32"/>
          <w:szCs w:val="32"/>
          <w:lang w:val="es-DO"/>
        </w:rPr>
        <w:fldChar w:fldCharType="begin"/>
      </w:r>
      <w:r w:rsidRPr="00794B30">
        <w:rPr>
          <w:rFonts w:cs="Arial"/>
          <w:b/>
          <w:bCs/>
          <w:sz w:val="32"/>
          <w:szCs w:val="32"/>
          <w:lang w:val="es-DO"/>
        </w:rPr>
        <w:instrText xml:space="preserve"> XE "Resumen Ejecutivo.;1" </w:instrText>
      </w:r>
      <w:r w:rsidRPr="00794B30">
        <w:rPr>
          <w:rFonts w:cs="Arial"/>
          <w:b/>
          <w:bCs/>
          <w:sz w:val="32"/>
          <w:szCs w:val="32"/>
          <w:lang w:val="es-DO"/>
        </w:rPr>
        <w:fldChar w:fldCharType="end"/>
      </w:r>
    </w:p>
    <w:p w14:paraId="28A0CB2C" w14:textId="77777777" w:rsidR="00883A7B" w:rsidRPr="00883A7B" w:rsidRDefault="00883A7B" w:rsidP="00AF2EFD">
      <w:pPr>
        <w:rPr>
          <w:rFonts w:cs="Arial"/>
          <w:lang w:val="es-DO"/>
        </w:rPr>
      </w:pPr>
      <w:r w:rsidRPr="00883A7B">
        <w:rPr>
          <w:rFonts w:cs="Arial"/>
          <w:lang w:val="es-DO"/>
        </w:rPr>
        <w:t>La Universidad Autónoma de Santo Domingo (UASD) participa periódicamente en los procesos de evaluación institucional realizados por el Ministerio de Educación Superior, Ciencia y Tecnología (MESCyT), con el propósito de garantizar el cumplimiento de los estándares de calidad establecidos para las instituciones de educación superior del país. Como parte de este proceso, las distintas facultades, escuelas, departamentos y unidades administrativas deben recopilar y presentar una gran cantidad de evidencias documentales que respalden el cumplimiento de los indicadores evaluados.</w:t>
      </w:r>
    </w:p>
    <w:p w14:paraId="3B9F1720" w14:textId="77777777" w:rsidR="00883A7B" w:rsidRPr="00883A7B" w:rsidRDefault="00883A7B" w:rsidP="00AF2EFD">
      <w:pPr>
        <w:rPr>
          <w:rFonts w:cs="Arial"/>
          <w:lang w:val="es-DO"/>
        </w:rPr>
      </w:pPr>
      <w:r w:rsidRPr="00883A7B">
        <w:rPr>
          <w:rFonts w:cs="Arial"/>
          <w:lang w:val="es-DO"/>
        </w:rPr>
        <w:t>Actualmente, la gestión de estas evidencias se realiza mediante diversos mecanismos, tales como hojas de cálculo, carpetas compartidas, correos electrónicos y documentos físicos, lo que dificulta la organización, el control y el seguimiento de la información. Esta situación puede generar duplicidad de documentos, retrasos en la recopilación de evidencias, dificultades para localizar información específica y una mayor carga de trabajo para el personal responsable del proceso de evaluación.</w:t>
      </w:r>
    </w:p>
    <w:p w14:paraId="6146ECAE" w14:textId="77777777" w:rsidR="00883A7B" w:rsidRPr="00883A7B" w:rsidRDefault="00883A7B" w:rsidP="00AF2EFD">
      <w:pPr>
        <w:rPr>
          <w:rFonts w:cs="Arial"/>
          <w:lang w:val="es-DO"/>
        </w:rPr>
      </w:pPr>
      <w:r w:rsidRPr="00883A7B">
        <w:rPr>
          <w:rFonts w:cs="Arial"/>
          <w:lang w:val="es-DO"/>
        </w:rPr>
        <w:t>Ante esta necesidad surge el proyecto “Sistema de Gestión de Evidencias para la Evaluación Quinquenal UASD–MESCyT”, una plataforma web diseñada para centralizar, administrar y dar seguimiento a las evidencias requeridas durante los procesos de evaluación institucional. El sistema permitirá registrar, almacenar, clasificar y consultar documentos de manera organizada, facilitando el acceso a la información y garantizando una mayor trazabilidad de los procesos.</w:t>
      </w:r>
    </w:p>
    <w:p w14:paraId="78F2C90B" w14:textId="77777777" w:rsidR="00883A7B" w:rsidRPr="00883A7B" w:rsidRDefault="00883A7B" w:rsidP="00AF2EFD">
      <w:pPr>
        <w:rPr>
          <w:rFonts w:cs="Arial"/>
          <w:lang w:val="es-DO"/>
        </w:rPr>
      </w:pPr>
      <w:r w:rsidRPr="00883A7B">
        <w:rPr>
          <w:rFonts w:cs="Arial"/>
          <w:lang w:val="es-DO"/>
        </w:rPr>
        <w:t xml:space="preserve">Asimismo, la propuesta busca optimizar la colaboración entre las distintas dependencias universitarias involucradas, permitiendo una gestión más eficiente de las evidencias y un mejor control sobre el estado de cumplimiento de los indicadores evaluados. Mediante la automatización de procesos y la centralización de la información, se espera reducir el tiempo </w:t>
      </w:r>
      <w:r w:rsidRPr="00883A7B">
        <w:rPr>
          <w:rFonts w:cs="Arial"/>
          <w:lang w:val="es-DO"/>
        </w:rPr>
        <w:lastRenderedPageBreak/>
        <w:t>invertido en tareas administrativas, minimizar errores derivados del manejo manual de documentos y fortalecer la capacidad institucional de respuesta ante los requerimientos del MESCyT.</w:t>
      </w:r>
    </w:p>
    <w:p w14:paraId="1517922D" w14:textId="77777777" w:rsidR="00883A7B" w:rsidRPr="00883A7B" w:rsidRDefault="00883A7B" w:rsidP="00AF2EFD">
      <w:pPr>
        <w:rPr>
          <w:rFonts w:cs="Arial"/>
          <w:lang w:val="es-DO"/>
        </w:rPr>
      </w:pPr>
      <w:r w:rsidRPr="00883A7B">
        <w:rPr>
          <w:rFonts w:cs="Arial"/>
          <w:lang w:val="es-DO"/>
        </w:rPr>
        <w:t>La implementación de esta plataforma contribuirá al fortalecimiento de la gestión documental universitaria, promoviendo una cultura de organización, transparencia y mejora continua, alineada con los procesos de aseguramiento de la calidad y acreditación de la educación superior.</w:t>
      </w:r>
    </w:p>
    <w:p w14:paraId="792CB322" w14:textId="590A5891" w:rsidR="002B33F6" w:rsidRDefault="002B33F6" w:rsidP="00332C9F">
      <w:pPr>
        <w:spacing w:line="360" w:lineRule="auto"/>
        <w:rPr>
          <w:rFonts w:cs="Arial"/>
          <w:b/>
          <w:bCs/>
          <w:sz w:val="28"/>
          <w:szCs w:val="28"/>
          <w:lang w:val="es-DO"/>
        </w:rPr>
      </w:pPr>
    </w:p>
    <w:p w14:paraId="7CF48DA3" w14:textId="77777777" w:rsidR="002B33F6" w:rsidRDefault="002B33F6">
      <w:pPr>
        <w:spacing w:line="259" w:lineRule="auto"/>
        <w:rPr>
          <w:rFonts w:cs="Arial"/>
          <w:b/>
          <w:bCs/>
          <w:sz w:val="28"/>
          <w:szCs w:val="28"/>
          <w:lang w:val="es-DO"/>
        </w:rPr>
      </w:pPr>
      <w:r>
        <w:rPr>
          <w:rFonts w:cs="Arial"/>
          <w:b/>
          <w:bCs/>
          <w:sz w:val="28"/>
          <w:szCs w:val="28"/>
          <w:lang w:val="es-DO"/>
        </w:rPr>
        <w:br w:type="page"/>
      </w:r>
    </w:p>
    <w:p w14:paraId="4CEA93AF" w14:textId="3E4D32C8" w:rsidR="002B33F6" w:rsidRDefault="00F31B15" w:rsidP="002B33F6">
      <w:pPr>
        <w:jc w:val="center"/>
        <w:rPr>
          <w:rFonts w:cs="Arial"/>
          <w:b/>
          <w:bCs/>
          <w:sz w:val="32"/>
          <w:szCs w:val="32"/>
          <w:lang w:val="es-DO"/>
        </w:rPr>
      </w:pPr>
      <w:r>
        <w:rPr>
          <w:rFonts w:cs="Arial"/>
          <w:b/>
          <w:bCs/>
          <w:sz w:val="32"/>
          <w:szCs w:val="32"/>
          <w:lang w:val="es-DO"/>
        </w:rPr>
        <w:lastRenderedPageBreak/>
        <w:t>Í</w:t>
      </w:r>
      <w:r w:rsidR="002B33F6" w:rsidRPr="00EE0A63">
        <w:rPr>
          <w:rFonts w:cs="Arial"/>
          <w:b/>
          <w:bCs/>
          <w:sz w:val="32"/>
          <w:szCs w:val="32"/>
          <w:lang w:val="es-DO"/>
        </w:rPr>
        <w:t>NDICE</w:t>
      </w:r>
    </w:p>
    <w:p w14:paraId="2B3E0521" w14:textId="696D5A3B" w:rsidR="007613C4" w:rsidRDefault="00F31B15">
      <w:pPr>
        <w:pStyle w:val="TDC1"/>
        <w:tabs>
          <w:tab w:val="left" w:pos="442"/>
          <w:tab w:val="right" w:leader="dot" w:pos="9372"/>
        </w:tabs>
        <w:rPr>
          <w:rFonts w:asciiTheme="minorHAnsi" w:eastAsiaTheme="minorEastAsia" w:hAnsiTheme="minorHAnsi"/>
          <w:noProof/>
          <w:kern w:val="2"/>
          <w:sz w:val="24"/>
          <w:szCs w:val="24"/>
          <w:lang w:val="es-DO" w:eastAsia="es-DO"/>
          <w14:ligatures w14:val="standardContextual"/>
        </w:rPr>
      </w:pPr>
      <w:r>
        <w:rPr>
          <w:rFonts w:cs="Arial"/>
          <w:lang w:val="es-DO"/>
        </w:rPr>
        <w:fldChar w:fldCharType="begin"/>
      </w:r>
      <w:r>
        <w:rPr>
          <w:rFonts w:cs="Arial"/>
          <w:lang w:val="es-DO"/>
        </w:rPr>
        <w:instrText xml:space="preserve"> TOC \o "1-3" \h \z \u </w:instrText>
      </w:r>
      <w:r>
        <w:rPr>
          <w:rFonts w:cs="Arial"/>
          <w:lang w:val="es-DO"/>
        </w:rPr>
        <w:fldChar w:fldCharType="separate"/>
      </w:r>
      <w:hyperlink w:anchor="_Toc237456993" w:history="1">
        <w:r w:rsidR="007613C4" w:rsidRPr="00D7268D">
          <w:rPr>
            <w:rStyle w:val="Hipervnculo"/>
            <w:noProof/>
          </w:rPr>
          <w:t>I.</w:t>
        </w:r>
        <w:r w:rsidR="007613C4">
          <w:rPr>
            <w:rFonts w:asciiTheme="minorHAnsi" w:eastAsiaTheme="minorEastAsia" w:hAnsiTheme="minorHAnsi"/>
            <w:noProof/>
            <w:kern w:val="2"/>
            <w:sz w:val="24"/>
            <w:szCs w:val="24"/>
            <w:lang w:val="es-DO" w:eastAsia="es-DO"/>
            <w14:ligatures w14:val="standardContextual"/>
          </w:rPr>
          <w:tab/>
        </w:r>
        <w:r w:rsidR="007613C4" w:rsidRPr="00D7268D">
          <w:rPr>
            <w:rStyle w:val="Hipervnculo"/>
            <w:noProof/>
          </w:rPr>
          <w:t>Introducción</w:t>
        </w:r>
        <w:r w:rsidR="007613C4">
          <w:rPr>
            <w:noProof/>
            <w:webHidden/>
          </w:rPr>
          <w:tab/>
        </w:r>
        <w:r w:rsidR="007613C4">
          <w:rPr>
            <w:noProof/>
            <w:webHidden/>
          </w:rPr>
          <w:fldChar w:fldCharType="begin"/>
        </w:r>
        <w:r w:rsidR="007613C4">
          <w:rPr>
            <w:noProof/>
            <w:webHidden/>
          </w:rPr>
          <w:instrText xml:space="preserve"> PAGEREF _Toc237456993 \h </w:instrText>
        </w:r>
        <w:r w:rsidR="007613C4">
          <w:rPr>
            <w:noProof/>
            <w:webHidden/>
          </w:rPr>
        </w:r>
        <w:r w:rsidR="007613C4">
          <w:rPr>
            <w:noProof/>
            <w:webHidden/>
          </w:rPr>
          <w:fldChar w:fldCharType="separate"/>
        </w:r>
        <w:r w:rsidR="007613C4">
          <w:rPr>
            <w:noProof/>
            <w:webHidden/>
          </w:rPr>
          <w:t>9</w:t>
        </w:r>
        <w:r w:rsidR="007613C4">
          <w:rPr>
            <w:noProof/>
            <w:webHidden/>
          </w:rPr>
          <w:fldChar w:fldCharType="end"/>
        </w:r>
      </w:hyperlink>
    </w:p>
    <w:p w14:paraId="05579929" w14:textId="582F5C2F" w:rsidR="007613C4" w:rsidRDefault="007613C4">
      <w:pPr>
        <w:pStyle w:val="TDC1"/>
        <w:tabs>
          <w:tab w:val="left" w:pos="442"/>
          <w:tab w:val="right" w:leader="dot" w:pos="9372"/>
        </w:tabs>
        <w:rPr>
          <w:rFonts w:asciiTheme="minorHAnsi" w:eastAsiaTheme="minorEastAsia" w:hAnsiTheme="minorHAnsi"/>
          <w:noProof/>
          <w:kern w:val="2"/>
          <w:sz w:val="24"/>
          <w:szCs w:val="24"/>
          <w:lang w:val="es-DO" w:eastAsia="es-DO"/>
          <w14:ligatures w14:val="standardContextual"/>
        </w:rPr>
      </w:pPr>
      <w:hyperlink w:anchor="_Toc237456994" w:history="1">
        <w:r w:rsidRPr="00D7268D">
          <w:rPr>
            <w:rStyle w:val="Hipervnculo"/>
            <w:noProof/>
          </w:rPr>
          <w:t>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General Del Proyecto</w:t>
        </w:r>
        <w:r>
          <w:rPr>
            <w:noProof/>
            <w:webHidden/>
          </w:rPr>
          <w:tab/>
        </w:r>
        <w:r>
          <w:rPr>
            <w:noProof/>
            <w:webHidden/>
          </w:rPr>
          <w:fldChar w:fldCharType="begin"/>
        </w:r>
        <w:r>
          <w:rPr>
            <w:noProof/>
            <w:webHidden/>
          </w:rPr>
          <w:instrText xml:space="preserve"> PAGEREF _Toc237456994 \h </w:instrText>
        </w:r>
        <w:r>
          <w:rPr>
            <w:noProof/>
            <w:webHidden/>
          </w:rPr>
        </w:r>
        <w:r>
          <w:rPr>
            <w:noProof/>
            <w:webHidden/>
          </w:rPr>
          <w:fldChar w:fldCharType="separate"/>
        </w:r>
        <w:r>
          <w:rPr>
            <w:noProof/>
            <w:webHidden/>
          </w:rPr>
          <w:t>11</w:t>
        </w:r>
        <w:r>
          <w:rPr>
            <w:noProof/>
            <w:webHidden/>
          </w:rPr>
          <w:fldChar w:fldCharType="end"/>
        </w:r>
      </w:hyperlink>
    </w:p>
    <w:p w14:paraId="0C9B6907" w14:textId="3C5D1E31"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6995" w:history="1">
        <w:r w:rsidRPr="00D7268D">
          <w:rPr>
            <w:rStyle w:val="Hipervnculo"/>
            <w:bCs/>
            <w:noProof/>
          </w:rPr>
          <w:t>2.1.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del proyecto</w:t>
        </w:r>
        <w:r>
          <w:rPr>
            <w:noProof/>
            <w:webHidden/>
          </w:rPr>
          <w:tab/>
        </w:r>
        <w:r>
          <w:rPr>
            <w:noProof/>
            <w:webHidden/>
          </w:rPr>
          <w:fldChar w:fldCharType="begin"/>
        </w:r>
        <w:r>
          <w:rPr>
            <w:noProof/>
            <w:webHidden/>
          </w:rPr>
          <w:instrText xml:space="preserve"> PAGEREF _Toc237456995 \h </w:instrText>
        </w:r>
        <w:r>
          <w:rPr>
            <w:noProof/>
            <w:webHidden/>
          </w:rPr>
        </w:r>
        <w:r>
          <w:rPr>
            <w:noProof/>
            <w:webHidden/>
          </w:rPr>
          <w:fldChar w:fldCharType="separate"/>
        </w:r>
        <w:r>
          <w:rPr>
            <w:noProof/>
            <w:webHidden/>
          </w:rPr>
          <w:t>11</w:t>
        </w:r>
        <w:r>
          <w:rPr>
            <w:noProof/>
            <w:webHidden/>
          </w:rPr>
          <w:fldChar w:fldCharType="end"/>
        </w:r>
      </w:hyperlink>
    </w:p>
    <w:p w14:paraId="4118EEAF" w14:textId="746BBE1F"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6996" w:history="1">
        <w:r w:rsidRPr="00D7268D">
          <w:rPr>
            <w:rStyle w:val="Hipervnculo"/>
            <w:bCs/>
            <w:noProof/>
          </w:rPr>
          <w:t>2.2.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Objetivo General</w:t>
        </w:r>
        <w:r>
          <w:rPr>
            <w:noProof/>
            <w:webHidden/>
          </w:rPr>
          <w:tab/>
        </w:r>
        <w:r>
          <w:rPr>
            <w:noProof/>
            <w:webHidden/>
          </w:rPr>
          <w:fldChar w:fldCharType="begin"/>
        </w:r>
        <w:r>
          <w:rPr>
            <w:noProof/>
            <w:webHidden/>
          </w:rPr>
          <w:instrText xml:space="preserve"> PAGEREF _Toc237456996 \h </w:instrText>
        </w:r>
        <w:r>
          <w:rPr>
            <w:noProof/>
            <w:webHidden/>
          </w:rPr>
        </w:r>
        <w:r>
          <w:rPr>
            <w:noProof/>
            <w:webHidden/>
          </w:rPr>
          <w:fldChar w:fldCharType="separate"/>
        </w:r>
        <w:r>
          <w:rPr>
            <w:noProof/>
            <w:webHidden/>
          </w:rPr>
          <w:t>12</w:t>
        </w:r>
        <w:r>
          <w:rPr>
            <w:noProof/>
            <w:webHidden/>
          </w:rPr>
          <w:fldChar w:fldCharType="end"/>
        </w:r>
      </w:hyperlink>
    </w:p>
    <w:p w14:paraId="748991CD" w14:textId="43C1731D"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6997" w:history="1">
        <w:r w:rsidRPr="00D7268D">
          <w:rPr>
            <w:rStyle w:val="Hipervnculo"/>
            <w:bCs/>
            <w:noProof/>
          </w:rPr>
          <w:t>2.3.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Objetivos Específicos</w:t>
        </w:r>
        <w:r>
          <w:rPr>
            <w:noProof/>
            <w:webHidden/>
          </w:rPr>
          <w:tab/>
        </w:r>
        <w:r>
          <w:rPr>
            <w:noProof/>
            <w:webHidden/>
          </w:rPr>
          <w:fldChar w:fldCharType="begin"/>
        </w:r>
        <w:r>
          <w:rPr>
            <w:noProof/>
            <w:webHidden/>
          </w:rPr>
          <w:instrText xml:space="preserve"> PAGEREF _Toc237456997 \h </w:instrText>
        </w:r>
        <w:r>
          <w:rPr>
            <w:noProof/>
            <w:webHidden/>
          </w:rPr>
        </w:r>
        <w:r>
          <w:rPr>
            <w:noProof/>
            <w:webHidden/>
          </w:rPr>
          <w:fldChar w:fldCharType="separate"/>
        </w:r>
        <w:r>
          <w:rPr>
            <w:noProof/>
            <w:webHidden/>
          </w:rPr>
          <w:t>13</w:t>
        </w:r>
        <w:r>
          <w:rPr>
            <w:noProof/>
            <w:webHidden/>
          </w:rPr>
          <w:fldChar w:fldCharType="end"/>
        </w:r>
      </w:hyperlink>
    </w:p>
    <w:p w14:paraId="5CAB6AB2" w14:textId="50B8BC3A"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6998" w:history="1">
        <w:r w:rsidRPr="00D7268D">
          <w:rPr>
            <w:rStyle w:val="Hipervnculo"/>
            <w:bCs/>
            <w:noProof/>
          </w:rPr>
          <w:t>2.4.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Necesidad del Proyecto</w:t>
        </w:r>
        <w:r>
          <w:rPr>
            <w:noProof/>
            <w:webHidden/>
          </w:rPr>
          <w:tab/>
        </w:r>
        <w:r>
          <w:rPr>
            <w:noProof/>
            <w:webHidden/>
          </w:rPr>
          <w:fldChar w:fldCharType="begin"/>
        </w:r>
        <w:r>
          <w:rPr>
            <w:noProof/>
            <w:webHidden/>
          </w:rPr>
          <w:instrText xml:space="preserve"> PAGEREF _Toc237456998 \h </w:instrText>
        </w:r>
        <w:r>
          <w:rPr>
            <w:noProof/>
            <w:webHidden/>
          </w:rPr>
        </w:r>
        <w:r>
          <w:rPr>
            <w:noProof/>
            <w:webHidden/>
          </w:rPr>
          <w:fldChar w:fldCharType="separate"/>
        </w:r>
        <w:r>
          <w:rPr>
            <w:noProof/>
            <w:webHidden/>
          </w:rPr>
          <w:t>14</w:t>
        </w:r>
        <w:r>
          <w:rPr>
            <w:noProof/>
            <w:webHidden/>
          </w:rPr>
          <w:fldChar w:fldCharType="end"/>
        </w:r>
      </w:hyperlink>
    </w:p>
    <w:p w14:paraId="37290701" w14:textId="2BE93F3B"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6999" w:history="1">
        <w:r w:rsidRPr="00D7268D">
          <w:rPr>
            <w:rStyle w:val="Hipervnculo"/>
            <w:bCs/>
            <w:noProof/>
          </w:rPr>
          <w:t>2.5.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Antecedentes del Proyecto</w:t>
        </w:r>
        <w:r>
          <w:rPr>
            <w:noProof/>
            <w:webHidden/>
          </w:rPr>
          <w:tab/>
        </w:r>
        <w:r>
          <w:rPr>
            <w:noProof/>
            <w:webHidden/>
          </w:rPr>
          <w:fldChar w:fldCharType="begin"/>
        </w:r>
        <w:r>
          <w:rPr>
            <w:noProof/>
            <w:webHidden/>
          </w:rPr>
          <w:instrText xml:space="preserve"> PAGEREF _Toc237456999 \h </w:instrText>
        </w:r>
        <w:r>
          <w:rPr>
            <w:noProof/>
            <w:webHidden/>
          </w:rPr>
        </w:r>
        <w:r>
          <w:rPr>
            <w:noProof/>
            <w:webHidden/>
          </w:rPr>
          <w:fldChar w:fldCharType="separate"/>
        </w:r>
        <w:r>
          <w:rPr>
            <w:noProof/>
            <w:webHidden/>
          </w:rPr>
          <w:t>15</w:t>
        </w:r>
        <w:r>
          <w:rPr>
            <w:noProof/>
            <w:webHidden/>
          </w:rPr>
          <w:fldChar w:fldCharType="end"/>
        </w:r>
      </w:hyperlink>
    </w:p>
    <w:p w14:paraId="3BFE911F" w14:textId="594B8E72"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00" w:history="1">
        <w:r w:rsidRPr="00D7268D">
          <w:rPr>
            <w:rStyle w:val="Hipervnculo"/>
            <w:rFonts w:eastAsia="Times New Roman"/>
            <w:bCs/>
            <w:noProof/>
            <w:lang w:eastAsia="es-DO"/>
          </w:rPr>
          <w:t>2.6.</w:t>
        </w:r>
        <w:r>
          <w:rPr>
            <w:rFonts w:asciiTheme="minorHAnsi" w:eastAsiaTheme="minorEastAsia" w:hAnsiTheme="minorHAnsi"/>
            <w:noProof/>
            <w:kern w:val="2"/>
            <w:sz w:val="24"/>
            <w:szCs w:val="24"/>
            <w:lang w:val="es-DO" w:eastAsia="es-DO"/>
            <w14:ligatures w14:val="standardContextual"/>
          </w:rPr>
          <w:tab/>
        </w:r>
        <w:r w:rsidRPr="00D7268D">
          <w:rPr>
            <w:rStyle w:val="Hipervnculo"/>
            <w:rFonts w:eastAsia="Times New Roman"/>
            <w:noProof/>
            <w:lang w:eastAsia="es-DO"/>
          </w:rPr>
          <w:t>Marco Operativo de la Evaluación Quinquenal</w:t>
        </w:r>
        <w:r>
          <w:rPr>
            <w:noProof/>
            <w:webHidden/>
          </w:rPr>
          <w:tab/>
        </w:r>
        <w:r>
          <w:rPr>
            <w:noProof/>
            <w:webHidden/>
          </w:rPr>
          <w:fldChar w:fldCharType="begin"/>
        </w:r>
        <w:r>
          <w:rPr>
            <w:noProof/>
            <w:webHidden/>
          </w:rPr>
          <w:instrText xml:space="preserve"> PAGEREF _Toc237457000 \h </w:instrText>
        </w:r>
        <w:r>
          <w:rPr>
            <w:noProof/>
            <w:webHidden/>
          </w:rPr>
        </w:r>
        <w:r>
          <w:rPr>
            <w:noProof/>
            <w:webHidden/>
          </w:rPr>
          <w:fldChar w:fldCharType="separate"/>
        </w:r>
        <w:r>
          <w:rPr>
            <w:noProof/>
            <w:webHidden/>
          </w:rPr>
          <w:t>16</w:t>
        </w:r>
        <w:r>
          <w:rPr>
            <w:noProof/>
            <w:webHidden/>
          </w:rPr>
          <w:fldChar w:fldCharType="end"/>
        </w:r>
      </w:hyperlink>
    </w:p>
    <w:p w14:paraId="30123159" w14:textId="3D4B1844"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1" w:history="1">
        <w:r w:rsidRPr="00D7268D">
          <w:rPr>
            <w:rStyle w:val="Hipervnculo"/>
            <w:rFonts w:eastAsia="Times New Roman"/>
            <w:noProof/>
            <w:lang w:eastAsia="es-DO"/>
          </w:rPr>
          <w:t>Estructura de Evaluación</w:t>
        </w:r>
        <w:r>
          <w:rPr>
            <w:noProof/>
            <w:webHidden/>
          </w:rPr>
          <w:tab/>
        </w:r>
        <w:r>
          <w:rPr>
            <w:noProof/>
            <w:webHidden/>
          </w:rPr>
          <w:fldChar w:fldCharType="begin"/>
        </w:r>
        <w:r>
          <w:rPr>
            <w:noProof/>
            <w:webHidden/>
          </w:rPr>
          <w:instrText xml:space="preserve"> PAGEREF _Toc237457001 \h </w:instrText>
        </w:r>
        <w:r>
          <w:rPr>
            <w:noProof/>
            <w:webHidden/>
          </w:rPr>
        </w:r>
        <w:r>
          <w:rPr>
            <w:noProof/>
            <w:webHidden/>
          </w:rPr>
          <w:fldChar w:fldCharType="separate"/>
        </w:r>
        <w:r>
          <w:rPr>
            <w:noProof/>
            <w:webHidden/>
          </w:rPr>
          <w:t>17</w:t>
        </w:r>
        <w:r>
          <w:rPr>
            <w:noProof/>
            <w:webHidden/>
          </w:rPr>
          <w:fldChar w:fldCharType="end"/>
        </w:r>
      </w:hyperlink>
    </w:p>
    <w:p w14:paraId="44FBEA10" w14:textId="588D0A71"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2" w:history="1">
        <w:r w:rsidRPr="00D7268D">
          <w:rPr>
            <w:rStyle w:val="Hipervnculo"/>
            <w:rFonts w:eastAsia="Times New Roman"/>
            <w:noProof/>
            <w:lang w:eastAsia="es-DO"/>
          </w:rPr>
          <w:t>Período Quinquenal</w:t>
        </w:r>
        <w:r>
          <w:rPr>
            <w:noProof/>
            <w:webHidden/>
          </w:rPr>
          <w:tab/>
        </w:r>
        <w:r>
          <w:rPr>
            <w:noProof/>
            <w:webHidden/>
          </w:rPr>
          <w:fldChar w:fldCharType="begin"/>
        </w:r>
        <w:r>
          <w:rPr>
            <w:noProof/>
            <w:webHidden/>
          </w:rPr>
          <w:instrText xml:space="preserve"> PAGEREF _Toc237457002 \h </w:instrText>
        </w:r>
        <w:r>
          <w:rPr>
            <w:noProof/>
            <w:webHidden/>
          </w:rPr>
        </w:r>
        <w:r>
          <w:rPr>
            <w:noProof/>
            <w:webHidden/>
          </w:rPr>
          <w:fldChar w:fldCharType="separate"/>
        </w:r>
        <w:r>
          <w:rPr>
            <w:noProof/>
            <w:webHidden/>
          </w:rPr>
          <w:t>17</w:t>
        </w:r>
        <w:r>
          <w:rPr>
            <w:noProof/>
            <w:webHidden/>
          </w:rPr>
          <w:fldChar w:fldCharType="end"/>
        </w:r>
      </w:hyperlink>
    </w:p>
    <w:p w14:paraId="0F4F53A3" w14:textId="7D794260"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3" w:history="1">
        <w:r w:rsidRPr="00D7268D">
          <w:rPr>
            <w:rStyle w:val="Hipervnculo"/>
            <w:noProof/>
          </w:rPr>
          <w:t>Criterios e indicadores de Evaluación</w:t>
        </w:r>
        <w:r>
          <w:rPr>
            <w:noProof/>
            <w:webHidden/>
          </w:rPr>
          <w:tab/>
        </w:r>
        <w:r>
          <w:rPr>
            <w:noProof/>
            <w:webHidden/>
          </w:rPr>
          <w:fldChar w:fldCharType="begin"/>
        </w:r>
        <w:r>
          <w:rPr>
            <w:noProof/>
            <w:webHidden/>
          </w:rPr>
          <w:instrText xml:space="preserve"> PAGEREF _Toc237457003 \h </w:instrText>
        </w:r>
        <w:r>
          <w:rPr>
            <w:noProof/>
            <w:webHidden/>
          </w:rPr>
        </w:r>
        <w:r>
          <w:rPr>
            <w:noProof/>
            <w:webHidden/>
          </w:rPr>
          <w:fldChar w:fldCharType="separate"/>
        </w:r>
        <w:r>
          <w:rPr>
            <w:noProof/>
            <w:webHidden/>
          </w:rPr>
          <w:t>17</w:t>
        </w:r>
        <w:r>
          <w:rPr>
            <w:noProof/>
            <w:webHidden/>
          </w:rPr>
          <w:fldChar w:fldCharType="end"/>
        </w:r>
      </w:hyperlink>
    </w:p>
    <w:p w14:paraId="7148564D" w14:textId="4DDA0C0B"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4" w:history="1">
        <w:r w:rsidRPr="00D7268D">
          <w:rPr>
            <w:rStyle w:val="Hipervnculo"/>
            <w:noProof/>
          </w:rPr>
          <w:t>Roles del Sistema</w:t>
        </w:r>
        <w:r>
          <w:rPr>
            <w:noProof/>
            <w:webHidden/>
          </w:rPr>
          <w:tab/>
        </w:r>
        <w:r>
          <w:rPr>
            <w:noProof/>
            <w:webHidden/>
          </w:rPr>
          <w:fldChar w:fldCharType="begin"/>
        </w:r>
        <w:r>
          <w:rPr>
            <w:noProof/>
            <w:webHidden/>
          </w:rPr>
          <w:instrText xml:space="preserve"> PAGEREF _Toc237457004 \h </w:instrText>
        </w:r>
        <w:r>
          <w:rPr>
            <w:noProof/>
            <w:webHidden/>
          </w:rPr>
        </w:r>
        <w:r>
          <w:rPr>
            <w:noProof/>
            <w:webHidden/>
          </w:rPr>
          <w:fldChar w:fldCharType="separate"/>
        </w:r>
        <w:r>
          <w:rPr>
            <w:noProof/>
            <w:webHidden/>
          </w:rPr>
          <w:t>23</w:t>
        </w:r>
        <w:r>
          <w:rPr>
            <w:noProof/>
            <w:webHidden/>
          </w:rPr>
          <w:fldChar w:fldCharType="end"/>
        </w:r>
      </w:hyperlink>
    </w:p>
    <w:p w14:paraId="7F23A9C0" w14:textId="289EECC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05" w:history="1">
        <w:r w:rsidRPr="00D7268D">
          <w:rPr>
            <w:rStyle w:val="Hipervnculo"/>
            <w:bCs/>
            <w:noProof/>
          </w:rPr>
          <w:t>2.7.</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Alcance del Proyecto</w:t>
        </w:r>
        <w:r>
          <w:rPr>
            <w:noProof/>
            <w:webHidden/>
          </w:rPr>
          <w:tab/>
        </w:r>
        <w:r>
          <w:rPr>
            <w:noProof/>
            <w:webHidden/>
          </w:rPr>
          <w:fldChar w:fldCharType="begin"/>
        </w:r>
        <w:r>
          <w:rPr>
            <w:noProof/>
            <w:webHidden/>
          </w:rPr>
          <w:instrText xml:space="preserve"> PAGEREF _Toc237457005 \h </w:instrText>
        </w:r>
        <w:r>
          <w:rPr>
            <w:noProof/>
            <w:webHidden/>
          </w:rPr>
        </w:r>
        <w:r>
          <w:rPr>
            <w:noProof/>
            <w:webHidden/>
          </w:rPr>
          <w:fldChar w:fldCharType="separate"/>
        </w:r>
        <w:r>
          <w:rPr>
            <w:noProof/>
            <w:webHidden/>
          </w:rPr>
          <w:t>25</w:t>
        </w:r>
        <w:r>
          <w:rPr>
            <w:noProof/>
            <w:webHidden/>
          </w:rPr>
          <w:fldChar w:fldCharType="end"/>
        </w:r>
      </w:hyperlink>
    </w:p>
    <w:p w14:paraId="16342C9B" w14:textId="204DE1CA"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06" w:history="1">
        <w:r w:rsidRPr="00D7268D">
          <w:rPr>
            <w:rStyle w:val="Hipervnculo"/>
            <w:bCs/>
            <w:noProof/>
          </w:rPr>
          <w:t>2.8.</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 los entregables del proyecto</w:t>
        </w:r>
        <w:r>
          <w:rPr>
            <w:noProof/>
            <w:webHidden/>
          </w:rPr>
          <w:tab/>
        </w:r>
        <w:r>
          <w:rPr>
            <w:noProof/>
            <w:webHidden/>
          </w:rPr>
          <w:fldChar w:fldCharType="begin"/>
        </w:r>
        <w:r>
          <w:rPr>
            <w:noProof/>
            <w:webHidden/>
          </w:rPr>
          <w:instrText xml:space="preserve"> PAGEREF _Toc237457006 \h </w:instrText>
        </w:r>
        <w:r>
          <w:rPr>
            <w:noProof/>
            <w:webHidden/>
          </w:rPr>
        </w:r>
        <w:r>
          <w:rPr>
            <w:noProof/>
            <w:webHidden/>
          </w:rPr>
          <w:fldChar w:fldCharType="separate"/>
        </w:r>
        <w:r>
          <w:rPr>
            <w:noProof/>
            <w:webHidden/>
          </w:rPr>
          <w:t>26</w:t>
        </w:r>
        <w:r>
          <w:rPr>
            <w:noProof/>
            <w:webHidden/>
          </w:rPr>
          <w:fldChar w:fldCharType="end"/>
        </w:r>
      </w:hyperlink>
    </w:p>
    <w:p w14:paraId="6A9FE18A" w14:textId="15698FC5"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7" w:history="1">
        <w:r w:rsidRPr="00D7268D">
          <w:rPr>
            <w:rStyle w:val="Hipervnculo"/>
            <w:noProof/>
            <w:lang w:val="es-DO"/>
          </w:rPr>
          <w:t>E01. Informe de Levantamiento de Información</w:t>
        </w:r>
        <w:r>
          <w:rPr>
            <w:noProof/>
            <w:webHidden/>
          </w:rPr>
          <w:tab/>
        </w:r>
        <w:r>
          <w:rPr>
            <w:noProof/>
            <w:webHidden/>
          </w:rPr>
          <w:fldChar w:fldCharType="begin"/>
        </w:r>
        <w:r>
          <w:rPr>
            <w:noProof/>
            <w:webHidden/>
          </w:rPr>
          <w:instrText xml:space="preserve"> PAGEREF _Toc237457007 \h </w:instrText>
        </w:r>
        <w:r>
          <w:rPr>
            <w:noProof/>
            <w:webHidden/>
          </w:rPr>
        </w:r>
        <w:r>
          <w:rPr>
            <w:noProof/>
            <w:webHidden/>
          </w:rPr>
          <w:fldChar w:fldCharType="separate"/>
        </w:r>
        <w:r>
          <w:rPr>
            <w:noProof/>
            <w:webHidden/>
          </w:rPr>
          <w:t>26</w:t>
        </w:r>
        <w:r>
          <w:rPr>
            <w:noProof/>
            <w:webHidden/>
          </w:rPr>
          <w:fldChar w:fldCharType="end"/>
        </w:r>
      </w:hyperlink>
    </w:p>
    <w:p w14:paraId="129C63EC" w14:textId="2EF320CA"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8" w:history="1">
        <w:r w:rsidRPr="00D7268D">
          <w:rPr>
            <w:rStyle w:val="Hipervnculo"/>
            <w:noProof/>
            <w:lang w:val="es-DO"/>
          </w:rPr>
          <w:t>E02. Informe de Análisis del Sistema</w:t>
        </w:r>
        <w:r>
          <w:rPr>
            <w:noProof/>
            <w:webHidden/>
          </w:rPr>
          <w:tab/>
        </w:r>
        <w:r>
          <w:rPr>
            <w:noProof/>
            <w:webHidden/>
          </w:rPr>
          <w:fldChar w:fldCharType="begin"/>
        </w:r>
        <w:r>
          <w:rPr>
            <w:noProof/>
            <w:webHidden/>
          </w:rPr>
          <w:instrText xml:space="preserve"> PAGEREF _Toc237457008 \h </w:instrText>
        </w:r>
        <w:r>
          <w:rPr>
            <w:noProof/>
            <w:webHidden/>
          </w:rPr>
        </w:r>
        <w:r>
          <w:rPr>
            <w:noProof/>
            <w:webHidden/>
          </w:rPr>
          <w:fldChar w:fldCharType="separate"/>
        </w:r>
        <w:r>
          <w:rPr>
            <w:noProof/>
            <w:webHidden/>
          </w:rPr>
          <w:t>27</w:t>
        </w:r>
        <w:r>
          <w:rPr>
            <w:noProof/>
            <w:webHidden/>
          </w:rPr>
          <w:fldChar w:fldCharType="end"/>
        </w:r>
      </w:hyperlink>
    </w:p>
    <w:p w14:paraId="14B200B8" w14:textId="17DE6D6C"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09" w:history="1">
        <w:r w:rsidRPr="00D7268D">
          <w:rPr>
            <w:rStyle w:val="Hipervnculo"/>
            <w:noProof/>
            <w:lang w:val="es-DO"/>
          </w:rPr>
          <w:t>E03. Prototipo No Funcional</w:t>
        </w:r>
        <w:r>
          <w:rPr>
            <w:noProof/>
            <w:webHidden/>
          </w:rPr>
          <w:tab/>
        </w:r>
        <w:r>
          <w:rPr>
            <w:noProof/>
            <w:webHidden/>
          </w:rPr>
          <w:fldChar w:fldCharType="begin"/>
        </w:r>
        <w:r>
          <w:rPr>
            <w:noProof/>
            <w:webHidden/>
          </w:rPr>
          <w:instrText xml:space="preserve"> PAGEREF _Toc237457009 \h </w:instrText>
        </w:r>
        <w:r>
          <w:rPr>
            <w:noProof/>
            <w:webHidden/>
          </w:rPr>
        </w:r>
        <w:r>
          <w:rPr>
            <w:noProof/>
            <w:webHidden/>
          </w:rPr>
          <w:fldChar w:fldCharType="separate"/>
        </w:r>
        <w:r>
          <w:rPr>
            <w:noProof/>
            <w:webHidden/>
          </w:rPr>
          <w:t>27</w:t>
        </w:r>
        <w:r>
          <w:rPr>
            <w:noProof/>
            <w:webHidden/>
          </w:rPr>
          <w:fldChar w:fldCharType="end"/>
        </w:r>
      </w:hyperlink>
    </w:p>
    <w:p w14:paraId="0BD25E3A" w14:textId="06A1F788"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0" w:history="1">
        <w:r w:rsidRPr="00D7268D">
          <w:rPr>
            <w:rStyle w:val="Hipervnculo"/>
            <w:noProof/>
            <w:lang w:val="es-DO"/>
          </w:rPr>
          <w:t>E04. Prototipo Funcional</w:t>
        </w:r>
        <w:r>
          <w:rPr>
            <w:noProof/>
            <w:webHidden/>
          </w:rPr>
          <w:tab/>
        </w:r>
        <w:r>
          <w:rPr>
            <w:noProof/>
            <w:webHidden/>
          </w:rPr>
          <w:fldChar w:fldCharType="begin"/>
        </w:r>
        <w:r>
          <w:rPr>
            <w:noProof/>
            <w:webHidden/>
          </w:rPr>
          <w:instrText xml:space="preserve"> PAGEREF _Toc237457010 \h </w:instrText>
        </w:r>
        <w:r>
          <w:rPr>
            <w:noProof/>
            <w:webHidden/>
          </w:rPr>
        </w:r>
        <w:r>
          <w:rPr>
            <w:noProof/>
            <w:webHidden/>
          </w:rPr>
          <w:fldChar w:fldCharType="separate"/>
        </w:r>
        <w:r>
          <w:rPr>
            <w:noProof/>
            <w:webHidden/>
          </w:rPr>
          <w:t>27</w:t>
        </w:r>
        <w:r>
          <w:rPr>
            <w:noProof/>
            <w:webHidden/>
          </w:rPr>
          <w:fldChar w:fldCharType="end"/>
        </w:r>
      </w:hyperlink>
    </w:p>
    <w:p w14:paraId="20758035" w14:textId="727CCE14"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1" w:history="1">
        <w:r w:rsidRPr="00D7268D">
          <w:rPr>
            <w:rStyle w:val="Hipervnculo"/>
            <w:noProof/>
            <w:lang w:val="es-DO"/>
          </w:rPr>
          <w:t>E05. Sistema Integrado y Validado</w:t>
        </w:r>
        <w:r>
          <w:rPr>
            <w:noProof/>
            <w:webHidden/>
          </w:rPr>
          <w:tab/>
        </w:r>
        <w:r>
          <w:rPr>
            <w:noProof/>
            <w:webHidden/>
          </w:rPr>
          <w:fldChar w:fldCharType="begin"/>
        </w:r>
        <w:r>
          <w:rPr>
            <w:noProof/>
            <w:webHidden/>
          </w:rPr>
          <w:instrText xml:space="preserve"> PAGEREF _Toc237457011 \h </w:instrText>
        </w:r>
        <w:r>
          <w:rPr>
            <w:noProof/>
            <w:webHidden/>
          </w:rPr>
        </w:r>
        <w:r>
          <w:rPr>
            <w:noProof/>
            <w:webHidden/>
          </w:rPr>
          <w:fldChar w:fldCharType="separate"/>
        </w:r>
        <w:r>
          <w:rPr>
            <w:noProof/>
            <w:webHidden/>
          </w:rPr>
          <w:t>27</w:t>
        </w:r>
        <w:r>
          <w:rPr>
            <w:noProof/>
            <w:webHidden/>
          </w:rPr>
          <w:fldChar w:fldCharType="end"/>
        </w:r>
      </w:hyperlink>
    </w:p>
    <w:p w14:paraId="56C44061" w14:textId="08B6FB89"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2" w:history="1">
        <w:r w:rsidRPr="00D7268D">
          <w:rPr>
            <w:rStyle w:val="Hipervnculo"/>
            <w:noProof/>
            <w:lang w:val="es-DO"/>
          </w:rPr>
          <w:t>E06. Manual de Usuario</w:t>
        </w:r>
        <w:r>
          <w:rPr>
            <w:noProof/>
            <w:webHidden/>
          </w:rPr>
          <w:tab/>
        </w:r>
        <w:r>
          <w:rPr>
            <w:noProof/>
            <w:webHidden/>
          </w:rPr>
          <w:fldChar w:fldCharType="begin"/>
        </w:r>
        <w:r>
          <w:rPr>
            <w:noProof/>
            <w:webHidden/>
          </w:rPr>
          <w:instrText xml:space="preserve"> PAGEREF _Toc237457012 \h </w:instrText>
        </w:r>
        <w:r>
          <w:rPr>
            <w:noProof/>
            <w:webHidden/>
          </w:rPr>
        </w:r>
        <w:r>
          <w:rPr>
            <w:noProof/>
            <w:webHidden/>
          </w:rPr>
          <w:fldChar w:fldCharType="separate"/>
        </w:r>
        <w:r>
          <w:rPr>
            <w:noProof/>
            <w:webHidden/>
          </w:rPr>
          <w:t>27</w:t>
        </w:r>
        <w:r>
          <w:rPr>
            <w:noProof/>
            <w:webHidden/>
          </w:rPr>
          <w:fldChar w:fldCharType="end"/>
        </w:r>
      </w:hyperlink>
    </w:p>
    <w:p w14:paraId="41E69BE2" w14:textId="199F9C28"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3" w:history="1">
        <w:r w:rsidRPr="00D7268D">
          <w:rPr>
            <w:rStyle w:val="Hipervnculo"/>
            <w:noProof/>
            <w:lang w:val="es-DO"/>
          </w:rPr>
          <w:t>E07. Manual Técnico</w:t>
        </w:r>
        <w:r>
          <w:rPr>
            <w:noProof/>
            <w:webHidden/>
          </w:rPr>
          <w:tab/>
        </w:r>
        <w:r>
          <w:rPr>
            <w:noProof/>
            <w:webHidden/>
          </w:rPr>
          <w:fldChar w:fldCharType="begin"/>
        </w:r>
        <w:r>
          <w:rPr>
            <w:noProof/>
            <w:webHidden/>
          </w:rPr>
          <w:instrText xml:space="preserve"> PAGEREF _Toc237457013 \h </w:instrText>
        </w:r>
        <w:r>
          <w:rPr>
            <w:noProof/>
            <w:webHidden/>
          </w:rPr>
        </w:r>
        <w:r>
          <w:rPr>
            <w:noProof/>
            <w:webHidden/>
          </w:rPr>
          <w:fldChar w:fldCharType="separate"/>
        </w:r>
        <w:r>
          <w:rPr>
            <w:noProof/>
            <w:webHidden/>
          </w:rPr>
          <w:t>28</w:t>
        </w:r>
        <w:r>
          <w:rPr>
            <w:noProof/>
            <w:webHidden/>
          </w:rPr>
          <w:fldChar w:fldCharType="end"/>
        </w:r>
      </w:hyperlink>
    </w:p>
    <w:p w14:paraId="46F7145A" w14:textId="0FCCC3E2"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4" w:history="1">
        <w:r w:rsidRPr="00D7268D">
          <w:rPr>
            <w:rStyle w:val="Hipervnculo"/>
            <w:noProof/>
            <w:lang w:val="es-DO"/>
          </w:rPr>
          <w:t>E08. Sistema Final Implementado</w:t>
        </w:r>
        <w:r>
          <w:rPr>
            <w:noProof/>
            <w:webHidden/>
          </w:rPr>
          <w:tab/>
        </w:r>
        <w:r>
          <w:rPr>
            <w:noProof/>
            <w:webHidden/>
          </w:rPr>
          <w:fldChar w:fldCharType="begin"/>
        </w:r>
        <w:r>
          <w:rPr>
            <w:noProof/>
            <w:webHidden/>
          </w:rPr>
          <w:instrText xml:space="preserve"> PAGEREF _Toc237457014 \h </w:instrText>
        </w:r>
        <w:r>
          <w:rPr>
            <w:noProof/>
            <w:webHidden/>
          </w:rPr>
        </w:r>
        <w:r>
          <w:rPr>
            <w:noProof/>
            <w:webHidden/>
          </w:rPr>
          <w:fldChar w:fldCharType="separate"/>
        </w:r>
        <w:r>
          <w:rPr>
            <w:noProof/>
            <w:webHidden/>
          </w:rPr>
          <w:t>28</w:t>
        </w:r>
        <w:r>
          <w:rPr>
            <w:noProof/>
            <w:webHidden/>
          </w:rPr>
          <w:fldChar w:fldCharType="end"/>
        </w:r>
      </w:hyperlink>
    </w:p>
    <w:p w14:paraId="0FD4A614" w14:textId="7885E272"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15" w:history="1">
        <w:r w:rsidRPr="00D7268D">
          <w:rPr>
            <w:rStyle w:val="Hipervnculo"/>
            <w:noProof/>
            <w:lang w:val="es-DO"/>
          </w:rPr>
          <w:t>E09. Documento Final del Proyecto</w:t>
        </w:r>
        <w:r>
          <w:rPr>
            <w:noProof/>
            <w:webHidden/>
          </w:rPr>
          <w:tab/>
        </w:r>
        <w:r>
          <w:rPr>
            <w:noProof/>
            <w:webHidden/>
          </w:rPr>
          <w:fldChar w:fldCharType="begin"/>
        </w:r>
        <w:r>
          <w:rPr>
            <w:noProof/>
            <w:webHidden/>
          </w:rPr>
          <w:instrText xml:space="preserve"> PAGEREF _Toc237457015 \h </w:instrText>
        </w:r>
        <w:r>
          <w:rPr>
            <w:noProof/>
            <w:webHidden/>
          </w:rPr>
        </w:r>
        <w:r>
          <w:rPr>
            <w:noProof/>
            <w:webHidden/>
          </w:rPr>
          <w:fldChar w:fldCharType="separate"/>
        </w:r>
        <w:r>
          <w:rPr>
            <w:noProof/>
            <w:webHidden/>
          </w:rPr>
          <w:t>28</w:t>
        </w:r>
        <w:r>
          <w:rPr>
            <w:noProof/>
            <w:webHidden/>
          </w:rPr>
          <w:fldChar w:fldCharType="end"/>
        </w:r>
      </w:hyperlink>
    </w:p>
    <w:p w14:paraId="6BF3F786" w14:textId="04AF8090"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16" w:history="1">
        <w:r w:rsidRPr="00D7268D">
          <w:rPr>
            <w:rStyle w:val="Hipervnculo"/>
            <w:noProof/>
          </w:rPr>
          <w:t>III.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Equipo De Trabajo</w:t>
        </w:r>
        <w:r>
          <w:rPr>
            <w:noProof/>
            <w:webHidden/>
          </w:rPr>
          <w:tab/>
        </w:r>
        <w:r>
          <w:rPr>
            <w:noProof/>
            <w:webHidden/>
          </w:rPr>
          <w:fldChar w:fldCharType="begin"/>
        </w:r>
        <w:r>
          <w:rPr>
            <w:noProof/>
            <w:webHidden/>
          </w:rPr>
          <w:instrText xml:space="preserve"> PAGEREF _Toc237457016 \h </w:instrText>
        </w:r>
        <w:r>
          <w:rPr>
            <w:noProof/>
            <w:webHidden/>
          </w:rPr>
        </w:r>
        <w:r>
          <w:rPr>
            <w:noProof/>
            <w:webHidden/>
          </w:rPr>
          <w:fldChar w:fldCharType="separate"/>
        </w:r>
        <w:r>
          <w:rPr>
            <w:noProof/>
            <w:webHidden/>
          </w:rPr>
          <w:t>28</w:t>
        </w:r>
        <w:r>
          <w:rPr>
            <w:noProof/>
            <w:webHidden/>
          </w:rPr>
          <w:fldChar w:fldCharType="end"/>
        </w:r>
      </w:hyperlink>
    </w:p>
    <w:p w14:paraId="096BBA9B" w14:textId="49ED9F27"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17" w:history="1">
        <w:r w:rsidRPr="00D7268D">
          <w:rPr>
            <w:rStyle w:val="Hipervnculo"/>
            <w:bCs/>
            <w:noProof/>
          </w:rPr>
          <w:t>3.1.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Miembros del proyecto</w:t>
        </w:r>
        <w:r>
          <w:rPr>
            <w:noProof/>
            <w:webHidden/>
          </w:rPr>
          <w:tab/>
        </w:r>
        <w:r>
          <w:rPr>
            <w:noProof/>
            <w:webHidden/>
          </w:rPr>
          <w:fldChar w:fldCharType="begin"/>
        </w:r>
        <w:r>
          <w:rPr>
            <w:noProof/>
            <w:webHidden/>
          </w:rPr>
          <w:instrText xml:space="preserve"> PAGEREF _Toc237457017 \h </w:instrText>
        </w:r>
        <w:r>
          <w:rPr>
            <w:noProof/>
            <w:webHidden/>
          </w:rPr>
        </w:r>
        <w:r>
          <w:rPr>
            <w:noProof/>
            <w:webHidden/>
          </w:rPr>
          <w:fldChar w:fldCharType="separate"/>
        </w:r>
        <w:r>
          <w:rPr>
            <w:noProof/>
            <w:webHidden/>
          </w:rPr>
          <w:t>28</w:t>
        </w:r>
        <w:r>
          <w:rPr>
            <w:noProof/>
            <w:webHidden/>
          </w:rPr>
          <w:fldChar w:fldCharType="end"/>
        </w:r>
      </w:hyperlink>
    </w:p>
    <w:p w14:paraId="45FAF3D6" w14:textId="146799CD" w:rsidR="007613C4" w:rsidRDefault="007613C4" w:rsidP="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18" w:history="1">
        <w:r w:rsidRPr="00D7268D">
          <w:rPr>
            <w:rStyle w:val="Hipervnculo"/>
            <w:bCs/>
            <w:noProof/>
          </w:rPr>
          <w:t>3.2.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Organigrama del proyecto</w:t>
        </w:r>
        <w:r>
          <w:rPr>
            <w:noProof/>
            <w:webHidden/>
          </w:rPr>
          <w:tab/>
        </w:r>
        <w:r>
          <w:rPr>
            <w:noProof/>
            <w:webHidden/>
          </w:rPr>
          <w:fldChar w:fldCharType="begin"/>
        </w:r>
        <w:r>
          <w:rPr>
            <w:noProof/>
            <w:webHidden/>
          </w:rPr>
          <w:instrText xml:space="preserve"> PAGEREF _Toc237457018 \h </w:instrText>
        </w:r>
        <w:r>
          <w:rPr>
            <w:noProof/>
            <w:webHidden/>
          </w:rPr>
        </w:r>
        <w:r>
          <w:rPr>
            <w:noProof/>
            <w:webHidden/>
          </w:rPr>
          <w:fldChar w:fldCharType="separate"/>
        </w:r>
        <w:r>
          <w:rPr>
            <w:noProof/>
            <w:webHidden/>
          </w:rPr>
          <w:t>29</w:t>
        </w:r>
        <w:r>
          <w:rPr>
            <w:noProof/>
            <w:webHidden/>
          </w:rPr>
          <w:fldChar w:fldCharType="end"/>
        </w:r>
      </w:hyperlink>
    </w:p>
    <w:p w14:paraId="47693A39" w14:textId="78CC35F9"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27" w:history="1">
        <w:r w:rsidRPr="00D7268D">
          <w:rPr>
            <w:rStyle w:val="Hipervnculo"/>
            <w:bCs/>
            <w:noProof/>
          </w:rPr>
          <w:t>3.3.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 las funciones y responsabilidades</w:t>
        </w:r>
        <w:r>
          <w:rPr>
            <w:noProof/>
            <w:webHidden/>
          </w:rPr>
          <w:tab/>
        </w:r>
        <w:r>
          <w:rPr>
            <w:noProof/>
            <w:webHidden/>
          </w:rPr>
          <w:fldChar w:fldCharType="begin"/>
        </w:r>
        <w:r>
          <w:rPr>
            <w:noProof/>
            <w:webHidden/>
          </w:rPr>
          <w:instrText xml:space="preserve"> PAGEREF _Toc237457027 \h </w:instrText>
        </w:r>
        <w:r>
          <w:rPr>
            <w:noProof/>
            <w:webHidden/>
          </w:rPr>
        </w:r>
        <w:r>
          <w:rPr>
            <w:noProof/>
            <w:webHidden/>
          </w:rPr>
          <w:fldChar w:fldCharType="separate"/>
        </w:r>
        <w:r>
          <w:rPr>
            <w:noProof/>
            <w:webHidden/>
          </w:rPr>
          <w:t>30</w:t>
        </w:r>
        <w:r>
          <w:rPr>
            <w:noProof/>
            <w:webHidden/>
          </w:rPr>
          <w:fldChar w:fldCharType="end"/>
        </w:r>
      </w:hyperlink>
    </w:p>
    <w:p w14:paraId="2AEB829C" w14:textId="1884EC02"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28" w:history="1">
        <w:r w:rsidRPr="00D7268D">
          <w:rPr>
            <w:rStyle w:val="Hipervnculo"/>
            <w:noProof/>
          </w:rPr>
          <w:t>IV.</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 Los Aspectos Técnicos</w:t>
        </w:r>
        <w:r>
          <w:rPr>
            <w:noProof/>
            <w:webHidden/>
          </w:rPr>
          <w:tab/>
        </w:r>
        <w:r>
          <w:rPr>
            <w:noProof/>
            <w:webHidden/>
          </w:rPr>
          <w:fldChar w:fldCharType="begin"/>
        </w:r>
        <w:r>
          <w:rPr>
            <w:noProof/>
            <w:webHidden/>
          </w:rPr>
          <w:instrText xml:space="preserve"> PAGEREF _Toc237457028 \h </w:instrText>
        </w:r>
        <w:r>
          <w:rPr>
            <w:noProof/>
            <w:webHidden/>
          </w:rPr>
        </w:r>
        <w:r>
          <w:rPr>
            <w:noProof/>
            <w:webHidden/>
          </w:rPr>
          <w:fldChar w:fldCharType="separate"/>
        </w:r>
        <w:r>
          <w:rPr>
            <w:noProof/>
            <w:webHidden/>
          </w:rPr>
          <w:t>31</w:t>
        </w:r>
        <w:r>
          <w:rPr>
            <w:noProof/>
            <w:webHidden/>
          </w:rPr>
          <w:fldChar w:fldCharType="end"/>
        </w:r>
      </w:hyperlink>
    </w:p>
    <w:p w14:paraId="27FE75B6" w14:textId="5729DD3D"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29" w:history="1">
        <w:r w:rsidRPr="00D7268D">
          <w:rPr>
            <w:rStyle w:val="Hipervnculo"/>
            <w:bCs/>
            <w:noProof/>
          </w:rPr>
          <w:t>4.1.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Requerimientos de hardware</w:t>
        </w:r>
        <w:r>
          <w:rPr>
            <w:noProof/>
            <w:webHidden/>
          </w:rPr>
          <w:tab/>
        </w:r>
        <w:r>
          <w:rPr>
            <w:noProof/>
            <w:webHidden/>
          </w:rPr>
          <w:fldChar w:fldCharType="begin"/>
        </w:r>
        <w:r>
          <w:rPr>
            <w:noProof/>
            <w:webHidden/>
          </w:rPr>
          <w:instrText xml:space="preserve"> PAGEREF _Toc237457029 \h </w:instrText>
        </w:r>
        <w:r>
          <w:rPr>
            <w:noProof/>
            <w:webHidden/>
          </w:rPr>
        </w:r>
        <w:r>
          <w:rPr>
            <w:noProof/>
            <w:webHidden/>
          </w:rPr>
          <w:fldChar w:fldCharType="separate"/>
        </w:r>
        <w:r>
          <w:rPr>
            <w:noProof/>
            <w:webHidden/>
          </w:rPr>
          <w:t>31</w:t>
        </w:r>
        <w:r>
          <w:rPr>
            <w:noProof/>
            <w:webHidden/>
          </w:rPr>
          <w:fldChar w:fldCharType="end"/>
        </w:r>
      </w:hyperlink>
    </w:p>
    <w:p w14:paraId="67F69531" w14:textId="70C87C8A"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0" w:history="1">
        <w:r w:rsidRPr="00D7268D">
          <w:rPr>
            <w:rStyle w:val="Hipervnculo"/>
            <w:bCs/>
            <w:noProof/>
          </w:rPr>
          <w:t>4.2.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Requerimientos de software</w:t>
        </w:r>
        <w:r>
          <w:rPr>
            <w:noProof/>
            <w:webHidden/>
          </w:rPr>
          <w:tab/>
        </w:r>
        <w:r>
          <w:rPr>
            <w:noProof/>
            <w:webHidden/>
          </w:rPr>
          <w:fldChar w:fldCharType="begin"/>
        </w:r>
        <w:r>
          <w:rPr>
            <w:noProof/>
            <w:webHidden/>
          </w:rPr>
          <w:instrText xml:space="preserve"> PAGEREF _Toc237457030 \h </w:instrText>
        </w:r>
        <w:r>
          <w:rPr>
            <w:noProof/>
            <w:webHidden/>
          </w:rPr>
        </w:r>
        <w:r>
          <w:rPr>
            <w:noProof/>
            <w:webHidden/>
          </w:rPr>
          <w:fldChar w:fldCharType="separate"/>
        </w:r>
        <w:r>
          <w:rPr>
            <w:noProof/>
            <w:webHidden/>
          </w:rPr>
          <w:t>32</w:t>
        </w:r>
        <w:r>
          <w:rPr>
            <w:noProof/>
            <w:webHidden/>
          </w:rPr>
          <w:fldChar w:fldCharType="end"/>
        </w:r>
      </w:hyperlink>
    </w:p>
    <w:p w14:paraId="79C65CFA" w14:textId="0A72CEC1"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1" w:history="1">
        <w:r w:rsidRPr="00D7268D">
          <w:rPr>
            <w:rStyle w:val="Hipervnculo"/>
            <w:bCs/>
            <w:noProof/>
          </w:rPr>
          <w:t>4.3.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Arquitectura técnica del proyecto.</w:t>
        </w:r>
        <w:r>
          <w:rPr>
            <w:noProof/>
            <w:webHidden/>
          </w:rPr>
          <w:tab/>
        </w:r>
        <w:r>
          <w:rPr>
            <w:noProof/>
            <w:webHidden/>
          </w:rPr>
          <w:fldChar w:fldCharType="begin"/>
        </w:r>
        <w:r>
          <w:rPr>
            <w:noProof/>
            <w:webHidden/>
          </w:rPr>
          <w:instrText xml:space="preserve"> PAGEREF _Toc237457031 \h </w:instrText>
        </w:r>
        <w:r>
          <w:rPr>
            <w:noProof/>
            <w:webHidden/>
          </w:rPr>
        </w:r>
        <w:r>
          <w:rPr>
            <w:noProof/>
            <w:webHidden/>
          </w:rPr>
          <w:fldChar w:fldCharType="separate"/>
        </w:r>
        <w:r>
          <w:rPr>
            <w:noProof/>
            <w:webHidden/>
          </w:rPr>
          <w:t>33</w:t>
        </w:r>
        <w:r>
          <w:rPr>
            <w:noProof/>
            <w:webHidden/>
          </w:rPr>
          <w:fldChar w:fldCharType="end"/>
        </w:r>
      </w:hyperlink>
    </w:p>
    <w:p w14:paraId="49E9DD67" w14:textId="4CDFAD01" w:rsidR="007613C4" w:rsidRDefault="007613C4">
      <w:pPr>
        <w:pStyle w:val="TDC3"/>
        <w:tabs>
          <w:tab w:val="left" w:pos="2672"/>
          <w:tab w:val="right" w:leader="dot" w:pos="9372"/>
        </w:tabs>
        <w:rPr>
          <w:rFonts w:asciiTheme="minorHAnsi" w:eastAsiaTheme="minorEastAsia" w:hAnsiTheme="minorHAnsi"/>
          <w:noProof/>
          <w:kern w:val="2"/>
          <w:sz w:val="24"/>
          <w:szCs w:val="24"/>
          <w:lang w:val="es-DO" w:eastAsia="es-DO"/>
          <w14:ligatures w14:val="standardContextual"/>
        </w:rPr>
      </w:pPr>
      <w:hyperlink w:anchor="_Toc237457032" w:history="1">
        <w:r w:rsidRPr="00D7268D">
          <w:rPr>
            <w:rStyle w:val="Hipervnculo"/>
            <w:rFonts w:cs="Arial"/>
            <w:noProof/>
          </w:rPr>
          <w:t>4.3.1.</w:t>
        </w:r>
        <w:r>
          <w:rPr>
            <w:rFonts w:asciiTheme="minorHAnsi" w:eastAsiaTheme="minorEastAsia" w:hAnsiTheme="minorHAnsi"/>
            <w:noProof/>
            <w:kern w:val="2"/>
            <w:sz w:val="24"/>
            <w:szCs w:val="24"/>
            <w:lang w:val="es-DO" w:eastAsia="es-DO"/>
            <w14:ligatures w14:val="standardContextual"/>
          </w:rPr>
          <w:tab/>
        </w:r>
        <w:r w:rsidRPr="00D7268D">
          <w:rPr>
            <w:rStyle w:val="Hipervnculo"/>
            <w:rFonts w:cs="Arial"/>
            <w:bCs/>
            <w:noProof/>
          </w:rPr>
          <w:t>Diseño de la conexión de la Red</w:t>
        </w:r>
        <w:r>
          <w:rPr>
            <w:noProof/>
            <w:webHidden/>
          </w:rPr>
          <w:tab/>
        </w:r>
        <w:r>
          <w:rPr>
            <w:noProof/>
            <w:webHidden/>
          </w:rPr>
          <w:fldChar w:fldCharType="begin"/>
        </w:r>
        <w:r>
          <w:rPr>
            <w:noProof/>
            <w:webHidden/>
          </w:rPr>
          <w:instrText xml:space="preserve"> PAGEREF _Toc237457032 \h </w:instrText>
        </w:r>
        <w:r>
          <w:rPr>
            <w:noProof/>
            <w:webHidden/>
          </w:rPr>
        </w:r>
        <w:r>
          <w:rPr>
            <w:noProof/>
            <w:webHidden/>
          </w:rPr>
          <w:fldChar w:fldCharType="separate"/>
        </w:r>
        <w:r>
          <w:rPr>
            <w:noProof/>
            <w:webHidden/>
          </w:rPr>
          <w:t>33</w:t>
        </w:r>
        <w:r>
          <w:rPr>
            <w:noProof/>
            <w:webHidden/>
          </w:rPr>
          <w:fldChar w:fldCharType="end"/>
        </w:r>
      </w:hyperlink>
    </w:p>
    <w:p w14:paraId="2BDF988D" w14:textId="6F05A779" w:rsidR="007613C4" w:rsidRDefault="007613C4">
      <w:pPr>
        <w:pStyle w:val="TDC3"/>
        <w:tabs>
          <w:tab w:val="left" w:pos="2672"/>
          <w:tab w:val="right" w:leader="dot" w:pos="9372"/>
        </w:tabs>
        <w:rPr>
          <w:rFonts w:asciiTheme="minorHAnsi" w:eastAsiaTheme="minorEastAsia" w:hAnsiTheme="minorHAnsi"/>
          <w:noProof/>
          <w:kern w:val="2"/>
          <w:sz w:val="24"/>
          <w:szCs w:val="24"/>
          <w:lang w:val="es-DO" w:eastAsia="es-DO"/>
          <w14:ligatures w14:val="standardContextual"/>
        </w:rPr>
      </w:pPr>
      <w:hyperlink w:anchor="_Toc237457033" w:history="1">
        <w:r w:rsidRPr="00D7268D">
          <w:rPr>
            <w:rStyle w:val="Hipervnculo"/>
            <w:rFonts w:cs="Arial"/>
            <w:noProof/>
          </w:rPr>
          <w:t>4.3.2.</w:t>
        </w:r>
        <w:r>
          <w:rPr>
            <w:rFonts w:asciiTheme="minorHAnsi" w:eastAsiaTheme="minorEastAsia" w:hAnsiTheme="minorHAnsi"/>
            <w:noProof/>
            <w:kern w:val="2"/>
            <w:sz w:val="24"/>
            <w:szCs w:val="24"/>
            <w:lang w:val="es-DO" w:eastAsia="es-DO"/>
            <w14:ligatures w14:val="standardContextual"/>
          </w:rPr>
          <w:tab/>
        </w:r>
        <w:r w:rsidRPr="00D7268D">
          <w:rPr>
            <w:rStyle w:val="Hipervnculo"/>
            <w:rFonts w:cs="Arial"/>
            <w:bCs/>
            <w:noProof/>
          </w:rPr>
          <w:t>Infraestructura de los servidores</w:t>
        </w:r>
        <w:r>
          <w:rPr>
            <w:noProof/>
            <w:webHidden/>
          </w:rPr>
          <w:tab/>
        </w:r>
        <w:r>
          <w:rPr>
            <w:noProof/>
            <w:webHidden/>
          </w:rPr>
          <w:fldChar w:fldCharType="begin"/>
        </w:r>
        <w:r>
          <w:rPr>
            <w:noProof/>
            <w:webHidden/>
          </w:rPr>
          <w:instrText xml:space="preserve"> PAGEREF _Toc237457033 \h </w:instrText>
        </w:r>
        <w:r>
          <w:rPr>
            <w:noProof/>
            <w:webHidden/>
          </w:rPr>
        </w:r>
        <w:r>
          <w:rPr>
            <w:noProof/>
            <w:webHidden/>
          </w:rPr>
          <w:fldChar w:fldCharType="separate"/>
        </w:r>
        <w:r>
          <w:rPr>
            <w:noProof/>
            <w:webHidden/>
          </w:rPr>
          <w:t>33</w:t>
        </w:r>
        <w:r>
          <w:rPr>
            <w:noProof/>
            <w:webHidden/>
          </w:rPr>
          <w:fldChar w:fldCharType="end"/>
        </w:r>
      </w:hyperlink>
    </w:p>
    <w:p w14:paraId="3BEC34C9" w14:textId="02EA8983"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4" w:history="1">
        <w:r w:rsidRPr="00D7268D">
          <w:rPr>
            <w:rStyle w:val="Hipervnculo"/>
            <w:noProof/>
          </w:rPr>
          <w:t>4.3.3.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Diseño de conexión a internet</w:t>
        </w:r>
        <w:r>
          <w:rPr>
            <w:noProof/>
            <w:webHidden/>
          </w:rPr>
          <w:tab/>
        </w:r>
        <w:r>
          <w:rPr>
            <w:noProof/>
            <w:webHidden/>
          </w:rPr>
          <w:fldChar w:fldCharType="begin"/>
        </w:r>
        <w:r>
          <w:rPr>
            <w:noProof/>
            <w:webHidden/>
          </w:rPr>
          <w:instrText xml:space="preserve"> PAGEREF _Toc237457034 \h </w:instrText>
        </w:r>
        <w:r>
          <w:rPr>
            <w:noProof/>
            <w:webHidden/>
          </w:rPr>
        </w:r>
        <w:r>
          <w:rPr>
            <w:noProof/>
            <w:webHidden/>
          </w:rPr>
          <w:fldChar w:fldCharType="separate"/>
        </w:r>
        <w:r>
          <w:rPr>
            <w:noProof/>
            <w:webHidden/>
          </w:rPr>
          <w:t>33</w:t>
        </w:r>
        <w:r>
          <w:rPr>
            <w:noProof/>
            <w:webHidden/>
          </w:rPr>
          <w:fldChar w:fldCharType="end"/>
        </w:r>
      </w:hyperlink>
    </w:p>
    <w:p w14:paraId="6FB1DB82" w14:textId="68BA06BD"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5" w:history="1">
        <w:r w:rsidRPr="00D7268D">
          <w:rPr>
            <w:rStyle w:val="Hipervnculo"/>
            <w:noProof/>
          </w:rPr>
          <w:t>4.3.4.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Diagrama de red</w:t>
        </w:r>
        <w:r>
          <w:rPr>
            <w:noProof/>
            <w:webHidden/>
          </w:rPr>
          <w:tab/>
        </w:r>
        <w:r>
          <w:rPr>
            <w:noProof/>
            <w:webHidden/>
          </w:rPr>
          <w:fldChar w:fldCharType="begin"/>
        </w:r>
        <w:r>
          <w:rPr>
            <w:noProof/>
            <w:webHidden/>
          </w:rPr>
          <w:instrText xml:space="preserve"> PAGEREF _Toc237457035 \h </w:instrText>
        </w:r>
        <w:r>
          <w:rPr>
            <w:noProof/>
            <w:webHidden/>
          </w:rPr>
        </w:r>
        <w:r>
          <w:rPr>
            <w:noProof/>
            <w:webHidden/>
          </w:rPr>
          <w:fldChar w:fldCharType="separate"/>
        </w:r>
        <w:r>
          <w:rPr>
            <w:noProof/>
            <w:webHidden/>
          </w:rPr>
          <w:t>34</w:t>
        </w:r>
        <w:r>
          <w:rPr>
            <w:noProof/>
            <w:webHidden/>
          </w:rPr>
          <w:fldChar w:fldCharType="end"/>
        </w:r>
      </w:hyperlink>
    </w:p>
    <w:p w14:paraId="153EF7ED" w14:textId="238F0A57"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6" w:history="1">
        <w:r w:rsidRPr="00D7268D">
          <w:rPr>
            <w:rStyle w:val="Hipervnculo"/>
            <w:noProof/>
          </w:rPr>
          <w:t>V.</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Presupuesto</w:t>
        </w:r>
        <w:r>
          <w:rPr>
            <w:noProof/>
            <w:webHidden/>
          </w:rPr>
          <w:tab/>
        </w:r>
        <w:r>
          <w:rPr>
            <w:noProof/>
            <w:webHidden/>
          </w:rPr>
          <w:fldChar w:fldCharType="begin"/>
        </w:r>
        <w:r>
          <w:rPr>
            <w:noProof/>
            <w:webHidden/>
          </w:rPr>
          <w:instrText xml:space="preserve"> PAGEREF _Toc237457036 \h </w:instrText>
        </w:r>
        <w:r>
          <w:rPr>
            <w:noProof/>
            <w:webHidden/>
          </w:rPr>
        </w:r>
        <w:r>
          <w:rPr>
            <w:noProof/>
            <w:webHidden/>
          </w:rPr>
          <w:fldChar w:fldCharType="separate"/>
        </w:r>
        <w:r>
          <w:rPr>
            <w:noProof/>
            <w:webHidden/>
          </w:rPr>
          <w:t>34</w:t>
        </w:r>
        <w:r>
          <w:rPr>
            <w:noProof/>
            <w:webHidden/>
          </w:rPr>
          <w:fldChar w:fldCharType="end"/>
        </w:r>
      </w:hyperlink>
    </w:p>
    <w:p w14:paraId="2BB9EF94" w14:textId="46587E8D"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7" w:history="1">
        <w:r w:rsidRPr="00D7268D">
          <w:rPr>
            <w:rStyle w:val="Hipervnculo"/>
            <w:bCs/>
            <w:noProof/>
          </w:rPr>
          <w:t>5.1.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Presupuesto de Software</w:t>
        </w:r>
        <w:r>
          <w:rPr>
            <w:noProof/>
            <w:webHidden/>
          </w:rPr>
          <w:tab/>
        </w:r>
        <w:r>
          <w:rPr>
            <w:noProof/>
            <w:webHidden/>
          </w:rPr>
          <w:fldChar w:fldCharType="begin"/>
        </w:r>
        <w:r>
          <w:rPr>
            <w:noProof/>
            <w:webHidden/>
          </w:rPr>
          <w:instrText xml:space="preserve"> PAGEREF _Toc237457037 \h </w:instrText>
        </w:r>
        <w:r>
          <w:rPr>
            <w:noProof/>
            <w:webHidden/>
          </w:rPr>
        </w:r>
        <w:r>
          <w:rPr>
            <w:noProof/>
            <w:webHidden/>
          </w:rPr>
          <w:fldChar w:fldCharType="separate"/>
        </w:r>
        <w:r>
          <w:rPr>
            <w:noProof/>
            <w:webHidden/>
          </w:rPr>
          <w:t>35</w:t>
        </w:r>
        <w:r>
          <w:rPr>
            <w:noProof/>
            <w:webHidden/>
          </w:rPr>
          <w:fldChar w:fldCharType="end"/>
        </w:r>
      </w:hyperlink>
    </w:p>
    <w:p w14:paraId="1728C840" w14:textId="163B3CB1" w:rsidR="007613C4" w:rsidRDefault="007613C4">
      <w:pPr>
        <w:pStyle w:val="TDC3"/>
        <w:tabs>
          <w:tab w:val="left" w:pos="2672"/>
          <w:tab w:val="right" w:leader="dot" w:pos="9372"/>
        </w:tabs>
        <w:rPr>
          <w:rFonts w:asciiTheme="minorHAnsi" w:eastAsiaTheme="minorEastAsia" w:hAnsiTheme="minorHAnsi"/>
          <w:noProof/>
          <w:kern w:val="2"/>
          <w:sz w:val="24"/>
          <w:szCs w:val="24"/>
          <w:lang w:val="es-DO" w:eastAsia="es-DO"/>
          <w14:ligatures w14:val="standardContextual"/>
        </w:rPr>
      </w:pPr>
      <w:hyperlink w:anchor="_Toc237457038" w:history="1">
        <w:r w:rsidRPr="00D7268D">
          <w:rPr>
            <w:rStyle w:val="Hipervnculo"/>
            <w:rFonts w:cs="Arial"/>
            <w:noProof/>
            <w:lang w:val="es-DO"/>
          </w:rPr>
          <w:t>5.1.1.</w:t>
        </w:r>
        <w:r>
          <w:rPr>
            <w:rFonts w:asciiTheme="minorHAnsi" w:eastAsiaTheme="minorEastAsia" w:hAnsiTheme="minorHAnsi"/>
            <w:noProof/>
            <w:kern w:val="2"/>
            <w:sz w:val="24"/>
            <w:szCs w:val="24"/>
            <w:lang w:val="es-DO" w:eastAsia="es-DO"/>
            <w14:ligatures w14:val="standardContextual"/>
          </w:rPr>
          <w:tab/>
        </w:r>
        <w:r w:rsidRPr="00D7268D">
          <w:rPr>
            <w:rStyle w:val="Hipervnculo"/>
            <w:rFonts w:cs="Arial"/>
            <w:bCs/>
            <w:noProof/>
            <w:lang w:val="es-DO"/>
          </w:rPr>
          <w:t>Costos en desarrollo</w:t>
        </w:r>
        <w:r>
          <w:rPr>
            <w:noProof/>
            <w:webHidden/>
          </w:rPr>
          <w:tab/>
        </w:r>
        <w:r>
          <w:rPr>
            <w:noProof/>
            <w:webHidden/>
          </w:rPr>
          <w:fldChar w:fldCharType="begin"/>
        </w:r>
        <w:r>
          <w:rPr>
            <w:noProof/>
            <w:webHidden/>
          </w:rPr>
          <w:instrText xml:space="preserve"> PAGEREF _Toc237457038 \h </w:instrText>
        </w:r>
        <w:r>
          <w:rPr>
            <w:noProof/>
            <w:webHidden/>
          </w:rPr>
        </w:r>
        <w:r>
          <w:rPr>
            <w:noProof/>
            <w:webHidden/>
          </w:rPr>
          <w:fldChar w:fldCharType="separate"/>
        </w:r>
        <w:r>
          <w:rPr>
            <w:noProof/>
            <w:webHidden/>
          </w:rPr>
          <w:t>35</w:t>
        </w:r>
        <w:r>
          <w:rPr>
            <w:noProof/>
            <w:webHidden/>
          </w:rPr>
          <w:fldChar w:fldCharType="end"/>
        </w:r>
      </w:hyperlink>
    </w:p>
    <w:p w14:paraId="1296FDAB" w14:textId="3FF62639"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39" w:history="1">
        <w:r w:rsidRPr="00D7268D">
          <w:rPr>
            <w:rStyle w:val="Hipervnculo"/>
            <w:noProof/>
          </w:rPr>
          <w:t>5.1.2.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Costos en software</w:t>
        </w:r>
        <w:r>
          <w:rPr>
            <w:noProof/>
            <w:webHidden/>
          </w:rPr>
          <w:tab/>
        </w:r>
        <w:r>
          <w:rPr>
            <w:noProof/>
            <w:webHidden/>
          </w:rPr>
          <w:fldChar w:fldCharType="begin"/>
        </w:r>
        <w:r>
          <w:rPr>
            <w:noProof/>
            <w:webHidden/>
          </w:rPr>
          <w:instrText xml:space="preserve"> PAGEREF _Toc237457039 \h </w:instrText>
        </w:r>
        <w:r>
          <w:rPr>
            <w:noProof/>
            <w:webHidden/>
          </w:rPr>
        </w:r>
        <w:r>
          <w:rPr>
            <w:noProof/>
            <w:webHidden/>
          </w:rPr>
          <w:fldChar w:fldCharType="separate"/>
        </w:r>
        <w:r>
          <w:rPr>
            <w:noProof/>
            <w:webHidden/>
          </w:rPr>
          <w:t>36</w:t>
        </w:r>
        <w:r>
          <w:rPr>
            <w:noProof/>
            <w:webHidden/>
          </w:rPr>
          <w:fldChar w:fldCharType="end"/>
        </w:r>
      </w:hyperlink>
    </w:p>
    <w:p w14:paraId="458E485C" w14:textId="6995879A"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0" w:history="1">
        <w:r w:rsidRPr="00D7268D">
          <w:rPr>
            <w:rStyle w:val="Hipervnculo"/>
            <w:bCs/>
            <w:noProof/>
          </w:rPr>
          <w:t>5.2.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Presupuesto de Hardware</w:t>
        </w:r>
        <w:r>
          <w:rPr>
            <w:noProof/>
            <w:webHidden/>
          </w:rPr>
          <w:tab/>
        </w:r>
        <w:r>
          <w:rPr>
            <w:noProof/>
            <w:webHidden/>
          </w:rPr>
          <w:fldChar w:fldCharType="begin"/>
        </w:r>
        <w:r>
          <w:rPr>
            <w:noProof/>
            <w:webHidden/>
          </w:rPr>
          <w:instrText xml:space="preserve"> PAGEREF _Toc237457040 \h </w:instrText>
        </w:r>
        <w:r>
          <w:rPr>
            <w:noProof/>
            <w:webHidden/>
          </w:rPr>
        </w:r>
        <w:r>
          <w:rPr>
            <w:noProof/>
            <w:webHidden/>
          </w:rPr>
          <w:fldChar w:fldCharType="separate"/>
        </w:r>
        <w:r>
          <w:rPr>
            <w:noProof/>
            <w:webHidden/>
          </w:rPr>
          <w:t>37</w:t>
        </w:r>
        <w:r>
          <w:rPr>
            <w:noProof/>
            <w:webHidden/>
          </w:rPr>
          <w:fldChar w:fldCharType="end"/>
        </w:r>
      </w:hyperlink>
    </w:p>
    <w:p w14:paraId="7E7AD6F2" w14:textId="516F3D92"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1" w:history="1">
        <w:r w:rsidRPr="00D7268D">
          <w:rPr>
            <w:rStyle w:val="Hipervnculo"/>
            <w:bCs/>
            <w:noProof/>
          </w:rPr>
          <w:t>5.3.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Oferta al Cliente</w:t>
        </w:r>
        <w:r>
          <w:rPr>
            <w:noProof/>
            <w:webHidden/>
          </w:rPr>
          <w:tab/>
        </w:r>
        <w:r>
          <w:rPr>
            <w:noProof/>
            <w:webHidden/>
          </w:rPr>
          <w:fldChar w:fldCharType="begin"/>
        </w:r>
        <w:r>
          <w:rPr>
            <w:noProof/>
            <w:webHidden/>
          </w:rPr>
          <w:instrText xml:space="preserve"> PAGEREF _Toc237457041 \h </w:instrText>
        </w:r>
        <w:r>
          <w:rPr>
            <w:noProof/>
            <w:webHidden/>
          </w:rPr>
        </w:r>
        <w:r>
          <w:rPr>
            <w:noProof/>
            <w:webHidden/>
          </w:rPr>
          <w:fldChar w:fldCharType="separate"/>
        </w:r>
        <w:r>
          <w:rPr>
            <w:noProof/>
            <w:webHidden/>
          </w:rPr>
          <w:t>38</w:t>
        </w:r>
        <w:r>
          <w:rPr>
            <w:noProof/>
            <w:webHidden/>
          </w:rPr>
          <w:fldChar w:fldCharType="end"/>
        </w:r>
      </w:hyperlink>
    </w:p>
    <w:p w14:paraId="499506D6" w14:textId="305810F7"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2" w:history="1">
        <w:r w:rsidRPr="00D7268D">
          <w:rPr>
            <w:rStyle w:val="Hipervnculo"/>
            <w:noProof/>
          </w:rPr>
          <w:t>5.3.1.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del Producto</w:t>
        </w:r>
        <w:r>
          <w:rPr>
            <w:noProof/>
            <w:webHidden/>
          </w:rPr>
          <w:tab/>
        </w:r>
        <w:r>
          <w:rPr>
            <w:noProof/>
            <w:webHidden/>
          </w:rPr>
          <w:fldChar w:fldCharType="begin"/>
        </w:r>
        <w:r>
          <w:rPr>
            <w:noProof/>
            <w:webHidden/>
          </w:rPr>
          <w:instrText xml:space="preserve"> PAGEREF _Toc237457042 \h </w:instrText>
        </w:r>
        <w:r>
          <w:rPr>
            <w:noProof/>
            <w:webHidden/>
          </w:rPr>
        </w:r>
        <w:r>
          <w:rPr>
            <w:noProof/>
            <w:webHidden/>
          </w:rPr>
          <w:fldChar w:fldCharType="separate"/>
        </w:r>
        <w:r>
          <w:rPr>
            <w:noProof/>
            <w:webHidden/>
          </w:rPr>
          <w:t>38</w:t>
        </w:r>
        <w:r>
          <w:rPr>
            <w:noProof/>
            <w:webHidden/>
          </w:rPr>
          <w:fldChar w:fldCharType="end"/>
        </w:r>
      </w:hyperlink>
    </w:p>
    <w:p w14:paraId="75342292" w14:textId="4A815D0A"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3" w:history="1">
        <w:r w:rsidRPr="00D7268D">
          <w:rPr>
            <w:rStyle w:val="Hipervnculo"/>
            <w:noProof/>
          </w:rPr>
          <w:t>5.3.2.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Costo Total del Proyecto</w:t>
        </w:r>
        <w:r>
          <w:rPr>
            <w:noProof/>
            <w:webHidden/>
          </w:rPr>
          <w:tab/>
        </w:r>
        <w:r>
          <w:rPr>
            <w:noProof/>
            <w:webHidden/>
          </w:rPr>
          <w:fldChar w:fldCharType="begin"/>
        </w:r>
        <w:r>
          <w:rPr>
            <w:noProof/>
            <w:webHidden/>
          </w:rPr>
          <w:instrText xml:space="preserve"> PAGEREF _Toc237457043 \h </w:instrText>
        </w:r>
        <w:r>
          <w:rPr>
            <w:noProof/>
            <w:webHidden/>
          </w:rPr>
        </w:r>
        <w:r>
          <w:rPr>
            <w:noProof/>
            <w:webHidden/>
          </w:rPr>
          <w:fldChar w:fldCharType="separate"/>
        </w:r>
        <w:r>
          <w:rPr>
            <w:noProof/>
            <w:webHidden/>
          </w:rPr>
          <w:t>38</w:t>
        </w:r>
        <w:r>
          <w:rPr>
            <w:noProof/>
            <w:webHidden/>
          </w:rPr>
          <w:fldChar w:fldCharType="end"/>
        </w:r>
      </w:hyperlink>
    </w:p>
    <w:p w14:paraId="6C1F2B47" w14:textId="76F9B447"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4" w:history="1">
        <w:r w:rsidRPr="00D7268D">
          <w:rPr>
            <w:rStyle w:val="Hipervnculo"/>
            <w:noProof/>
          </w:rPr>
          <w:t>VI.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Lista De Actividades.</w:t>
        </w:r>
        <w:r>
          <w:rPr>
            <w:noProof/>
            <w:webHidden/>
          </w:rPr>
          <w:tab/>
        </w:r>
        <w:r>
          <w:rPr>
            <w:noProof/>
            <w:webHidden/>
          </w:rPr>
          <w:fldChar w:fldCharType="begin"/>
        </w:r>
        <w:r>
          <w:rPr>
            <w:noProof/>
            <w:webHidden/>
          </w:rPr>
          <w:instrText xml:space="preserve"> PAGEREF _Toc237457044 \h </w:instrText>
        </w:r>
        <w:r>
          <w:rPr>
            <w:noProof/>
            <w:webHidden/>
          </w:rPr>
        </w:r>
        <w:r>
          <w:rPr>
            <w:noProof/>
            <w:webHidden/>
          </w:rPr>
          <w:fldChar w:fldCharType="separate"/>
        </w:r>
        <w:r>
          <w:rPr>
            <w:noProof/>
            <w:webHidden/>
          </w:rPr>
          <w:t>39</w:t>
        </w:r>
        <w:r>
          <w:rPr>
            <w:noProof/>
            <w:webHidden/>
          </w:rPr>
          <w:fldChar w:fldCharType="end"/>
        </w:r>
      </w:hyperlink>
    </w:p>
    <w:p w14:paraId="02CC46E5" w14:textId="048BD7C9"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5" w:history="1">
        <w:r w:rsidRPr="00D7268D">
          <w:rPr>
            <w:rStyle w:val="Hipervnculo"/>
            <w:bCs/>
            <w:noProof/>
          </w:rPr>
          <w:t>6.1.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Levantamiento de Información</w:t>
        </w:r>
        <w:r>
          <w:rPr>
            <w:noProof/>
            <w:webHidden/>
          </w:rPr>
          <w:tab/>
        </w:r>
        <w:r>
          <w:rPr>
            <w:noProof/>
            <w:webHidden/>
          </w:rPr>
          <w:fldChar w:fldCharType="begin"/>
        </w:r>
        <w:r>
          <w:rPr>
            <w:noProof/>
            <w:webHidden/>
          </w:rPr>
          <w:instrText xml:space="preserve"> PAGEREF _Toc237457045 \h </w:instrText>
        </w:r>
        <w:r>
          <w:rPr>
            <w:noProof/>
            <w:webHidden/>
          </w:rPr>
        </w:r>
        <w:r>
          <w:rPr>
            <w:noProof/>
            <w:webHidden/>
          </w:rPr>
          <w:fldChar w:fldCharType="separate"/>
        </w:r>
        <w:r>
          <w:rPr>
            <w:noProof/>
            <w:webHidden/>
          </w:rPr>
          <w:t>39</w:t>
        </w:r>
        <w:r>
          <w:rPr>
            <w:noProof/>
            <w:webHidden/>
          </w:rPr>
          <w:fldChar w:fldCharType="end"/>
        </w:r>
      </w:hyperlink>
    </w:p>
    <w:p w14:paraId="71C87BA8" w14:textId="0C5B5E95"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6" w:history="1">
        <w:r w:rsidRPr="00D7268D">
          <w:rPr>
            <w:rStyle w:val="Hipervnculo"/>
            <w:bCs/>
            <w:noProof/>
          </w:rPr>
          <w:t>6.2.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Análisis del Sistema</w:t>
        </w:r>
        <w:r>
          <w:rPr>
            <w:noProof/>
            <w:webHidden/>
          </w:rPr>
          <w:tab/>
        </w:r>
        <w:r>
          <w:rPr>
            <w:noProof/>
            <w:webHidden/>
          </w:rPr>
          <w:fldChar w:fldCharType="begin"/>
        </w:r>
        <w:r>
          <w:rPr>
            <w:noProof/>
            <w:webHidden/>
          </w:rPr>
          <w:instrText xml:space="preserve"> PAGEREF _Toc237457046 \h </w:instrText>
        </w:r>
        <w:r>
          <w:rPr>
            <w:noProof/>
            <w:webHidden/>
          </w:rPr>
        </w:r>
        <w:r>
          <w:rPr>
            <w:noProof/>
            <w:webHidden/>
          </w:rPr>
          <w:fldChar w:fldCharType="separate"/>
        </w:r>
        <w:r>
          <w:rPr>
            <w:noProof/>
            <w:webHidden/>
          </w:rPr>
          <w:t>39</w:t>
        </w:r>
        <w:r>
          <w:rPr>
            <w:noProof/>
            <w:webHidden/>
          </w:rPr>
          <w:fldChar w:fldCharType="end"/>
        </w:r>
      </w:hyperlink>
    </w:p>
    <w:p w14:paraId="333CCC47" w14:textId="72AE94A0"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7" w:history="1">
        <w:r w:rsidRPr="00D7268D">
          <w:rPr>
            <w:rStyle w:val="Hipervnculo"/>
            <w:bCs/>
            <w:noProof/>
          </w:rPr>
          <w:t>6.3.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Análisis del Sistema Propuesto</w:t>
        </w:r>
        <w:r>
          <w:rPr>
            <w:noProof/>
            <w:webHidden/>
          </w:rPr>
          <w:tab/>
        </w:r>
        <w:r>
          <w:rPr>
            <w:noProof/>
            <w:webHidden/>
          </w:rPr>
          <w:fldChar w:fldCharType="begin"/>
        </w:r>
        <w:r>
          <w:rPr>
            <w:noProof/>
            <w:webHidden/>
          </w:rPr>
          <w:instrText xml:space="preserve"> PAGEREF _Toc237457047 \h </w:instrText>
        </w:r>
        <w:r>
          <w:rPr>
            <w:noProof/>
            <w:webHidden/>
          </w:rPr>
        </w:r>
        <w:r>
          <w:rPr>
            <w:noProof/>
            <w:webHidden/>
          </w:rPr>
          <w:fldChar w:fldCharType="separate"/>
        </w:r>
        <w:r>
          <w:rPr>
            <w:noProof/>
            <w:webHidden/>
          </w:rPr>
          <w:t>40</w:t>
        </w:r>
        <w:r>
          <w:rPr>
            <w:noProof/>
            <w:webHidden/>
          </w:rPr>
          <w:fldChar w:fldCharType="end"/>
        </w:r>
      </w:hyperlink>
    </w:p>
    <w:p w14:paraId="3E758E18" w14:textId="4EE64F1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8" w:history="1">
        <w:r w:rsidRPr="00D7268D">
          <w:rPr>
            <w:rStyle w:val="Hipervnculo"/>
            <w:bCs/>
            <w:noProof/>
          </w:rPr>
          <w:t>6.4.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Diseño del Sistema</w:t>
        </w:r>
        <w:r>
          <w:rPr>
            <w:noProof/>
            <w:webHidden/>
          </w:rPr>
          <w:tab/>
        </w:r>
        <w:r>
          <w:rPr>
            <w:noProof/>
            <w:webHidden/>
          </w:rPr>
          <w:fldChar w:fldCharType="begin"/>
        </w:r>
        <w:r>
          <w:rPr>
            <w:noProof/>
            <w:webHidden/>
          </w:rPr>
          <w:instrText xml:space="preserve"> PAGEREF _Toc237457048 \h </w:instrText>
        </w:r>
        <w:r>
          <w:rPr>
            <w:noProof/>
            <w:webHidden/>
          </w:rPr>
        </w:r>
        <w:r>
          <w:rPr>
            <w:noProof/>
            <w:webHidden/>
          </w:rPr>
          <w:fldChar w:fldCharType="separate"/>
        </w:r>
        <w:r>
          <w:rPr>
            <w:noProof/>
            <w:webHidden/>
          </w:rPr>
          <w:t>41</w:t>
        </w:r>
        <w:r>
          <w:rPr>
            <w:noProof/>
            <w:webHidden/>
          </w:rPr>
          <w:fldChar w:fldCharType="end"/>
        </w:r>
      </w:hyperlink>
    </w:p>
    <w:p w14:paraId="3ED90171" w14:textId="4BB061D2"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49" w:history="1">
        <w:r w:rsidRPr="00D7268D">
          <w:rPr>
            <w:rStyle w:val="Hipervnculo"/>
            <w:bCs/>
            <w:noProof/>
          </w:rPr>
          <w:t>6.5.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Desarrollo del Sistema</w:t>
        </w:r>
        <w:r>
          <w:rPr>
            <w:noProof/>
            <w:webHidden/>
          </w:rPr>
          <w:tab/>
        </w:r>
        <w:r>
          <w:rPr>
            <w:noProof/>
            <w:webHidden/>
          </w:rPr>
          <w:fldChar w:fldCharType="begin"/>
        </w:r>
        <w:r>
          <w:rPr>
            <w:noProof/>
            <w:webHidden/>
          </w:rPr>
          <w:instrText xml:space="preserve"> PAGEREF _Toc237457049 \h </w:instrText>
        </w:r>
        <w:r>
          <w:rPr>
            <w:noProof/>
            <w:webHidden/>
          </w:rPr>
        </w:r>
        <w:r>
          <w:rPr>
            <w:noProof/>
            <w:webHidden/>
          </w:rPr>
          <w:fldChar w:fldCharType="separate"/>
        </w:r>
        <w:r>
          <w:rPr>
            <w:noProof/>
            <w:webHidden/>
          </w:rPr>
          <w:t>41</w:t>
        </w:r>
        <w:r>
          <w:rPr>
            <w:noProof/>
            <w:webHidden/>
          </w:rPr>
          <w:fldChar w:fldCharType="end"/>
        </w:r>
      </w:hyperlink>
    </w:p>
    <w:p w14:paraId="261913E9" w14:textId="1408E44D"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0" w:history="1">
        <w:r w:rsidRPr="00D7268D">
          <w:rPr>
            <w:rStyle w:val="Hipervnculo"/>
            <w:bCs/>
            <w:noProof/>
          </w:rPr>
          <w:t>6.6.</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Pruebas y Validación</w:t>
        </w:r>
        <w:r>
          <w:rPr>
            <w:noProof/>
            <w:webHidden/>
          </w:rPr>
          <w:tab/>
        </w:r>
        <w:r>
          <w:rPr>
            <w:noProof/>
            <w:webHidden/>
          </w:rPr>
          <w:fldChar w:fldCharType="begin"/>
        </w:r>
        <w:r>
          <w:rPr>
            <w:noProof/>
            <w:webHidden/>
          </w:rPr>
          <w:instrText xml:space="preserve"> PAGEREF _Toc237457050 \h </w:instrText>
        </w:r>
        <w:r>
          <w:rPr>
            <w:noProof/>
            <w:webHidden/>
          </w:rPr>
        </w:r>
        <w:r>
          <w:rPr>
            <w:noProof/>
            <w:webHidden/>
          </w:rPr>
          <w:fldChar w:fldCharType="separate"/>
        </w:r>
        <w:r>
          <w:rPr>
            <w:noProof/>
            <w:webHidden/>
          </w:rPr>
          <w:t>42</w:t>
        </w:r>
        <w:r>
          <w:rPr>
            <w:noProof/>
            <w:webHidden/>
          </w:rPr>
          <w:fldChar w:fldCharType="end"/>
        </w:r>
      </w:hyperlink>
    </w:p>
    <w:p w14:paraId="2B1D8C8A" w14:textId="71C24C09"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1" w:history="1">
        <w:r w:rsidRPr="00D7268D">
          <w:rPr>
            <w:rStyle w:val="Hipervnculo"/>
            <w:bCs/>
            <w:noProof/>
          </w:rPr>
          <w:t>6.7.</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Implementación y Documentación</w:t>
        </w:r>
        <w:r>
          <w:rPr>
            <w:noProof/>
            <w:webHidden/>
          </w:rPr>
          <w:tab/>
        </w:r>
        <w:r>
          <w:rPr>
            <w:noProof/>
            <w:webHidden/>
          </w:rPr>
          <w:fldChar w:fldCharType="begin"/>
        </w:r>
        <w:r>
          <w:rPr>
            <w:noProof/>
            <w:webHidden/>
          </w:rPr>
          <w:instrText xml:space="preserve"> PAGEREF _Toc237457051 \h </w:instrText>
        </w:r>
        <w:r>
          <w:rPr>
            <w:noProof/>
            <w:webHidden/>
          </w:rPr>
        </w:r>
        <w:r>
          <w:rPr>
            <w:noProof/>
            <w:webHidden/>
          </w:rPr>
          <w:fldChar w:fldCharType="separate"/>
        </w:r>
        <w:r>
          <w:rPr>
            <w:noProof/>
            <w:webHidden/>
          </w:rPr>
          <w:t>42</w:t>
        </w:r>
        <w:r>
          <w:rPr>
            <w:noProof/>
            <w:webHidden/>
          </w:rPr>
          <w:fldChar w:fldCharType="end"/>
        </w:r>
      </w:hyperlink>
    </w:p>
    <w:p w14:paraId="27A55B22" w14:textId="05E4CF59"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2" w:history="1">
        <w:r w:rsidRPr="00D7268D">
          <w:rPr>
            <w:rStyle w:val="Hipervnculo"/>
            <w:noProof/>
          </w:rPr>
          <w:t>VII.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 Actividades</w:t>
        </w:r>
        <w:r>
          <w:rPr>
            <w:noProof/>
            <w:webHidden/>
          </w:rPr>
          <w:tab/>
        </w:r>
        <w:r>
          <w:rPr>
            <w:noProof/>
            <w:webHidden/>
          </w:rPr>
          <w:fldChar w:fldCharType="begin"/>
        </w:r>
        <w:r>
          <w:rPr>
            <w:noProof/>
            <w:webHidden/>
          </w:rPr>
          <w:instrText xml:space="preserve"> PAGEREF _Toc237457052 \h </w:instrText>
        </w:r>
        <w:r>
          <w:rPr>
            <w:noProof/>
            <w:webHidden/>
          </w:rPr>
        </w:r>
        <w:r>
          <w:rPr>
            <w:noProof/>
            <w:webHidden/>
          </w:rPr>
          <w:fldChar w:fldCharType="separate"/>
        </w:r>
        <w:r>
          <w:rPr>
            <w:noProof/>
            <w:webHidden/>
          </w:rPr>
          <w:t>43</w:t>
        </w:r>
        <w:r>
          <w:rPr>
            <w:noProof/>
            <w:webHidden/>
          </w:rPr>
          <w:fldChar w:fldCharType="end"/>
        </w:r>
      </w:hyperlink>
    </w:p>
    <w:p w14:paraId="0DA5E865" w14:textId="51286F15"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3" w:history="1">
        <w:r w:rsidRPr="00D7268D">
          <w:rPr>
            <w:rStyle w:val="Hipervnculo"/>
            <w:bCs/>
            <w:noProof/>
          </w:rPr>
          <w:t>7.1.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1: Levantamiento de Información</w:t>
        </w:r>
        <w:r>
          <w:rPr>
            <w:noProof/>
            <w:webHidden/>
          </w:rPr>
          <w:tab/>
        </w:r>
        <w:r>
          <w:rPr>
            <w:noProof/>
            <w:webHidden/>
          </w:rPr>
          <w:fldChar w:fldCharType="begin"/>
        </w:r>
        <w:r>
          <w:rPr>
            <w:noProof/>
            <w:webHidden/>
          </w:rPr>
          <w:instrText xml:space="preserve"> PAGEREF _Toc237457053 \h </w:instrText>
        </w:r>
        <w:r>
          <w:rPr>
            <w:noProof/>
            <w:webHidden/>
          </w:rPr>
        </w:r>
        <w:r>
          <w:rPr>
            <w:noProof/>
            <w:webHidden/>
          </w:rPr>
          <w:fldChar w:fldCharType="separate"/>
        </w:r>
        <w:r>
          <w:rPr>
            <w:noProof/>
            <w:webHidden/>
          </w:rPr>
          <w:t>43</w:t>
        </w:r>
        <w:r>
          <w:rPr>
            <w:noProof/>
            <w:webHidden/>
          </w:rPr>
          <w:fldChar w:fldCharType="end"/>
        </w:r>
      </w:hyperlink>
    </w:p>
    <w:p w14:paraId="30D11148" w14:textId="36A812AB"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4" w:history="1">
        <w:r w:rsidRPr="00D7268D">
          <w:rPr>
            <w:rStyle w:val="Hipervnculo"/>
            <w:bCs/>
            <w:noProof/>
          </w:rPr>
          <w:t>7.2.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2: Análisis del Sistema Actual</w:t>
        </w:r>
        <w:r>
          <w:rPr>
            <w:noProof/>
            <w:webHidden/>
          </w:rPr>
          <w:tab/>
        </w:r>
        <w:r>
          <w:rPr>
            <w:noProof/>
            <w:webHidden/>
          </w:rPr>
          <w:fldChar w:fldCharType="begin"/>
        </w:r>
        <w:r>
          <w:rPr>
            <w:noProof/>
            <w:webHidden/>
          </w:rPr>
          <w:instrText xml:space="preserve"> PAGEREF _Toc237457054 \h </w:instrText>
        </w:r>
        <w:r>
          <w:rPr>
            <w:noProof/>
            <w:webHidden/>
          </w:rPr>
        </w:r>
        <w:r>
          <w:rPr>
            <w:noProof/>
            <w:webHidden/>
          </w:rPr>
          <w:fldChar w:fldCharType="separate"/>
        </w:r>
        <w:r>
          <w:rPr>
            <w:noProof/>
            <w:webHidden/>
          </w:rPr>
          <w:t>44</w:t>
        </w:r>
        <w:r>
          <w:rPr>
            <w:noProof/>
            <w:webHidden/>
          </w:rPr>
          <w:fldChar w:fldCharType="end"/>
        </w:r>
      </w:hyperlink>
    </w:p>
    <w:p w14:paraId="5F90BF89" w14:textId="19034154"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5" w:history="1">
        <w:r w:rsidRPr="00D7268D">
          <w:rPr>
            <w:rStyle w:val="Hipervnculo"/>
            <w:bCs/>
            <w:noProof/>
          </w:rPr>
          <w:t>7.3.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3: Estudio de Factibilidad</w:t>
        </w:r>
        <w:r>
          <w:rPr>
            <w:noProof/>
            <w:webHidden/>
          </w:rPr>
          <w:tab/>
        </w:r>
        <w:r>
          <w:rPr>
            <w:noProof/>
            <w:webHidden/>
          </w:rPr>
          <w:fldChar w:fldCharType="begin"/>
        </w:r>
        <w:r>
          <w:rPr>
            <w:noProof/>
            <w:webHidden/>
          </w:rPr>
          <w:instrText xml:space="preserve"> PAGEREF _Toc237457055 \h </w:instrText>
        </w:r>
        <w:r>
          <w:rPr>
            <w:noProof/>
            <w:webHidden/>
          </w:rPr>
        </w:r>
        <w:r>
          <w:rPr>
            <w:noProof/>
            <w:webHidden/>
          </w:rPr>
          <w:fldChar w:fldCharType="separate"/>
        </w:r>
        <w:r>
          <w:rPr>
            <w:noProof/>
            <w:webHidden/>
          </w:rPr>
          <w:t>45</w:t>
        </w:r>
        <w:r>
          <w:rPr>
            <w:noProof/>
            <w:webHidden/>
          </w:rPr>
          <w:fldChar w:fldCharType="end"/>
        </w:r>
      </w:hyperlink>
    </w:p>
    <w:p w14:paraId="4F10D671" w14:textId="4186649F"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6" w:history="1">
        <w:r w:rsidRPr="00D7268D">
          <w:rPr>
            <w:rStyle w:val="Hipervnculo"/>
            <w:bCs/>
            <w:noProof/>
          </w:rPr>
          <w:t>7.4.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4: Análisis del Sistema Propuesto</w:t>
        </w:r>
        <w:r>
          <w:rPr>
            <w:noProof/>
            <w:webHidden/>
          </w:rPr>
          <w:tab/>
        </w:r>
        <w:r>
          <w:rPr>
            <w:noProof/>
            <w:webHidden/>
          </w:rPr>
          <w:fldChar w:fldCharType="begin"/>
        </w:r>
        <w:r>
          <w:rPr>
            <w:noProof/>
            <w:webHidden/>
          </w:rPr>
          <w:instrText xml:space="preserve"> PAGEREF _Toc237457056 \h </w:instrText>
        </w:r>
        <w:r>
          <w:rPr>
            <w:noProof/>
            <w:webHidden/>
          </w:rPr>
        </w:r>
        <w:r>
          <w:rPr>
            <w:noProof/>
            <w:webHidden/>
          </w:rPr>
          <w:fldChar w:fldCharType="separate"/>
        </w:r>
        <w:r>
          <w:rPr>
            <w:noProof/>
            <w:webHidden/>
          </w:rPr>
          <w:t>46</w:t>
        </w:r>
        <w:r>
          <w:rPr>
            <w:noProof/>
            <w:webHidden/>
          </w:rPr>
          <w:fldChar w:fldCharType="end"/>
        </w:r>
      </w:hyperlink>
    </w:p>
    <w:p w14:paraId="53FF8790" w14:textId="2F80227D"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7" w:history="1">
        <w:r w:rsidRPr="00D7268D">
          <w:rPr>
            <w:rStyle w:val="Hipervnculo"/>
            <w:bCs/>
            <w:noProof/>
          </w:rPr>
          <w:t>7.5.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5: Diseño del Sistema</w:t>
        </w:r>
        <w:r>
          <w:rPr>
            <w:noProof/>
            <w:webHidden/>
          </w:rPr>
          <w:tab/>
        </w:r>
        <w:r>
          <w:rPr>
            <w:noProof/>
            <w:webHidden/>
          </w:rPr>
          <w:fldChar w:fldCharType="begin"/>
        </w:r>
        <w:r>
          <w:rPr>
            <w:noProof/>
            <w:webHidden/>
          </w:rPr>
          <w:instrText xml:space="preserve"> PAGEREF _Toc237457057 \h </w:instrText>
        </w:r>
        <w:r>
          <w:rPr>
            <w:noProof/>
            <w:webHidden/>
          </w:rPr>
        </w:r>
        <w:r>
          <w:rPr>
            <w:noProof/>
            <w:webHidden/>
          </w:rPr>
          <w:fldChar w:fldCharType="separate"/>
        </w:r>
        <w:r>
          <w:rPr>
            <w:noProof/>
            <w:webHidden/>
          </w:rPr>
          <w:t>47</w:t>
        </w:r>
        <w:r>
          <w:rPr>
            <w:noProof/>
            <w:webHidden/>
          </w:rPr>
          <w:fldChar w:fldCharType="end"/>
        </w:r>
      </w:hyperlink>
    </w:p>
    <w:p w14:paraId="0D008957" w14:textId="67B2E3CF"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8" w:history="1">
        <w:r w:rsidRPr="00D7268D">
          <w:rPr>
            <w:rStyle w:val="Hipervnculo"/>
            <w:bCs/>
            <w:noProof/>
          </w:rPr>
          <w:t>7.6.</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6: Desarrollo del Sistema</w:t>
        </w:r>
        <w:r>
          <w:rPr>
            <w:noProof/>
            <w:webHidden/>
          </w:rPr>
          <w:tab/>
        </w:r>
        <w:r>
          <w:rPr>
            <w:noProof/>
            <w:webHidden/>
          </w:rPr>
          <w:fldChar w:fldCharType="begin"/>
        </w:r>
        <w:r>
          <w:rPr>
            <w:noProof/>
            <w:webHidden/>
          </w:rPr>
          <w:instrText xml:space="preserve"> PAGEREF _Toc237457058 \h </w:instrText>
        </w:r>
        <w:r>
          <w:rPr>
            <w:noProof/>
            <w:webHidden/>
          </w:rPr>
        </w:r>
        <w:r>
          <w:rPr>
            <w:noProof/>
            <w:webHidden/>
          </w:rPr>
          <w:fldChar w:fldCharType="separate"/>
        </w:r>
        <w:r>
          <w:rPr>
            <w:noProof/>
            <w:webHidden/>
          </w:rPr>
          <w:t>48</w:t>
        </w:r>
        <w:r>
          <w:rPr>
            <w:noProof/>
            <w:webHidden/>
          </w:rPr>
          <w:fldChar w:fldCharType="end"/>
        </w:r>
      </w:hyperlink>
    </w:p>
    <w:p w14:paraId="68A182E7" w14:textId="5A3FCB7B"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59" w:history="1">
        <w:r w:rsidRPr="00D7268D">
          <w:rPr>
            <w:rStyle w:val="Hipervnculo"/>
            <w:bCs/>
            <w:noProof/>
          </w:rPr>
          <w:t>7.7.</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7: Pruebas y Validación</w:t>
        </w:r>
        <w:r>
          <w:rPr>
            <w:noProof/>
            <w:webHidden/>
          </w:rPr>
          <w:tab/>
        </w:r>
        <w:r>
          <w:rPr>
            <w:noProof/>
            <w:webHidden/>
          </w:rPr>
          <w:fldChar w:fldCharType="begin"/>
        </w:r>
        <w:r>
          <w:rPr>
            <w:noProof/>
            <w:webHidden/>
          </w:rPr>
          <w:instrText xml:space="preserve"> PAGEREF _Toc237457059 \h </w:instrText>
        </w:r>
        <w:r>
          <w:rPr>
            <w:noProof/>
            <w:webHidden/>
          </w:rPr>
        </w:r>
        <w:r>
          <w:rPr>
            <w:noProof/>
            <w:webHidden/>
          </w:rPr>
          <w:fldChar w:fldCharType="separate"/>
        </w:r>
        <w:r>
          <w:rPr>
            <w:noProof/>
            <w:webHidden/>
          </w:rPr>
          <w:t>49</w:t>
        </w:r>
        <w:r>
          <w:rPr>
            <w:noProof/>
            <w:webHidden/>
          </w:rPr>
          <w:fldChar w:fldCharType="end"/>
        </w:r>
      </w:hyperlink>
    </w:p>
    <w:p w14:paraId="1727CFE2" w14:textId="057981F7"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0" w:history="1">
        <w:r w:rsidRPr="00D7268D">
          <w:rPr>
            <w:rStyle w:val="Hipervnculo"/>
            <w:bCs/>
            <w:noProof/>
          </w:rPr>
          <w:t>7.8.</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8: Implementación y Documentación</w:t>
        </w:r>
        <w:r>
          <w:rPr>
            <w:noProof/>
            <w:webHidden/>
          </w:rPr>
          <w:tab/>
        </w:r>
        <w:r>
          <w:rPr>
            <w:noProof/>
            <w:webHidden/>
          </w:rPr>
          <w:fldChar w:fldCharType="begin"/>
        </w:r>
        <w:r>
          <w:rPr>
            <w:noProof/>
            <w:webHidden/>
          </w:rPr>
          <w:instrText xml:space="preserve"> PAGEREF _Toc237457060 \h </w:instrText>
        </w:r>
        <w:r>
          <w:rPr>
            <w:noProof/>
            <w:webHidden/>
          </w:rPr>
        </w:r>
        <w:r>
          <w:rPr>
            <w:noProof/>
            <w:webHidden/>
          </w:rPr>
          <w:fldChar w:fldCharType="separate"/>
        </w:r>
        <w:r>
          <w:rPr>
            <w:noProof/>
            <w:webHidden/>
          </w:rPr>
          <w:t>49</w:t>
        </w:r>
        <w:r>
          <w:rPr>
            <w:noProof/>
            <w:webHidden/>
          </w:rPr>
          <w:fldChar w:fldCharType="end"/>
        </w:r>
      </w:hyperlink>
    </w:p>
    <w:p w14:paraId="6D5EBD28" w14:textId="1E1F5959"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1" w:history="1">
        <w:r w:rsidRPr="00D7268D">
          <w:rPr>
            <w:rStyle w:val="Hipervnculo"/>
            <w:noProof/>
          </w:rPr>
          <w:t>VIII.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Matriz De Secuencia</w:t>
        </w:r>
        <w:r>
          <w:rPr>
            <w:noProof/>
            <w:webHidden/>
          </w:rPr>
          <w:tab/>
        </w:r>
        <w:r>
          <w:rPr>
            <w:noProof/>
            <w:webHidden/>
          </w:rPr>
          <w:fldChar w:fldCharType="begin"/>
        </w:r>
        <w:r>
          <w:rPr>
            <w:noProof/>
            <w:webHidden/>
          </w:rPr>
          <w:instrText xml:space="preserve"> PAGEREF _Toc237457061 \h </w:instrText>
        </w:r>
        <w:r>
          <w:rPr>
            <w:noProof/>
            <w:webHidden/>
          </w:rPr>
        </w:r>
        <w:r>
          <w:rPr>
            <w:noProof/>
            <w:webHidden/>
          </w:rPr>
          <w:fldChar w:fldCharType="separate"/>
        </w:r>
        <w:r>
          <w:rPr>
            <w:noProof/>
            <w:webHidden/>
          </w:rPr>
          <w:t>50</w:t>
        </w:r>
        <w:r>
          <w:rPr>
            <w:noProof/>
            <w:webHidden/>
          </w:rPr>
          <w:fldChar w:fldCharType="end"/>
        </w:r>
      </w:hyperlink>
    </w:p>
    <w:p w14:paraId="668BA03D" w14:textId="075C6DEE"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2" w:history="1">
        <w:r w:rsidRPr="00D7268D">
          <w:rPr>
            <w:rStyle w:val="Hipervnculo"/>
            <w:noProof/>
          </w:rPr>
          <w:t>IX.</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Matriz De Tiempo. (tiempo en horas)</w:t>
        </w:r>
        <w:r>
          <w:rPr>
            <w:noProof/>
            <w:webHidden/>
          </w:rPr>
          <w:tab/>
        </w:r>
        <w:r>
          <w:rPr>
            <w:noProof/>
            <w:webHidden/>
          </w:rPr>
          <w:fldChar w:fldCharType="begin"/>
        </w:r>
        <w:r>
          <w:rPr>
            <w:noProof/>
            <w:webHidden/>
          </w:rPr>
          <w:instrText xml:space="preserve"> PAGEREF _Toc237457062 \h </w:instrText>
        </w:r>
        <w:r>
          <w:rPr>
            <w:noProof/>
            <w:webHidden/>
          </w:rPr>
        </w:r>
        <w:r>
          <w:rPr>
            <w:noProof/>
            <w:webHidden/>
          </w:rPr>
          <w:fldChar w:fldCharType="separate"/>
        </w:r>
        <w:r>
          <w:rPr>
            <w:noProof/>
            <w:webHidden/>
          </w:rPr>
          <w:t>51</w:t>
        </w:r>
        <w:r>
          <w:rPr>
            <w:noProof/>
            <w:webHidden/>
          </w:rPr>
          <w:fldChar w:fldCharType="end"/>
        </w:r>
      </w:hyperlink>
    </w:p>
    <w:p w14:paraId="158F35FB" w14:textId="37037853" w:rsidR="007613C4" w:rsidRDefault="007613C4">
      <w:pPr>
        <w:pStyle w:val="TDC1"/>
        <w:tabs>
          <w:tab w:val="left" w:pos="442"/>
          <w:tab w:val="right" w:leader="dot" w:pos="9372"/>
        </w:tabs>
        <w:rPr>
          <w:rFonts w:asciiTheme="minorHAnsi" w:eastAsiaTheme="minorEastAsia" w:hAnsiTheme="minorHAnsi"/>
          <w:noProof/>
          <w:kern w:val="2"/>
          <w:sz w:val="24"/>
          <w:szCs w:val="24"/>
          <w:lang w:val="es-DO" w:eastAsia="es-DO"/>
          <w14:ligatures w14:val="standardContextual"/>
        </w:rPr>
      </w:pPr>
      <w:hyperlink w:anchor="_Toc237457063" w:history="1">
        <w:r w:rsidRPr="00D7268D">
          <w:rPr>
            <w:rStyle w:val="Hipervnculo"/>
            <w:rFonts w:eastAsia="Arial MT" w:hAnsi="Arial MT" w:cs="Arial MT"/>
            <w:noProof/>
            <w:spacing w:val="-5"/>
          </w:rPr>
          <w:t>X.</w:t>
        </w:r>
        <w:r>
          <w:rPr>
            <w:rFonts w:asciiTheme="minorHAnsi" w:eastAsiaTheme="minorEastAsia" w:hAnsiTheme="minorHAnsi"/>
            <w:noProof/>
            <w:kern w:val="2"/>
            <w:sz w:val="24"/>
            <w:szCs w:val="24"/>
            <w:lang w:val="es-DO" w:eastAsia="es-DO"/>
            <w14:ligatures w14:val="standardContextual"/>
          </w:rPr>
          <w:tab/>
          <w:t xml:space="preserve">     </w:t>
        </w:r>
        <w:r w:rsidRPr="00D7268D">
          <w:rPr>
            <w:rStyle w:val="Hipervnculo"/>
            <w:noProof/>
          </w:rPr>
          <w:t>Matriz De Información</w:t>
        </w:r>
        <w:r>
          <w:rPr>
            <w:noProof/>
            <w:webHidden/>
          </w:rPr>
          <w:tab/>
        </w:r>
        <w:r>
          <w:rPr>
            <w:noProof/>
            <w:webHidden/>
          </w:rPr>
          <w:fldChar w:fldCharType="begin"/>
        </w:r>
        <w:r>
          <w:rPr>
            <w:noProof/>
            <w:webHidden/>
          </w:rPr>
          <w:instrText xml:space="preserve"> PAGEREF _Toc237457063 \h </w:instrText>
        </w:r>
        <w:r>
          <w:rPr>
            <w:noProof/>
            <w:webHidden/>
          </w:rPr>
        </w:r>
        <w:r>
          <w:rPr>
            <w:noProof/>
            <w:webHidden/>
          </w:rPr>
          <w:fldChar w:fldCharType="separate"/>
        </w:r>
        <w:r>
          <w:rPr>
            <w:noProof/>
            <w:webHidden/>
          </w:rPr>
          <w:t>51</w:t>
        </w:r>
        <w:r>
          <w:rPr>
            <w:noProof/>
            <w:webHidden/>
          </w:rPr>
          <w:fldChar w:fldCharType="end"/>
        </w:r>
      </w:hyperlink>
    </w:p>
    <w:p w14:paraId="32168E4A" w14:textId="1CC07D8E"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4" w:history="1">
        <w:r w:rsidRPr="00D7268D">
          <w:rPr>
            <w:rStyle w:val="Hipervnculo"/>
            <w:noProof/>
          </w:rPr>
          <w:t>XI.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Matriz De Costos</w:t>
        </w:r>
        <w:r>
          <w:rPr>
            <w:noProof/>
            <w:webHidden/>
          </w:rPr>
          <w:tab/>
        </w:r>
        <w:r>
          <w:rPr>
            <w:noProof/>
            <w:webHidden/>
          </w:rPr>
          <w:fldChar w:fldCharType="begin"/>
        </w:r>
        <w:r>
          <w:rPr>
            <w:noProof/>
            <w:webHidden/>
          </w:rPr>
          <w:instrText xml:space="preserve"> PAGEREF _Toc237457064 \h </w:instrText>
        </w:r>
        <w:r>
          <w:rPr>
            <w:noProof/>
            <w:webHidden/>
          </w:rPr>
        </w:r>
        <w:r>
          <w:rPr>
            <w:noProof/>
            <w:webHidden/>
          </w:rPr>
          <w:fldChar w:fldCharType="separate"/>
        </w:r>
        <w:r>
          <w:rPr>
            <w:noProof/>
            <w:webHidden/>
          </w:rPr>
          <w:t>52</w:t>
        </w:r>
        <w:r>
          <w:rPr>
            <w:noProof/>
            <w:webHidden/>
          </w:rPr>
          <w:fldChar w:fldCharType="end"/>
        </w:r>
      </w:hyperlink>
    </w:p>
    <w:p w14:paraId="265D77E3" w14:textId="74A894D2"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5" w:history="1">
        <w:r w:rsidRPr="00D7268D">
          <w:rPr>
            <w:rStyle w:val="Hipervnculo"/>
            <w:noProof/>
          </w:rPr>
          <w:t>XII.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Matriz De Riesgo</w:t>
        </w:r>
        <w:r>
          <w:rPr>
            <w:noProof/>
            <w:webHidden/>
          </w:rPr>
          <w:tab/>
        </w:r>
        <w:r>
          <w:rPr>
            <w:noProof/>
            <w:webHidden/>
          </w:rPr>
          <w:fldChar w:fldCharType="begin"/>
        </w:r>
        <w:r>
          <w:rPr>
            <w:noProof/>
            <w:webHidden/>
          </w:rPr>
          <w:instrText xml:space="preserve"> PAGEREF _Toc237457065 \h </w:instrText>
        </w:r>
        <w:r>
          <w:rPr>
            <w:noProof/>
            <w:webHidden/>
          </w:rPr>
        </w:r>
        <w:r>
          <w:rPr>
            <w:noProof/>
            <w:webHidden/>
          </w:rPr>
          <w:fldChar w:fldCharType="separate"/>
        </w:r>
        <w:r>
          <w:rPr>
            <w:noProof/>
            <w:webHidden/>
          </w:rPr>
          <w:t>53</w:t>
        </w:r>
        <w:r>
          <w:rPr>
            <w:noProof/>
            <w:webHidden/>
          </w:rPr>
          <w:fldChar w:fldCharType="end"/>
        </w:r>
      </w:hyperlink>
    </w:p>
    <w:p w14:paraId="6ACD127C" w14:textId="0D76D279"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6" w:history="1">
        <w:r w:rsidRPr="00D7268D">
          <w:rPr>
            <w:rStyle w:val="Hipervnculo"/>
            <w:noProof/>
          </w:rPr>
          <w:t>XIII.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Descripción De Las Limitaciones De Recursos</w:t>
        </w:r>
        <w:r>
          <w:rPr>
            <w:noProof/>
            <w:webHidden/>
          </w:rPr>
          <w:tab/>
        </w:r>
        <w:r>
          <w:rPr>
            <w:noProof/>
            <w:webHidden/>
          </w:rPr>
          <w:fldChar w:fldCharType="begin"/>
        </w:r>
        <w:r>
          <w:rPr>
            <w:noProof/>
            <w:webHidden/>
          </w:rPr>
          <w:instrText xml:space="preserve"> PAGEREF _Toc237457066 \h </w:instrText>
        </w:r>
        <w:r>
          <w:rPr>
            <w:noProof/>
            <w:webHidden/>
          </w:rPr>
        </w:r>
        <w:r>
          <w:rPr>
            <w:noProof/>
            <w:webHidden/>
          </w:rPr>
          <w:fldChar w:fldCharType="separate"/>
        </w:r>
        <w:r>
          <w:rPr>
            <w:noProof/>
            <w:webHidden/>
          </w:rPr>
          <w:t>55</w:t>
        </w:r>
        <w:r>
          <w:rPr>
            <w:noProof/>
            <w:webHidden/>
          </w:rPr>
          <w:fldChar w:fldCharType="end"/>
        </w:r>
      </w:hyperlink>
    </w:p>
    <w:p w14:paraId="584B02C6" w14:textId="0069835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7" w:history="1">
        <w:r w:rsidRPr="00D7268D">
          <w:rPr>
            <w:rStyle w:val="Hipervnculo"/>
            <w:bCs/>
            <w:noProof/>
          </w:rPr>
          <w:t>13.1.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Limitaciones de recursos humanos</w:t>
        </w:r>
        <w:r>
          <w:rPr>
            <w:noProof/>
            <w:webHidden/>
          </w:rPr>
          <w:tab/>
        </w:r>
        <w:r>
          <w:rPr>
            <w:noProof/>
            <w:webHidden/>
          </w:rPr>
          <w:fldChar w:fldCharType="begin"/>
        </w:r>
        <w:r>
          <w:rPr>
            <w:noProof/>
            <w:webHidden/>
          </w:rPr>
          <w:instrText xml:space="preserve"> PAGEREF _Toc237457067 \h </w:instrText>
        </w:r>
        <w:r>
          <w:rPr>
            <w:noProof/>
            <w:webHidden/>
          </w:rPr>
        </w:r>
        <w:r>
          <w:rPr>
            <w:noProof/>
            <w:webHidden/>
          </w:rPr>
          <w:fldChar w:fldCharType="separate"/>
        </w:r>
        <w:r>
          <w:rPr>
            <w:noProof/>
            <w:webHidden/>
          </w:rPr>
          <w:t>55</w:t>
        </w:r>
        <w:r>
          <w:rPr>
            <w:noProof/>
            <w:webHidden/>
          </w:rPr>
          <w:fldChar w:fldCharType="end"/>
        </w:r>
      </w:hyperlink>
    </w:p>
    <w:p w14:paraId="50B65D24" w14:textId="3DC3DBBF"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8" w:history="1">
        <w:r w:rsidRPr="00D7268D">
          <w:rPr>
            <w:rStyle w:val="Hipervnculo"/>
            <w:rFonts w:ascii="Segoe UI" w:hAnsi="Segoe UI" w:cs="Segoe UI"/>
            <w:bCs/>
            <w:noProof/>
          </w:rPr>
          <w:t>13.2.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Limitaciones de tiempo</w:t>
        </w:r>
        <w:r>
          <w:rPr>
            <w:noProof/>
            <w:webHidden/>
          </w:rPr>
          <w:tab/>
        </w:r>
        <w:r>
          <w:rPr>
            <w:noProof/>
            <w:webHidden/>
          </w:rPr>
          <w:fldChar w:fldCharType="begin"/>
        </w:r>
        <w:r>
          <w:rPr>
            <w:noProof/>
            <w:webHidden/>
          </w:rPr>
          <w:instrText xml:space="preserve"> PAGEREF _Toc237457068 \h </w:instrText>
        </w:r>
        <w:r>
          <w:rPr>
            <w:noProof/>
            <w:webHidden/>
          </w:rPr>
        </w:r>
        <w:r>
          <w:rPr>
            <w:noProof/>
            <w:webHidden/>
          </w:rPr>
          <w:fldChar w:fldCharType="separate"/>
        </w:r>
        <w:r>
          <w:rPr>
            <w:noProof/>
            <w:webHidden/>
          </w:rPr>
          <w:t>55</w:t>
        </w:r>
        <w:r>
          <w:rPr>
            <w:noProof/>
            <w:webHidden/>
          </w:rPr>
          <w:fldChar w:fldCharType="end"/>
        </w:r>
      </w:hyperlink>
    </w:p>
    <w:p w14:paraId="7F20078A" w14:textId="1E72A0A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69" w:history="1">
        <w:r w:rsidRPr="00D7268D">
          <w:rPr>
            <w:rStyle w:val="Hipervnculo"/>
            <w:rFonts w:ascii="Segoe UI" w:hAnsi="Segoe UI" w:cs="Segoe UI"/>
            <w:bCs/>
            <w:noProof/>
          </w:rPr>
          <w:t>13.3.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Limitaciones económicas</w:t>
        </w:r>
        <w:r>
          <w:rPr>
            <w:noProof/>
            <w:webHidden/>
          </w:rPr>
          <w:tab/>
        </w:r>
        <w:r>
          <w:rPr>
            <w:noProof/>
            <w:webHidden/>
          </w:rPr>
          <w:fldChar w:fldCharType="begin"/>
        </w:r>
        <w:r>
          <w:rPr>
            <w:noProof/>
            <w:webHidden/>
          </w:rPr>
          <w:instrText xml:space="preserve"> PAGEREF _Toc237457069 \h </w:instrText>
        </w:r>
        <w:r>
          <w:rPr>
            <w:noProof/>
            <w:webHidden/>
          </w:rPr>
        </w:r>
        <w:r>
          <w:rPr>
            <w:noProof/>
            <w:webHidden/>
          </w:rPr>
          <w:fldChar w:fldCharType="separate"/>
        </w:r>
        <w:r>
          <w:rPr>
            <w:noProof/>
            <w:webHidden/>
          </w:rPr>
          <w:t>55</w:t>
        </w:r>
        <w:r>
          <w:rPr>
            <w:noProof/>
            <w:webHidden/>
          </w:rPr>
          <w:fldChar w:fldCharType="end"/>
        </w:r>
      </w:hyperlink>
    </w:p>
    <w:p w14:paraId="0ACE34B1" w14:textId="02C3248E"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0" w:history="1">
        <w:r w:rsidRPr="00D7268D">
          <w:rPr>
            <w:rStyle w:val="Hipervnculo"/>
            <w:rFonts w:ascii="Segoe UI" w:hAnsi="Segoe UI" w:cs="Segoe UI"/>
            <w:bCs/>
            <w:noProof/>
          </w:rPr>
          <w:t>13.4.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Limitaciones tecnológicas</w:t>
        </w:r>
        <w:r>
          <w:rPr>
            <w:noProof/>
            <w:webHidden/>
          </w:rPr>
          <w:tab/>
        </w:r>
        <w:r>
          <w:rPr>
            <w:noProof/>
            <w:webHidden/>
          </w:rPr>
          <w:fldChar w:fldCharType="begin"/>
        </w:r>
        <w:r>
          <w:rPr>
            <w:noProof/>
            <w:webHidden/>
          </w:rPr>
          <w:instrText xml:space="preserve"> PAGEREF _Toc237457070 \h </w:instrText>
        </w:r>
        <w:r>
          <w:rPr>
            <w:noProof/>
            <w:webHidden/>
          </w:rPr>
        </w:r>
        <w:r>
          <w:rPr>
            <w:noProof/>
            <w:webHidden/>
          </w:rPr>
          <w:fldChar w:fldCharType="separate"/>
        </w:r>
        <w:r>
          <w:rPr>
            <w:noProof/>
            <w:webHidden/>
          </w:rPr>
          <w:t>55</w:t>
        </w:r>
        <w:r>
          <w:rPr>
            <w:noProof/>
            <w:webHidden/>
          </w:rPr>
          <w:fldChar w:fldCharType="end"/>
        </w:r>
      </w:hyperlink>
    </w:p>
    <w:p w14:paraId="23C83202" w14:textId="176C8D6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1" w:history="1">
        <w:r w:rsidRPr="00D7268D">
          <w:rPr>
            <w:rStyle w:val="Hipervnculo"/>
            <w:rFonts w:ascii="Segoe UI" w:hAnsi="Segoe UI" w:cs="Segoe UI"/>
            <w:bCs/>
            <w:noProof/>
          </w:rPr>
          <w:t>13.5.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Limitaciones de acceso a la información</w:t>
        </w:r>
        <w:r>
          <w:rPr>
            <w:noProof/>
            <w:webHidden/>
          </w:rPr>
          <w:tab/>
        </w:r>
        <w:r>
          <w:rPr>
            <w:noProof/>
            <w:webHidden/>
          </w:rPr>
          <w:fldChar w:fldCharType="begin"/>
        </w:r>
        <w:r>
          <w:rPr>
            <w:noProof/>
            <w:webHidden/>
          </w:rPr>
          <w:instrText xml:space="preserve"> PAGEREF _Toc237457071 \h </w:instrText>
        </w:r>
        <w:r>
          <w:rPr>
            <w:noProof/>
            <w:webHidden/>
          </w:rPr>
        </w:r>
        <w:r>
          <w:rPr>
            <w:noProof/>
            <w:webHidden/>
          </w:rPr>
          <w:fldChar w:fldCharType="separate"/>
        </w:r>
        <w:r>
          <w:rPr>
            <w:noProof/>
            <w:webHidden/>
          </w:rPr>
          <w:t>56</w:t>
        </w:r>
        <w:r>
          <w:rPr>
            <w:noProof/>
            <w:webHidden/>
          </w:rPr>
          <w:fldChar w:fldCharType="end"/>
        </w:r>
      </w:hyperlink>
    </w:p>
    <w:p w14:paraId="52334A0C" w14:textId="65EDE876"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2" w:history="1">
        <w:r w:rsidRPr="00D7268D">
          <w:rPr>
            <w:rStyle w:val="Hipervnculo"/>
            <w:noProof/>
          </w:rPr>
          <w:t>XIV.</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Calendario De Ejecución De Proyectos</w:t>
        </w:r>
        <w:r>
          <w:rPr>
            <w:noProof/>
            <w:webHidden/>
          </w:rPr>
          <w:tab/>
        </w:r>
        <w:r>
          <w:rPr>
            <w:noProof/>
            <w:webHidden/>
          </w:rPr>
          <w:fldChar w:fldCharType="begin"/>
        </w:r>
        <w:r>
          <w:rPr>
            <w:noProof/>
            <w:webHidden/>
          </w:rPr>
          <w:instrText xml:space="preserve"> PAGEREF _Toc237457072 \h </w:instrText>
        </w:r>
        <w:r>
          <w:rPr>
            <w:noProof/>
            <w:webHidden/>
          </w:rPr>
        </w:r>
        <w:r>
          <w:rPr>
            <w:noProof/>
            <w:webHidden/>
          </w:rPr>
          <w:fldChar w:fldCharType="separate"/>
        </w:r>
        <w:r>
          <w:rPr>
            <w:noProof/>
            <w:webHidden/>
          </w:rPr>
          <w:t>56</w:t>
        </w:r>
        <w:r>
          <w:rPr>
            <w:noProof/>
            <w:webHidden/>
          </w:rPr>
          <w:fldChar w:fldCharType="end"/>
        </w:r>
      </w:hyperlink>
    </w:p>
    <w:p w14:paraId="14AC879A" w14:textId="44094454"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3" w:history="1">
        <w:r w:rsidRPr="00D7268D">
          <w:rPr>
            <w:rStyle w:val="Hipervnculo"/>
            <w:bCs/>
            <w:noProof/>
          </w:rPr>
          <w:t>14.1.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1: Recopilación y análisis de requerimientos</w:t>
        </w:r>
        <w:r>
          <w:rPr>
            <w:noProof/>
            <w:webHidden/>
          </w:rPr>
          <w:tab/>
        </w:r>
        <w:r>
          <w:rPr>
            <w:noProof/>
            <w:webHidden/>
          </w:rPr>
          <w:fldChar w:fldCharType="begin"/>
        </w:r>
        <w:r>
          <w:rPr>
            <w:noProof/>
            <w:webHidden/>
          </w:rPr>
          <w:instrText xml:space="preserve"> PAGEREF _Toc237457073 \h </w:instrText>
        </w:r>
        <w:r>
          <w:rPr>
            <w:noProof/>
            <w:webHidden/>
          </w:rPr>
        </w:r>
        <w:r>
          <w:rPr>
            <w:noProof/>
            <w:webHidden/>
          </w:rPr>
          <w:fldChar w:fldCharType="separate"/>
        </w:r>
        <w:r>
          <w:rPr>
            <w:noProof/>
            <w:webHidden/>
          </w:rPr>
          <w:t>56</w:t>
        </w:r>
        <w:r>
          <w:rPr>
            <w:noProof/>
            <w:webHidden/>
          </w:rPr>
          <w:fldChar w:fldCharType="end"/>
        </w:r>
      </w:hyperlink>
    </w:p>
    <w:p w14:paraId="39DADF3C" w14:textId="376A14A1"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4" w:history="1">
        <w:r w:rsidRPr="00D7268D">
          <w:rPr>
            <w:rStyle w:val="Hipervnculo"/>
            <w:bCs/>
            <w:noProof/>
          </w:rPr>
          <w:t>14.2.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2: Diseño del sistema</w:t>
        </w:r>
        <w:r>
          <w:rPr>
            <w:noProof/>
            <w:webHidden/>
          </w:rPr>
          <w:tab/>
        </w:r>
        <w:r>
          <w:rPr>
            <w:noProof/>
            <w:webHidden/>
          </w:rPr>
          <w:fldChar w:fldCharType="begin"/>
        </w:r>
        <w:r>
          <w:rPr>
            <w:noProof/>
            <w:webHidden/>
          </w:rPr>
          <w:instrText xml:space="preserve"> PAGEREF _Toc237457074 \h </w:instrText>
        </w:r>
        <w:r>
          <w:rPr>
            <w:noProof/>
            <w:webHidden/>
          </w:rPr>
        </w:r>
        <w:r>
          <w:rPr>
            <w:noProof/>
            <w:webHidden/>
          </w:rPr>
          <w:fldChar w:fldCharType="separate"/>
        </w:r>
        <w:r>
          <w:rPr>
            <w:noProof/>
            <w:webHidden/>
          </w:rPr>
          <w:t>56</w:t>
        </w:r>
        <w:r>
          <w:rPr>
            <w:noProof/>
            <w:webHidden/>
          </w:rPr>
          <w:fldChar w:fldCharType="end"/>
        </w:r>
      </w:hyperlink>
    </w:p>
    <w:p w14:paraId="1CB2D4CB" w14:textId="32F436B9"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5" w:history="1">
        <w:r w:rsidRPr="00D7268D">
          <w:rPr>
            <w:rStyle w:val="Hipervnculo"/>
            <w:bCs/>
            <w:noProof/>
          </w:rPr>
          <w:t>14.3.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3: Desarrollo del sistema</w:t>
        </w:r>
        <w:r>
          <w:rPr>
            <w:noProof/>
            <w:webHidden/>
          </w:rPr>
          <w:tab/>
        </w:r>
        <w:r>
          <w:rPr>
            <w:noProof/>
            <w:webHidden/>
          </w:rPr>
          <w:fldChar w:fldCharType="begin"/>
        </w:r>
        <w:r>
          <w:rPr>
            <w:noProof/>
            <w:webHidden/>
          </w:rPr>
          <w:instrText xml:space="preserve"> PAGEREF _Toc237457075 \h </w:instrText>
        </w:r>
        <w:r>
          <w:rPr>
            <w:noProof/>
            <w:webHidden/>
          </w:rPr>
        </w:r>
        <w:r>
          <w:rPr>
            <w:noProof/>
            <w:webHidden/>
          </w:rPr>
          <w:fldChar w:fldCharType="separate"/>
        </w:r>
        <w:r>
          <w:rPr>
            <w:noProof/>
            <w:webHidden/>
          </w:rPr>
          <w:t>57</w:t>
        </w:r>
        <w:r>
          <w:rPr>
            <w:noProof/>
            <w:webHidden/>
          </w:rPr>
          <w:fldChar w:fldCharType="end"/>
        </w:r>
      </w:hyperlink>
    </w:p>
    <w:p w14:paraId="139A3AFA" w14:textId="16AD65DC"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6" w:history="1">
        <w:r w:rsidRPr="00D7268D">
          <w:rPr>
            <w:rStyle w:val="Hipervnculo"/>
            <w:bCs/>
            <w:noProof/>
          </w:rPr>
          <w:t>14.4.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4: Pruebas y corrección de errores</w:t>
        </w:r>
        <w:r>
          <w:rPr>
            <w:noProof/>
            <w:webHidden/>
          </w:rPr>
          <w:tab/>
        </w:r>
        <w:r>
          <w:rPr>
            <w:noProof/>
            <w:webHidden/>
          </w:rPr>
          <w:fldChar w:fldCharType="begin"/>
        </w:r>
        <w:r>
          <w:rPr>
            <w:noProof/>
            <w:webHidden/>
          </w:rPr>
          <w:instrText xml:space="preserve"> PAGEREF _Toc237457076 \h </w:instrText>
        </w:r>
        <w:r>
          <w:rPr>
            <w:noProof/>
            <w:webHidden/>
          </w:rPr>
        </w:r>
        <w:r>
          <w:rPr>
            <w:noProof/>
            <w:webHidden/>
          </w:rPr>
          <w:fldChar w:fldCharType="separate"/>
        </w:r>
        <w:r>
          <w:rPr>
            <w:noProof/>
            <w:webHidden/>
          </w:rPr>
          <w:t>57</w:t>
        </w:r>
        <w:r>
          <w:rPr>
            <w:noProof/>
            <w:webHidden/>
          </w:rPr>
          <w:fldChar w:fldCharType="end"/>
        </w:r>
      </w:hyperlink>
    </w:p>
    <w:p w14:paraId="1ED54A63" w14:textId="72C418F1"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7" w:history="1">
        <w:r w:rsidRPr="00D7268D">
          <w:rPr>
            <w:rStyle w:val="Hipervnculo"/>
            <w:bCs/>
            <w:noProof/>
          </w:rPr>
          <w:t>14.5.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Fase 5: Documentación y entrega final</w:t>
        </w:r>
        <w:r>
          <w:rPr>
            <w:noProof/>
            <w:webHidden/>
          </w:rPr>
          <w:tab/>
        </w:r>
        <w:r>
          <w:rPr>
            <w:noProof/>
            <w:webHidden/>
          </w:rPr>
          <w:fldChar w:fldCharType="begin"/>
        </w:r>
        <w:r>
          <w:rPr>
            <w:noProof/>
            <w:webHidden/>
          </w:rPr>
          <w:instrText xml:space="preserve"> PAGEREF _Toc237457077 \h </w:instrText>
        </w:r>
        <w:r>
          <w:rPr>
            <w:noProof/>
            <w:webHidden/>
          </w:rPr>
        </w:r>
        <w:r>
          <w:rPr>
            <w:noProof/>
            <w:webHidden/>
          </w:rPr>
          <w:fldChar w:fldCharType="separate"/>
        </w:r>
        <w:r>
          <w:rPr>
            <w:noProof/>
            <w:webHidden/>
          </w:rPr>
          <w:t>57</w:t>
        </w:r>
        <w:r>
          <w:rPr>
            <w:noProof/>
            <w:webHidden/>
          </w:rPr>
          <w:fldChar w:fldCharType="end"/>
        </w:r>
      </w:hyperlink>
    </w:p>
    <w:p w14:paraId="779368F7" w14:textId="0FC4A173"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8" w:history="1">
        <w:r w:rsidRPr="00D7268D">
          <w:rPr>
            <w:rStyle w:val="Hipervnculo"/>
            <w:bCs/>
            <w:noProof/>
          </w:rPr>
          <w:t>14.6.</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Fechas relevantes</w:t>
        </w:r>
        <w:r>
          <w:rPr>
            <w:noProof/>
            <w:webHidden/>
          </w:rPr>
          <w:tab/>
        </w:r>
        <w:r>
          <w:rPr>
            <w:noProof/>
            <w:webHidden/>
          </w:rPr>
          <w:fldChar w:fldCharType="begin"/>
        </w:r>
        <w:r>
          <w:rPr>
            <w:noProof/>
            <w:webHidden/>
          </w:rPr>
          <w:instrText xml:space="preserve"> PAGEREF _Toc237457078 \h </w:instrText>
        </w:r>
        <w:r>
          <w:rPr>
            <w:noProof/>
            <w:webHidden/>
          </w:rPr>
        </w:r>
        <w:r>
          <w:rPr>
            <w:noProof/>
            <w:webHidden/>
          </w:rPr>
          <w:fldChar w:fldCharType="separate"/>
        </w:r>
        <w:r>
          <w:rPr>
            <w:noProof/>
            <w:webHidden/>
          </w:rPr>
          <w:t>58</w:t>
        </w:r>
        <w:r>
          <w:rPr>
            <w:noProof/>
            <w:webHidden/>
          </w:rPr>
          <w:fldChar w:fldCharType="end"/>
        </w:r>
      </w:hyperlink>
    </w:p>
    <w:p w14:paraId="6D2EC3FD" w14:textId="13845635"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79" w:history="1">
        <w:r w:rsidRPr="00D7268D">
          <w:rPr>
            <w:rStyle w:val="Hipervnculo"/>
            <w:noProof/>
          </w:rPr>
          <w:t>XV.</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Diagrama de Gantt (MS Project)</w:t>
        </w:r>
        <w:r>
          <w:rPr>
            <w:noProof/>
            <w:webHidden/>
          </w:rPr>
          <w:tab/>
        </w:r>
        <w:r>
          <w:rPr>
            <w:noProof/>
            <w:webHidden/>
          </w:rPr>
          <w:fldChar w:fldCharType="begin"/>
        </w:r>
        <w:r>
          <w:rPr>
            <w:noProof/>
            <w:webHidden/>
          </w:rPr>
          <w:instrText xml:space="preserve"> PAGEREF _Toc237457079 \h </w:instrText>
        </w:r>
        <w:r>
          <w:rPr>
            <w:noProof/>
            <w:webHidden/>
          </w:rPr>
        </w:r>
        <w:r>
          <w:rPr>
            <w:noProof/>
            <w:webHidden/>
          </w:rPr>
          <w:fldChar w:fldCharType="separate"/>
        </w:r>
        <w:r>
          <w:rPr>
            <w:noProof/>
            <w:webHidden/>
          </w:rPr>
          <w:t>59</w:t>
        </w:r>
        <w:r>
          <w:rPr>
            <w:noProof/>
            <w:webHidden/>
          </w:rPr>
          <w:fldChar w:fldCharType="end"/>
        </w:r>
      </w:hyperlink>
    </w:p>
    <w:p w14:paraId="3621AF48" w14:textId="352631EC"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0" w:history="1">
        <w:r w:rsidRPr="00D7268D">
          <w:rPr>
            <w:rStyle w:val="Hipervnculo"/>
            <w:noProof/>
          </w:rPr>
          <w:t>XVI.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Herramientas De Seguimiento Y Control</w:t>
        </w:r>
        <w:r>
          <w:rPr>
            <w:noProof/>
            <w:webHidden/>
          </w:rPr>
          <w:tab/>
        </w:r>
        <w:r>
          <w:rPr>
            <w:noProof/>
            <w:webHidden/>
          </w:rPr>
          <w:fldChar w:fldCharType="begin"/>
        </w:r>
        <w:r>
          <w:rPr>
            <w:noProof/>
            <w:webHidden/>
          </w:rPr>
          <w:instrText xml:space="preserve"> PAGEREF _Toc237457080 \h </w:instrText>
        </w:r>
        <w:r>
          <w:rPr>
            <w:noProof/>
            <w:webHidden/>
          </w:rPr>
        </w:r>
        <w:r>
          <w:rPr>
            <w:noProof/>
            <w:webHidden/>
          </w:rPr>
          <w:fldChar w:fldCharType="separate"/>
        </w:r>
        <w:r>
          <w:rPr>
            <w:noProof/>
            <w:webHidden/>
          </w:rPr>
          <w:t>59</w:t>
        </w:r>
        <w:r>
          <w:rPr>
            <w:noProof/>
            <w:webHidden/>
          </w:rPr>
          <w:fldChar w:fldCharType="end"/>
        </w:r>
      </w:hyperlink>
    </w:p>
    <w:p w14:paraId="454E2610" w14:textId="1E1482EF"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1" w:history="1">
        <w:r w:rsidRPr="00D7268D">
          <w:rPr>
            <w:rStyle w:val="Hipervnculo"/>
            <w:bCs/>
            <w:noProof/>
          </w:rPr>
          <w:t>16.1.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Git y GitHub</w:t>
        </w:r>
        <w:r>
          <w:rPr>
            <w:noProof/>
            <w:webHidden/>
          </w:rPr>
          <w:tab/>
        </w:r>
        <w:r>
          <w:rPr>
            <w:noProof/>
            <w:webHidden/>
          </w:rPr>
          <w:fldChar w:fldCharType="begin"/>
        </w:r>
        <w:r>
          <w:rPr>
            <w:noProof/>
            <w:webHidden/>
          </w:rPr>
          <w:instrText xml:space="preserve"> PAGEREF _Toc237457081 \h </w:instrText>
        </w:r>
        <w:r>
          <w:rPr>
            <w:noProof/>
            <w:webHidden/>
          </w:rPr>
        </w:r>
        <w:r>
          <w:rPr>
            <w:noProof/>
            <w:webHidden/>
          </w:rPr>
          <w:fldChar w:fldCharType="separate"/>
        </w:r>
        <w:r>
          <w:rPr>
            <w:noProof/>
            <w:webHidden/>
          </w:rPr>
          <w:t>59</w:t>
        </w:r>
        <w:r>
          <w:rPr>
            <w:noProof/>
            <w:webHidden/>
          </w:rPr>
          <w:fldChar w:fldCharType="end"/>
        </w:r>
      </w:hyperlink>
    </w:p>
    <w:p w14:paraId="62170389" w14:textId="70363833"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2" w:history="1">
        <w:r w:rsidRPr="00D7268D">
          <w:rPr>
            <w:rStyle w:val="Hipervnculo"/>
            <w:bCs/>
            <w:noProof/>
          </w:rPr>
          <w:t>16.2.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Microsoft Project</w:t>
        </w:r>
        <w:r>
          <w:rPr>
            <w:noProof/>
            <w:webHidden/>
          </w:rPr>
          <w:tab/>
        </w:r>
        <w:r>
          <w:rPr>
            <w:noProof/>
            <w:webHidden/>
          </w:rPr>
          <w:fldChar w:fldCharType="begin"/>
        </w:r>
        <w:r>
          <w:rPr>
            <w:noProof/>
            <w:webHidden/>
          </w:rPr>
          <w:instrText xml:space="preserve"> PAGEREF _Toc237457082 \h </w:instrText>
        </w:r>
        <w:r>
          <w:rPr>
            <w:noProof/>
            <w:webHidden/>
          </w:rPr>
        </w:r>
        <w:r>
          <w:rPr>
            <w:noProof/>
            <w:webHidden/>
          </w:rPr>
          <w:fldChar w:fldCharType="separate"/>
        </w:r>
        <w:r>
          <w:rPr>
            <w:noProof/>
            <w:webHidden/>
          </w:rPr>
          <w:t>59</w:t>
        </w:r>
        <w:r>
          <w:rPr>
            <w:noProof/>
            <w:webHidden/>
          </w:rPr>
          <w:fldChar w:fldCharType="end"/>
        </w:r>
      </w:hyperlink>
    </w:p>
    <w:p w14:paraId="27EF82CD" w14:textId="6CC1FA0E"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3" w:history="1">
        <w:r w:rsidRPr="00D7268D">
          <w:rPr>
            <w:rStyle w:val="Hipervnculo"/>
            <w:bCs/>
            <w:noProof/>
          </w:rPr>
          <w:t>16.3.</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Trello</w:t>
        </w:r>
        <w:r>
          <w:rPr>
            <w:noProof/>
            <w:webHidden/>
          </w:rPr>
          <w:tab/>
        </w:r>
        <w:r>
          <w:rPr>
            <w:noProof/>
            <w:webHidden/>
          </w:rPr>
          <w:fldChar w:fldCharType="begin"/>
        </w:r>
        <w:r>
          <w:rPr>
            <w:noProof/>
            <w:webHidden/>
          </w:rPr>
          <w:instrText xml:space="preserve"> PAGEREF _Toc237457083 \h </w:instrText>
        </w:r>
        <w:r>
          <w:rPr>
            <w:noProof/>
            <w:webHidden/>
          </w:rPr>
        </w:r>
        <w:r>
          <w:rPr>
            <w:noProof/>
            <w:webHidden/>
          </w:rPr>
          <w:fldChar w:fldCharType="separate"/>
        </w:r>
        <w:r>
          <w:rPr>
            <w:noProof/>
            <w:webHidden/>
          </w:rPr>
          <w:t>59</w:t>
        </w:r>
        <w:r>
          <w:rPr>
            <w:noProof/>
            <w:webHidden/>
          </w:rPr>
          <w:fldChar w:fldCharType="end"/>
        </w:r>
      </w:hyperlink>
    </w:p>
    <w:p w14:paraId="2A79B8C2" w14:textId="491E7630"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4" w:history="1">
        <w:r w:rsidRPr="00D7268D">
          <w:rPr>
            <w:rStyle w:val="Hipervnculo"/>
            <w:bCs/>
            <w:noProof/>
          </w:rPr>
          <w:t>16.4.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Reuniones de Seguimiento</w:t>
        </w:r>
        <w:r>
          <w:rPr>
            <w:noProof/>
            <w:webHidden/>
          </w:rPr>
          <w:tab/>
        </w:r>
        <w:r>
          <w:rPr>
            <w:noProof/>
            <w:webHidden/>
          </w:rPr>
          <w:fldChar w:fldCharType="begin"/>
        </w:r>
        <w:r>
          <w:rPr>
            <w:noProof/>
            <w:webHidden/>
          </w:rPr>
          <w:instrText xml:space="preserve"> PAGEREF _Toc237457084 \h </w:instrText>
        </w:r>
        <w:r>
          <w:rPr>
            <w:noProof/>
            <w:webHidden/>
          </w:rPr>
        </w:r>
        <w:r>
          <w:rPr>
            <w:noProof/>
            <w:webHidden/>
          </w:rPr>
          <w:fldChar w:fldCharType="separate"/>
        </w:r>
        <w:r>
          <w:rPr>
            <w:noProof/>
            <w:webHidden/>
          </w:rPr>
          <w:t>60</w:t>
        </w:r>
        <w:r>
          <w:rPr>
            <w:noProof/>
            <w:webHidden/>
          </w:rPr>
          <w:fldChar w:fldCharType="end"/>
        </w:r>
      </w:hyperlink>
    </w:p>
    <w:p w14:paraId="1AB1AC7E" w14:textId="5A2144F0"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5" w:history="1">
        <w:r w:rsidRPr="00D7268D">
          <w:rPr>
            <w:rStyle w:val="Hipervnculo"/>
            <w:bCs/>
            <w:noProof/>
          </w:rPr>
          <w:t>16.5.</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Documentación Técnica</w:t>
        </w:r>
        <w:r>
          <w:rPr>
            <w:noProof/>
            <w:webHidden/>
          </w:rPr>
          <w:tab/>
        </w:r>
        <w:r>
          <w:rPr>
            <w:noProof/>
            <w:webHidden/>
          </w:rPr>
          <w:fldChar w:fldCharType="begin"/>
        </w:r>
        <w:r>
          <w:rPr>
            <w:noProof/>
            <w:webHidden/>
          </w:rPr>
          <w:instrText xml:space="preserve"> PAGEREF _Toc237457085 \h </w:instrText>
        </w:r>
        <w:r>
          <w:rPr>
            <w:noProof/>
            <w:webHidden/>
          </w:rPr>
        </w:r>
        <w:r>
          <w:rPr>
            <w:noProof/>
            <w:webHidden/>
          </w:rPr>
          <w:fldChar w:fldCharType="separate"/>
        </w:r>
        <w:r>
          <w:rPr>
            <w:noProof/>
            <w:webHidden/>
          </w:rPr>
          <w:t>60</w:t>
        </w:r>
        <w:r>
          <w:rPr>
            <w:noProof/>
            <w:webHidden/>
          </w:rPr>
          <w:fldChar w:fldCharType="end"/>
        </w:r>
      </w:hyperlink>
    </w:p>
    <w:p w14:paraId="2D33123A" w14:textId="4E18E190"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6" w:history="1">
        <w:r w:rsidRPr="00D7268D">
          <w:rPr>
            <w:rStyle w:val="Hipervnculo"/>
            <w:noProof/>
          </w:rPr>
          <w:t>XVII.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Conclusiones Y Recomendaciones</w:t>
        </w:r>
        <w:r>
          <w:rPr>
            <w:noProof/>
            <w:webHidden/>
          </w:rPr>
          <w:tab/>
        </w:r>
        <w:r>
          <w:rPr>
            <w:noProof/>
            <w:webHidden/>
          </w:rPr>
          <w:fldChar w:fldCharType="begin"/>
        </w:r>
        <w:r>
          <w:rPr>
            <w:noProof/>
            <w:webHidden/>
          </w:rPr>
          <w:instrText xml:space="preserve"> PAGEREF _Toc237457086 \h </w:instrText>
        </w:r>
        <w:r>
          <w:rPr>
            <w:noProof/>
            <w:webHidden/>
          </w:rPr>
        </w:r>
        <w:r>
          <w:rPr>
            <w:noProof/>
            <w:webHidden/>
          </w:rPr>
          <w:fldChar w:fldCharType="separate"/>
        </w:r>
        <w:r>
          <w:rPr>
            <w:noProof/>
            <w:webHidden/>
          </w:rPr>
          <w:t>60</w:t>
        </w:r>
        <w:r>
          <w:rPr>
            <w:noProof/>
            <w:webHidden/>
          </w:rPr>
          <w:fldChar w:fldCharType="end"/>
        </w:r>
      </w:hyperlink>
    </w:p>
    <w:p w14:paraId="1B4EF43E" w14:textId="21F2E451"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7" w:history="1">
        <w:r w:rsidRPr="00D7268D">
          <w:rPr>
            <w:rStyle w:val="Hipervnculo"/>
            <w:bCs/>
            <w:noProof/>
          </w:rPr>
          <w:t>17.1.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Conclusiones</w:t>
        </w:r>
        <w:r>
          <w:rPr>
            <w:noProof/>
            <w:webHidden/>
          </w:rPr>
          <w:tab/>
        </w:r>
        <w:r>
          <w:rPr>
            <w:noProof/>
            <w:webHidden/>
          </w:rPr>
          <w:fldChar w:fldCharType="begin"/>
        </w:r>
        <w:r>
          <w:rPr>
            <w:noProof/>
            <w:webHidden/>
          </w:rPr>
          <w:instrText xml:space="preserve"> PAGEREF _Toc237457087 \h </w:instrText>
        </w:r>
        <w:r>
          <w:rPr>
            <w:noProof/>
            <w:webHidden/>
          </w:rPr>
        </w:r>
        <w:r>
          <w:rPr>
            <w:noProof/>
            <w:webHidden/>
          </w:rPr>
          <w:fldChar w:fldCharType="separate"/>
        </w:r>
        <w:r>
          <w:rPr>
            <w:noProof/>
            <w:webHidden/>
          </w:rPr>
          <w:t>60</w:t>
        </w:r>
        <w:r>
          <w:rPr>
            <w:noProof/>
            <w:webHidden/>
          </w:rPr>
          <w:fldChar w:fldCharType="end"/>
        </w:r>
      </w:hyperlink>
    </w:p>
    <w:p w14:paraId="3EFCB8B4" w14:textId="3A528276"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8" w:history="1">
        <w:r w:rsidRPr="00D7268D">
          <w:rPr>
            <w:rStyle w:val="Hipervnculo"/>
            <w:bCs/>
            <w:noProof/>
          </w:rPr>
          <w:t>17.2.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Recomendaciones</w:t>
        </w:r>
        <w:r>
          <w:rPr>
            <w:noProof/>
            <w:webHidden/>
          </w:rPr>
          <w:tab/>
        </w:r>
        <w:r>
          <w:rPr>
            <w:noProof/>
            <w:webHidden/>
          </w:rPr>
          <w:fldChar w:fldCharType="begin"/>
        </w:r>
        <w:r>
          <w:rPr>
            <w:noProof/>
            <w:webHidden/>
          </w:rPr>
          <w:instrText xml:space="preserve"> PAGEREF _Toc237457088 \h </w:instrText>
        </w:r>
        <w:r>
          <w:rPr>
            <w:noProof/>
            <w:webHidden/>
          </w:rPr>
        </w:r>
        <w:r>
          <w:rPr>
            <w:noProof/>
            <w:webHidden/>
          </w:rPr>
          <w:fldChar w:fldCharType="separate"/>
        </w:r>
        <w:r>
          <w:rPr>
            <w:noProof/>
            <w:webHidden/>
          </w:rPr>
          <w:t>61</w:t>
        </w:r>
        <w:r>
          <w:rPr>
            <w:noProof/>
            <w:webHidden/>
          </w:rPr>
          <w:fldChar w:fldCharType="end"/>
        </w:r>
      </w:hyperlink>
    </w:p>
    <w:p w14:paraId="0046A47E" w14:textId="2CDE91B5" w:rsidR="007613C4" w:rsidRDefault="007613C4">
      <w:pPr>
        <w:pStyle w:val="TDC1"/>
        <w:tabs>
          <w:tab w:val="left" w:pos="960"/>
          <w:tab w:val="right" w:leader="dot" w:pos="9372"/>
        </w:tabs>
        <w:rPr>
          <w:rFonts w:asciiTheme="minorHAnsi" w:eastAsiaTheme="minorEastAsia" w:hAnsiTheme="minorHAnsi"/>
          <w:noProof/>
          <w:kern w:val="2"/>
          <w:sz w:val="24"/>
          <w:szCs w:val="24"/>
          <w:lang w:val="es-DO" w:eastAsia="es-DO"/>
          <w14:ligatures w14:val="standardContextual"/>
        </w:rPr>
      </w:pPr>
      <w:hyperlink w:anchor="_Toc237457089" w:history="1">
        <w:r w:rsidRPr="00D7268D">
          <w:rPr>
            <w:rStyle w:val="Hipervnculo"/>
            <w:noProof/>
          </w:rPr>
          <w:t>XVIII.</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Bibliografía Y Referencias Electrónicas</w:t>
        </w:r>
        <w:r>
          <w:rPr>
            <w:noProof/>
            <w:webHidden/>
          </w:rPr>
          <w:tab/>
        </w:r>
        <w:r>
          <w:rPr>
            <w:noProof/>
            <w:webHidden/>
          </w:rPr>
          <w:fldChar w:fldCharType="begin"/>
        </w:r>
        <w:r>
          <w:rPr>
            <w:noProof/>
            <w:webHidden/>
          </w:rPr>
          <w:instrText xml:space="preserve"> PAGEREF _Toc237457089 \h </w:instrText>
        </w:r>
        <w:r>
          <w:rPr>
            <w:noProof/>
            <w:webHidden/>
          </w:rPr>
        </w:r>
        <w:r>
          <w:rPr>
            <w:noProof/>
            <w:webHidden/>
          </w:rPr>
          <w:fldChar w:fldCharType="separate"/>
        </w:r>
        <w:r>
          <w:rPr>
            <w:noProof/>
            <w:webHidden/>
          </w:rPr>
          <w:t>62</w:t>
        </w:r>
        <w:r>
          <w:rPr>
            <w:noProof/>
            <w:webHidden/>
          </w:rPr>
          <w:fldChar w:fldCharType="end"/>
        </w:r>
      </w:hyperlink>
    </w:p>
    <w:p w14:paraId="312113BF" w14:textId="212FB51E" w:rsidR="007613C4" w:rsidRDefault="007613C4">
      <w:pPr>
        <w:pStyle w:val="TDC1"/>
        <w:tabs>
          <w:tab w:val="left" w:pos="720"/>
          <w:tab w:val="right" w:leader="dot" w:pos="9372"/>
        </w:tabs>
        <w:rPr>
          <w:rFonts w:asciiTheme="minorHAnsi" w:eastAsiaTheme="minorEastAsia" w:hAnsiTheme="minorHAnsi"/>
          <w:noProof/>
          <w:kern w:val="2"/>
          <w:sz w:val="24"/>
          <w:szCs w:val="24"/>
          <w:lang w:val="es-DO" w:eastAsia="es-DO"/>
          <w14:ligatures w14:val="standardContextual"/>
        </w:rPr>
      </w:pPr>
      <w:hyperlink w:anchor="_Toc237457090" w:history="1">
        <w:r w:rsidRPr="00D7268D">
          <w:rPr>
            <w:rStyle w:val="Hipervnculo"/>
            <w:noProof/>
          </w:rPr>
          <w:t>XIX.</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Anexos</w:t>
        </w:r>
        <w:r>
          <w:rPr>
            <w:noProof/>
            <w:webHidden/>
          </w:rPr>
          <w:tab/>
        </w:r>
        <w:r>
          <w:rPr>
            <w:noProof/>
            <w:webHidden/>
          </w:rPr>
          <w:fldChar w:fldCharType="begin"/>
        </w:r>
        <w:r>
          <w:rPr>
            <w:noProof/>
            <w:webHidden/>
          </w:rPr>
          <w:instrText xml:space="preserve"> PAGEREF _Toc237457090 \h </w:instrText>
        </w:r>
        <w:r>
          <w:rPr>
            <w:noProof/>
            <w:webHidden/>
          </w:rPr>
        </w:r>
        <w:r>
          <w:rPr>
            <w:noProof/>
            <w:webHidden/>
          </w:rPr>
          <w:fldChar w:fldCharType="separate"/>
        </w:r>
        <w:r>
          <w:rPr>
            <w:noProof/>
            <w:webHidden/>
          </w:rPr>
          <w:t>63</w:t>
        </w:r>
        <w:r>
          <w:rPr>
            <w:noProof/>
            <w:webHidden/>
          </w:rPr>
          <w:fldChar w:fldCharType="end"/>
        </w:r>
      </w:hyperlink>
    </w:p>
    <w:p w14:paraId="5CFF530A" w14:textId="547CC643"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91" w:history="1">
        <w:r w:rsidRPr="00D7268D">
          <w:rPr>
            <w:rStyle w:val="Hipervnculo"/>
            <w:bCs/>
            <w:noProof/>
          </w:rPr>
          <w:t>19.1.</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Anexo A: Diagrama UML del sistema completo</w:t>
        </w:r>
        <w:r>
          <w:rPr>
            <w:noProof/>
            <w:webHidden/>
          </w:rPr>
          <w:tab/>
        </w:r>
        <w:r>
          <w:rPr>
            <w:noProof/>
            <w:webHidden/>
          </w:rPr>
          <w:fldChar w:fldCharType="begin"/>
        </w:r>
        <w:r>
          <w:rPr>
            <w:noProof/>
            <w:webHidden/>
          </w:rPr>
          <w:instrText xml:space="preserve"> PAGEREF _Toc237457091 \h </w:instrText>
        </w:r>
        <w:r>
          <w:rPr>
            <w:noProof/>
            <w:webHidden/>
          </w:rPr>
        </w:r>
        <w:r>
          <w:rPr>
            <w:noProof/>
            <w:webHidden/>
          </w:rPr>
          <w:fldChar w:fldCharType="separate"/>
        </w:r>
        <w:r>
          <w:rPr>
            <w:noProof/>
            <w:webHidden/>
          </w:rPr>
          <w:t>63</w:t>
        </w:r>
        <w:r>
          <w:rPr>
            <w:noProof/>
            <w:webHidden/>
          </w:rPr>
          <w:fldChar w:fldCharType="end"/>
        </w:r>
      </w:hyperlink>
    </w:p>
    <w:p w14:paraId="4A2187E4" w14:textId="0A951005"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092" w:history="1">
        <w:r w:rsidRPr="00D7268D">
          <w:rPr>
            <w:rStyle w:val="Hipervnculo"/>
            <w:bCs/>
            <w:noProof/>
          </w:rPr>
          <w:t>19.2.</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Anexo B: Manual de usuario</w:t>
        </w:r>
        <w:r>
          <w:rPr>
            <w:noProof/>
            <w:webHidden/>
          </w:rPr>
          <w:tab/>
        </w:r>
        <w:r>
          <w:rPr>
            <w:noProof/>
            <w:webHidden/>
          </w:rPr>
          <w:fldChar w:fldCharType="begin"/>
        </w:r>
        <w:r>
          <w:rPr>
            <w:noProof/>
            <w:webHidden/>
          </w:rPr>
          <w:instrText xml:space="preserve"> PAGEREF _Toc237457092 \h </w:instrText>
        </w:r>
        <w:r>
          <w:rPr>
            <w:noProof/>
            <w:webHidden/>
          </w:rPr>
        </w:r>
        <w:r>
          <w:rPr>
            <w:noProof/>
            <w:webHidden/>
          </w:rPr>
          <w:fldChar w:fldCharType="separate"/>
        </w:r>
        <w:r>
          <w:rPr>
            <w:noProof/>
            <w:webHidden/>
          </w:rPr>
          <w:t>64</w:t>
        </w:r>
        <w:r>
          <w:rPr>
            <w:noProof/>
            <w:webHidden/>
          </w:rPr>
          <w:fldChar w:fldCharType="end"/>
        </w:r>
      </w:hyperlink>
    </w:p>
    <w:p w14:paraId="036706D4" w14:textId="38D27255"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3" w:history="1">
        <w:r w:rsidRPr="00D7268D">
          <w:rPr>
            <w:rStyle w:val="Hipervnculo"/>
            <w:noProof/>
            <w:lang w:val="es-DO"/>
          </w:rPr>
          <w:t>Requisitos Técnicos</w:t>
        </w:r>
        <w:r>
          <w:rPr>
            <w:noProof/>
            <w:webHidden/>
          </w:rPr>
          <w:tab/>
        </w:r>
        <w:r>
          <w:rPr>
            <w:noProof/>
            <w:webHidden/>
          </w:rPr>
          <w:fldChar w:fldCharType="begin"/>
        </w:r>
        <w:r>
          <w:rPr>
            <w:noProof/>
            <w:webHidden/>
          </w:rPr>
          <w:instrText xml:space="preserve"> PAGEREF _Toc237457093 \h </w:instrText>
        </w:r>
        <w:r>
          <w:rPr>
            <w:noProof/>
            <w:webHidden/>
          </w:rPr>
        </w:r>
        <w:r>
          <w:rPr>
            <w:noProof/>
            <w:webHidden/>
          </w:rPr>
          <w:fldChar w:fldCharType="separate"/>
        </w:r>
        <w:r>
          <w:rPr>
            <w:noProof/>
            <w:webHidden/>
          </w:rPr>
          <w:t>64</w:t>
        </w:r>
        <w:r>
          <w:rPr>
            <w:noProof/>
            <w:webHidden/>
          </w:rPr>
          <w:fldChar w:fldCharType="end"/>
        </w:r>
      </w:hyperlink>
    </w:p>
    <w:p w14:paraId="227DB40E" w14:textId="4AD81099"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4" w:history="1">
        <w:r w:rsidRPr="00D7268D">
          <w:rPr>
            <w:rStyle w:val="Hipervnculo"/>
            <w:noProof/>
            <w:lang w:val="es-DO"/>
          </w:rPr>
          <w:t>Dirección de Acceso</w:t>
        </w:r>
        <w:r>
          <w:rPr>
            <w:noProof/>
            <w:webHidden/>
          </w:rPr>
          <w:tab/>
        </w:r>
        <w:r>
          <w:rPr>
            <w:noProof/>
            <w:webHidden/>
          </w:rPr>
          <w:fldChar w:fldCharType="begin"/>
        </w:r>
        <w:r>
          <w:rPr>
            <w:noProof/>
            <w:webHidden/>
          </w:rPr>
          <w:instrText xml:space="preserve"> PAGEREF _Toc237457094 \h </w:instrText>
        </w:r>
        <w:r>
          <w:rPr>
            <w:noProof/>
            <w:webHidden/>
          </w:rPr>
        </w:r>
        <w:r>
          <w:rPr>
            <w:noProof/>
            <w:webHidden/>
          </w:rPr>
          <w:fldChar w:fldCharType="separate"/>
        </w:r>
        <w:r>
          <w:rPr>
            <w:noProof/>
            <w:webHidden/>
          </w:rPr>
          <w:t>64</w:t>
        </w:r>
        <w:r>
          <w:rPr>
            <w:noProof/>
            <w:webHidden/>
          </w:rPr>
          <w:fldChar w:fldCharType="end"/>
        </w:r>
      </w:hyperlink>
    </w:p>
    <w:p w14:paraId="4B714A09" w14:textId="00AA3E6D"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5" w:history="1">
        <w:r w:rsidRPr="00D7268D">
          <w:rPr>
            <w:rStyle w:val="Hipervnculo"/>
            <w:noProof/>
            <w:lang w:val="es-DO"/>
          </w:rPr>
          <w:t>Pantalla de Inicio de Sesión</w:t>
        </w:r>
        <w:r>
          <w:rPr>
            <w:noProof/>
            <w:webHidden/>
          </w:rPr>
          <w:tab/>
        </w:r>
        <w:r>
          <w:rPr>
            <w:noProof/>
            <w:webHidden/>
          </w:rPr>
          <w:fldChar w:fldCharType="begin"/>
        </w:r>
        <w:r>
          <w:rPr>
            <w:noProof/>
            <w:webHidden/>
          </w:rPr>
          <w:instrText xml:space="preserve"> PAGEREF _Toc237457095 \h </w:instrText>
        </w:r>
        <w:r>
          <w:rPr>
            <w:noProof/>
            <w:webHidden/>
          </w:rPr>
        </w:r>
        <w:r>
          <w:rPr>
            <w:noProof/>
            <w:webHidden/>
          </w:rPr>
          <w:fldChar w:fldCharType="separate"/>
        </w:r>
        <w:r>
          <w:rPr>
            <w:noProof/>
            <w:webHidden/>
          </w:rPr>
          <w:t>64</w:t>
        </w:r>
        <w:r>
          <w:rPr>
            <w:noProof/>
            <w:webHidden/>
          </w:rPr>
          <w:fldChar w:fldCharType="end"/>
        </w:r>
      </w:hyperlink>
    </w:p>
    <w:p w14:paraId="54322A03" w14:textId="387CFEF1"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6" w:history="1">
        <w:r w:rsidRPr="00D7268D">
          <w:rPr>
            <w:rStyle w:val="Hipervnculo"/>
            <w:noProof/>
          </w:rPr>
          <w:t>Pantalla de Registro de Usuario</w:t>
        </w:r>
        <w:r>
          <w:rPr>
            <w:noProof/>
            <w:webHidden/>
          </w:rPr>
          <w:tab/>
        </w:r>
        <w:r>
          <w:rPr>
            <w:noProof/>
            <w:webHidden/>
          </w:rPr>
          <w:fldChar w:fldCharType="begin"/>
        </w:r>
        <w:r>
          <w:rPr>
            <w:noProof/>
            <w:webHidden/>
          </w:rPr>
          <w:instrText xml:space="preserve"> PAGEREF _Toc237457096 \h </w:instrText>
        </w:r>
        <w:r>
          <w:rPr>
            <w:noProof/>
            <w:webHidden/>
          </w:rPr>
        </w:r>
        <w:r>
          <w:rPr>
            <w:noProof/>
            <w:webHidden/>
          </w:rPr>
          <w:fldChar w:fldCharType="separate"/>
        </w:r>
        <w:r>
          <w:rPr>
            <w:noProof/>
            <w:webHidden/>
          </w:rPr>
          <w:t>67</w:t>
        </w:r>
        <w:r>
          <w:rPr>
            <w:noProof/>
            <w:webHidden/>
          </w:rPr>
          <w:fldChar w:fldCharType="end"/>
        </w:r>
      </w:hyperlink>
    </w:p>
    <w:p w14:paraId="2382A0C4" w14:textId="643D46D7"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7" w:history="1">
        <w:r w:rsidRPr="00D7268D">
          <w:rPr>
            <w:rStyle w:val="Hipervnculo"/>
            <w:noProof/>
          </w:rPr>
          <w:t>Recuperación de Contraseña</w:t>
        </w:r>
        <w:r>
          <w:rPr>
            <w:noProof/>
            <w:webHidden/>
          </w:rPr>
          <w:tab/>
        </w:r>
        <w:r>
          <w:rPr>
            <w:noProof/>
            <w:webHidden/>
          </w:rPr>
          <w:fldChar w:fldCharType="begin"/>
        </w:r>
        <w:r>
          <w:rPr>
            <w:noProof/>
            <w:webHidden/>
          </w:rPr>
          <w:instrText xml:space="preserve"> PAGEREF _Toc237457097 \h </w:instrText>
        </w:r>
        <w:r>
          <w:rPr>
            <w:noProof/>
            <w:webHidden/>
          </w:rPr>
        </w:r>
        <w:r>
          <w:rPr>
            <w:noProof/>
            <w:webHidden/>
          </w:rPr>
          <w:fldChar w:fldCharType="separate"/>
        </w:r>
        <w:r>
          <w:rPr>
            <w:noProof/>
            <w:webHidden/>
          </w:rPr>
          <w:t>69</w:t>
        </w:r>
        <w:r>
          <w:rPr>
            <w:noProof/>
            <w:webHidden/>
          </w:rPr>
          <w:fldChar w:fldCharType="end"/>
        </w:r>
      </w:hyperlink>
    </w:p>
    <w:p w14:paraId="655E335A" w14:textId="5B273BCD"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8" w:history="1">
        <w:r w:rsidRPr="00D7268D">
          <w:rPr>
            <w:rStyle w:val="Hipervnculo"/>
            <w:noProof/>
            <w:lang w:val="es-DO"/>
          </w:rPr>
          <w:t>Cuenta pendiente de aprobación</w:t>
        </w:r>
        <w:r>
          <w:rPr>
            <w:noProof/>
            <w:webHidden/>
          </w:rPr>
          <w:tab/>
        </w:r>
        <w:r>
          <w:rPr>
            <w:noProof/>
            <w:webHidden/>
          </w:rPr>
          <w:fldChar w:fldCharType="begin"/>
        </w:r>
        <w:r>
          <w:rPr>
            <w:noProof/>
            <w:webHidden/>
          </w:rPr>
          <w:instrText xml:space="preserve"> PAGEREF _Toc237457098 \h </w:instrText>
        </w:r>
        <w:r>
          <w:rPr>
            <w:noProof/>
            <w:webHidden/>
          </w:rPr>
        </w:r>
        <w:r>
          <w:rPr>
            <w:noProof/>
            <w:webHidden/>
          </w:rPr>
          <w:fldChar w:fldCharType="separate"/>
        </w:r>
        <w:r>
          <w:rPr>
            <w:noProof/>
            <w:webHidden/>
          </w:rPr>
          <w:t>72</w:t>
        </w:r>
        <w:r>
          <w:rPr>
            <w:noProof/>
            <w:webHidden/>
          </w:rPr>
          <w:fldChar w:fldCharType="end"/>
        </w:r>
      </w:hyperlink>
    </w:p>
    <w:p w14:paraId="69E4EDB7" w14:textId="01D50AA2"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099" w:history="1">
        <w:r w:rsidRPr="00D7268D">
          <w:rPr>
            <w:rStyle w:val="Hipervnculo"/>
            <w:noProof/>
          </w:rPr>
          <w:t>Panel Principal (Dashboard)</w:t>
        </w:r>
        <w:r>
          <w:rPr>
            <w:noProof/>
            <w:webHidden/>
          </w:rPr>
          <w:tab/>
        </w:r>
        <w:r>
          <w:rPr>
            <w:noProof/>
            <w:webHidden/>
          </w:rPr>
          <w:fldChar w:fldCharType="begin"/>
        </w:r>
        <w:r>
          <w:rPr>
            <w:noProof/>
            <w:webHidden/>
          </w:rPr>
          <w:instrText xml:space="preserve"> PAGEREF _Toc237457099 \h </w:instrText>
        </w:r>
        <w:r>
          <w:rPr>
            <w:noProof/>
            <w:webHidden/>
          </w:rPr>
        </w:r>
        <w:r>
          <w:rPr>
            <w:noProof/>
            <w:webHidden/>
          </w:rPr>
          <w:fldChar w:fldCharType="separate"/>
        </w:r>
        <w:r>
          <w:rPr>
            <w:noProof/>
            <w:webHidden/>
          </w:rPr>
          <w:t>74</w:t>
        </w:r>
        <w:r>
          <w:rPr>
            <w:noProof/>
            <w:webHidden/>
          </w:rPr>
          <w:fldChar w:fldCharType="end"/>
        </w:r>
      </w:hyperlink>
    </w:p>
    <w:p w14:paraId="0E808683" w14:textId="2059F613"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0" w:history="1">
        <w:r w:rsidRPr="00D7268D">
          <w:rPr>
            <w:rStyle w:val="Hipervnculo"/>
            <w:noProof/>
            <w:lang w:val="es-DO"/>
          </w:rPr>
          <w:t>Gestión de Usuarios</w:t>
        </w:r>
        <w:r>
          <w:rPr>
            <w:noProof/>
            <w:webHidden/>
          </w:rPr>
          <w:tab/>
        </w:r>
        <w:r>
          <w:rPr>
            <w:noProof/>
            <w:webHidden/>
          </w:rPr>
          <w:fldChar w:fldCharType="begin"/>
        </w:r>
        <w:r>
          <w:rPr>
            <w:noProof/>
            <w:webHidden/>
          </w:rPr>
          <w:instrText xml:space="preserve"> PAGEREF _Toc237457100 \h </w:instrText>
        </w:r>
        <w:r>
          <w:rPr>
            <w:noProof/>
            <w:webHidden/>
          </w:rPr>
        </w:r>
        <w:r>
          <w:rPr>
            <w:noProof/>
            <w:webHidden/>
          </w:rPr>
          <w:fldChar w:fldCharType="separate"/>
        </w:r>
        <w:r>
          <w:rPr>
            <w:noProof/>
            <w:webHidden/>
          </w:rPr>
          <w:t>78</w:t>
        </w:r>
        <w:r>
          <w:rPr>
            <w:noProof/>
            <w:webHidden/>
          </w:rPr>
          <w:fldChar w:fldCharType="end"/>
        </w:r>
      </w:hyperlink>
    </w:p>
    <w:p w14:paraId="73B4FAD2" w14:textId="1DFF4C6A"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1" w:history="1">
        <w:r w:rsidRPr="00D7268D">
          <w:rPr>
            <w:rStyle w:val="Hipervnculo"/>
            <w:noProof/>
            <w:lang w:val="es-DO"/>
          </w:rPr>
          <w:t>Gestión de Roles</w:t>
        </w:r>
        <w:r>
          <w:rPr>
            <w:noProof/>
            <w:webHidden/>
          </w:rPr>
          <w:tab/>
        </w:r>
        <w:r>
          <w:rPr>
            <w:noProof/>
            <w:webHidden/>
          </w:rPr>
          <w:fldChar w:fldCharType="begin"/>
        </w:r>
        <w:r>
          <w:rPr>
            <w:noProof/>
            <w:webHidden/>
          </w:rPr>
          <w:instrText xml:space="preserve"> PAGEREF _Toc237457101 \h </w:instrText>
        </w:r>
        <w:r>
          <w:rPr>
            <w:noProof/>
            <w:webHidden/>
          </w:rPr>
        </w:r>
        <w:r>
          <w:rPr>
            <w:noProof/>
            <w:webHidden/>
          </w:rPr>
          <w:fldChar w:fldCharType="separate"/>
        </w:r>
        <w:r>
          <w:rPr>
            <w:noProof/>
            <w:webHidden/>
          </w:rPr>
          <w:t>85</w:t>
        </w:r>
        <w:r>
          <w:rPr>
            <w:noProof/>
            <w:webHidden/>
          </w:rPr>
          <w:fldChar w:fldCharType="end"/>
        </w:r>
      </w:hyperlink>
    </w:p>
    <w:p w14:paraId="01074314" w14:textId="734F1387"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2" w:history="1">
        <w:r w:rsidRPr="00D7268D">
          <w:rPr>
            <w:rStyle w:val="Hipervnculo"/>
            <w:noProof/>
            <w:lang w:val="es-DO"/>
          </w:rPr>
          <w:t>Gestión de Facultades</w:t>
        </w:r>
        <w:r>
          <w:rPr>
            <w:noProof/>
            <w:webHidden/>
          </w:rPr>
          <w:tab/>
        </w:r>
        <w:r>
          <w:rPr>
            <w:noProof/>
            <w:webHidden/>
          </w:rPr>
          <w:fldChar w:fldCharType="begin"/>
        </w:r>
        <w:r>
          <w:rPr>
            <w:noProof/>
            <w:webHidden/>
          </w:rPr>
          <w:instrText xml:space="preserve"> PAGEREF _Toc237457102 \h </w:instrText>
        </w:r>
        <w:r>
          <w:rPr>
            <w:noProof/>
            <w:webHidden/>
          </w:rPr>
        </w:r>
        <w:r>
          <w:rPr>
            <w:noProof/>
            <w:webHidden/>
          </w:rPr>
          <w:fldChar w:fldCharType="separate"/>
        </w:r>
        <w:r>
          <w:rPr>
            <w:noProof/>
            <w:webHidden/>
          </w:rPr>
          <w:t>89</w:t>
        </w:r>
        <w:r>
          <w:rPr>
            <w:noProof/>
            <w:webHidden/>
          </w:rPr>
          <w:fldChar w:fldCharType="end"/>
        </w:r>
      </w:hyperlink>
    </w:p>
    <w:p w14:paraId="0EA50240" w14:textId="7D3B2EDE"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3" w:history="1">
        <w:r w:rsidRPr="00D7268D">
          <w:rPr>
            <w:rStyle w:val="Hipervnculo"/>
            <w:noProof/>
            <w:lang w:val="es-DO"/>
          </w:rPr>
          <w:t>Gestión de Departamentos</w:t>
        </w:r>
        <w:r>
          <w:rPr>
            <w:noProof/>
            <w:webHidden/>
          </w:rPr>
          <w:tab/>
        </w:r>
        <w:r>
          <w:rPr>
            <w:noProof/>
            <w:webHidden/>
          </w:rPr>
          <w:fldChar w:fldCharType="begin"/>
        </w:r>
        <w:r>
          <w:rPr>
            <w:noProof/>
            <w:webHidden/>
          </w:rPr>
          <w:instrText xml:space="preserve"> PAGEREF _Toc237457103 \h </w:instrText>
        </w:r>
        <w:r>
          <w:rPr>
            <w:noProof/>
            <w:webHidden/>
          </w:rPr>
        </w:r>
        <w:r>
          <w:rPr>
            <w:noProof/>
            <w:webHidden/>
          </w:rPr>
          <w:fldChar w:fldCharType="separate"/>
        </w:r>
        <w:r>
          <w:rPr>
            <w:noProof/>
            <w:webHidden/>
          </w:rPr>
          <w:t>94</w:t>
        </w:r>
        <w:r>
          <w:rPr>
            <w:noProof/>
            <w:webHidden/>
          </w:rPr>
          <w:fldChar w:fldCharType="end"/>
        </w:r>
      </w:hyperlink>
    </w:p>
    <w:p w14:paraId="6B541CA0" w14:textId="2EAF7876"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4" w:history="1">
        <w:r w:rsidRPr="00D7268D">
          <w:rPr>
            <w:rStyle w:val="Hipervnculo"/>
            <w:noProof/>
            <w:lang w:val="es-DO"/>
          </w:rPr>
          <w:t>Gestión de Períodos</w:t>
        </w:r>
        <w:r>
          <w:rPr>
            <w:noProof/>
            <w:webHidden/>
          </w:rPr>
          <w:tab/>
        </w:r>
        <w:r>
          <w:rPr>
            <w:noProof/>
            <w:webHidden/>
          </w:rPr>
          <w:fldChar w:fldCharType="begin"/>
        </w:r>
        <w:r>
          <w:rPr>
            <w:noProof/>
            <w:webHidden/>
          </w:rPr>
          <w:instrText xml:space="preserve"> PAGEREF _Toc237457104 \h </w:instrText>
        </w:r>
        <w:r>
          <w:rPr>
            <w:noProof/>
            <w:webHidden/>
          </w:rPr>
        </w:r>
        <w:r>
          <w:rPr>
            <w:noProof/>
            <w:webHidden/>
          </w:rPr>
          <w:fldChar w:fldCharType="separate"/>
        </w:r>
        <w:r>
          <w:rPr>
            <w:noProof/>
            <w:webHidden/>
          </w:rPr>
          <w:t>99</w:t>
        </w:r>
        <w:r>
          <w:rPr>
            <w:noProof/>
            <w:webHidden/>
          </w:rPr>
          <w:fldChar w:fldCharType="end"/>
        </w:r>
      </w:hyperlink>
    </w:p>
    <w:p w14:paraId="14DB277E" w14:textId="342966D7"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5" w:history="1">
        <w:r w:rsidRPr="00D7268D">
          <w:rPr>
            <w:rStyle w:val="Hipervnculo"/>
            <w:noProof/>
            <w:lang w:val="es-DO"/>
          </w:rPr>
          <w:t>Gestión de Criterios</w:t>
        </w:r>
        <w:r>
          <w:rPr>
            <w:noProof/>
            <w:webHidden/>
          </w:rPr>
          <w:tab/>
        </w:r>
        <w:r>
          <w:rPr>
            <w:noProof/>
            <w:webHidden/>
          </w:rPr>
          <w:fldChar w:fldCharType="begin"/>
        </w:r>
        <w:r>
          <w:rPr>
            <w:noProof/>
            <w:webHidden/>
          </w:rPr>
          <w:instrText xml:space="preserve"> PAGEREF _Toc237457105 \h </w:instrText>
        </w:r>
        <w:r>
          <w:rPr>
            <w:noProof/>
            <w:webHidden/>
          </w:rPr>
        </w:r>
        <w:r>
          <w:rPr>
            <w:noProof/>
            <w:webHidden/>
          </w:rPr>
          <w:fldChar w:fldCharType="separate"/>
        </w:r>
        <w:r>
          <w:rPr>
            <w:noProof/>
            <w:webHidden/>
          </w:rPr>
          <w:t>105</w:t>
        </w:r>
        <w:r>
          <w:rPr>
            <w:noProof/>
            <w:webHidden/>
          </w:rPr>
          <w:fldChar w:fldCharType="end"/>
        </w:r>
      </w:hyperlink>
    </w:p>
    <w:p w14:paraId="3686C44C" w14:textId="462DE365"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6" w:history="1">
        <w:r w:rsidRPr="00D7268D">
          <w:rPr>
            <w:rStyle w:val="Hipervnculo"/>
            <w:noProof/>
            <w:lang w:val="es-DO"/>
          </w:rPr>
          <w:t>Gestión de Asignaciones</w:t>
        </w:r>
        <w:r>
          <w:rPr>
            <w:noProof/>
            <w:webHidden/>
          </w:rPr>
          <w:tab/>
        </w:r>
        <w:r>
          <w:rPr>
            <w:noProof/>
            <w:webHidden/>
          </w:rPr>
          <w:fldChar w:fldCharType="begin"/>
        </w:r>
        <w:r>
          <w:rPr>
            <w:noProof/>
            <w:webHidden/>
          </w:rPr>
          <w:instrText xml:space="preserve"> PAGEREF _Toc237457106 \h </w:instrText>
        </w:r>
        <w:r>
          <w:rPr>
            <w:noProof/>
            <w:webHidden/>
          </w:rPr>
        </w:r>
        <w:r>
          <w:rPr>
            <w:noProof/>
            <w:webHidden/>
          </w:rPr>
          <w:fldChar w:fldCharType="separate"/>
        </w:r>
        <w:r>
          <w:rPr>
            <w:noProof/>
            <w:webHidden/>
          </w:rPr>
          <w:t>114</w:t>
        </w:r>
        <w:r>
          <w:rPr>
            <w:noProof/>
            <w:webHidden/>
          </w:rPr>
          <w:fldChar w:fldCharType="end"/>
        </w:r>
      </w:hyperlink>
    </w:p>
    <w:p w14:paraId="6B2561F0" w14:textId="70B43835"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7" w:history="1">
        <w:r w:rsidRPr="00D7268D">
          <w:rPr>
            <w:rStyle w:val="Hipervnculo"/>
            <w:noProof/>
            <w:lang w:val="es-DO"/>
          </w:rPr>
          <w:t>Gestión de Evidencias</w:t>
        </w:r>
        <w:r>
          <w:rPr>
            <w:noProof/>
            <w:webHidden/>
          </w:rPr>
          <w:tab/>
        </w:r>
        <w:r>
          <w:rPr>
            <w:noProof/>
            <w:webHidden/>
          </w:rPr>
          <w:fldChar w:fldCharType="begin"/>
        </w:r>
        <w:r>
          <w:rPr>
            <w:noProof/>
            <w:webHidden/>
          </w:rPr>
          <w:instrText xml:space="preserve"> PAGEREF _Toc237457107 \h </w:instrText>
        </w:r>
        <w:r>
          <w:rPr>
            <w:noProof/>
            <w:webHidden/>
          </w:rPr>
        </w:r>
        <w:r>
          <w:rPr>
            <w:noProof/>
            <w:webHidden/>
          </w:rPr>
          <w:fldChar w:fldCharType="separate"/>
        </w:r>
        <w:r>
          <w:rPr>
            <w:noProof/>
            <w:webHidden/>
          </w:rPr>
          <w:t>120</w:t>
        </w:r>
        <w:r>
          <w:rPr>
            <w:noProof/>
            <w:webHidden/>
          </w:rPr>
          <w:fldChar w:fldCharType="end"/>
        </w:r>
      </w:hyperlink>
    </w:p>
    <w:p w14:paraId="142B1539" w14:textId="6071BE03"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8" w:history="1">
        <w:r w:rsidRPr="00D7268D">
          <w:rPr>
            <w:rStyle w:val="Hipervnculo"/>
            <w:noProof/>
            <w:lang w:val="es-DO"/>
          </w:rPr>
          <w:t>Vista de detalle de evidencia</w:t>
        </w:r>
        <w:r>
          <w:rPr>
            <w:noProof/>
            <w:webHidden/>
          </w:rPr>
          <w:tab/>
        </w:r>
        <w:r>
          <w:rPr>
            <w:noProof/>
            <w:webHidden/>
          </w:rPr>
          <w:fldChar w:fldCharType="begin"/>
        </w:r>
        <w:r>
          <w:rPr>
            <w:noProof/>
            <w:webHidden/>
          </w:rPr>
          <w:instrText xml:space="preserve"> PAGEREF _Toc237457108 \h </w:instrText>
        </w:r>
        <w:r>
          <w:rPr>
            <w:noProof/>
            <w:webHidden/>
          </w:rPr>
        </w:r>
        <w:r>
          <w:rPr>
            <w:noProof/>
            <w:webHidden/>
          </w:rPr>
          <w:fldChar w:fldCharType="separate"/>
        </w:r>
        <w:r>
          <w:rPr>
            <w:noProof/>
            <w:webHidden/>
          </w:rPr>
          <w:t>123</w:t>
        </w:r>
        <w:r>
          <w:rPr>
            <w:noProof/>
            <w:webHidden/>
          </w:rPr>
          <w:fldChar w:fldCharType="end"/>
        </w:r>
      </w:hyperlink>
    </w:p>
    <w:p w14:paraId="53D9E7E0" w14:textId="5D00E4B5"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09" w:history="1">
        <w:r w:rsidRPr="00D7268D">
          <w:rPr>
            <w:rStyle w:val="Hipervnculo"/>
            <w:noProof/>
            <w:lang w:val="es-DO"/>
          </w:rPr>
          <w:t>Gestión de nuevas versiones</w:t>
        </w:r>
        <w:r>
          <w:rPr>
            <w:noProof/>
            <w:webHidden/>
          </w:rPr>
          <w:tab/>
        </w:r>
        <w:r>
          <w:rPr>
            <w:noProof/>
            <w:webHidden/>
          </w:rPr>
          <w:fldChar w:fldCharType="begin"/>
        </w:r>
        <w:r>
          <w:rPr>
            <w:noProof/>
            <w:webHidden/>
          </w:rPr>
          <w:instrText xml:space="preserve"> PAGEREF _Toc237457109 \h </w:instrText>
        </w:r>
        <w:r>
          <w:rPr>
            <w:noProof/>
            <w:webHidden/>
          </w:rPr>
        </w:r>
        <w:r>
          <w:rPr>
            <w:noProof/>
            <w:webHidden/>
          </w:rPr>
          <w:fldChar w:fldCharType="separate"/>
        </w:r>
        <w:r>
          <w:rPr>
            <w:noProof/>
            <w:webHidden/>
          </w:rPr>
          <w:t>125</w:t>
        </w:r>
        <w:r>
          <w:rPr>
            <w:noProof/>
            <w:webHidden/>
          </w:rPr>
          <w:fldChar w:fldCharType="end"/>
        </w:r>
      </w:hyperlink>
    </w:p>
    <w:p w14:paraId="69A150BE" w14:textId="36493C7B"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0" w:history="1">
        <w:r w:rsidRPr="00D7268D">
          <w:rPr>
            <w:rStyle w:val="Hipervnculo"/>
            <w:noProof/>
            <w:lang w:val="es-DO"/>
          </w:rPr>
          <w:t>Gestión de Notificaciones</w:t>
        </w:r>
        <w:r>
          <w:rPr>
            <w:noProof/>
            <w:webHidden/>
          </w:rPr>
          <w:tab/>
        </w:r>
        <w:r>
          <w:rPr>
            <w:noProof/>
            <w:webHidden/>
          </w:rPr>
          <w:fldChar w:fldCharType="begin"/>
        </w:r>
        <w:r>
          <w:rPr>
            <w:noProof/>
            <w:webHidden/>
          </w:rPr>
          <w:instrText xml:space="preserve"> PAGEREF _Toc237457110 \h </w:instrText>
        </w:r>
        <w:r>
          <w:rPr>
            <w:noProof/>
            <w:webHidden/>
          </w:rPr>
        </w:r>
        <w:r>
          <w:rPr>
            <w:noProof/>
            <w:webHidden/>
          </w:rPr>
          <w:fldChar w:fldCharType="separate"/>
        </w:r>
        <w:r>
          <w:rPr>
            <w:noProof/>
            <w:webHidden/>
          </w:rPr>
          <w:t>126</w:t>
        </w:r>
        <w:r>
          <w:rPr>
            <w:noProof/>
            <w:webHidden/>
          </w:rPr>
          <w:fldChar w:fldCharType="end"/>
        </w:r>
      </w:hyperlink>
    </w:p>
    <w:p w14:paraId="6CA37717" w14:textId="0CCF6351"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1" w:history="1">
        <w:r w:rsidRPr="00D7268D">
          <w:rPr>
            <w:rStyle w:val="Hipervnculo"/>
            <w:noProof/>
            <w:lang w:val="es-DO"/>
          </w:rPr>
          <w:t>Auditoría</w:t>
        </w:r>
        <w:r>
          <w:rPr>
            <w:noProof/>
            <w:webHidden/>
          </w:rPr>
          <w:tab/>
        </w:r>
        <w:r>
          <w:rPr>
            <w:noProof/>
            <w:webHidden/>
          </w:rPr>
          <w:fldChar w:fldCharType="begin"/>
        </w:r>
        <w:r>
          <w:rPr>
            <w:noProof/>
            <w:webHidden/>
          </w:rPr>
          <w:instrText xml:space="preserve"> PAGEREF _Toc237457111 \h </w:instrText>
        </w:r>
        <w:r>
          <w:rPr>
            <w:noProof/>
            <w:webHidden/>
          </w:rPr>
        </w:r>
        <w:r>
          <w:rPr>
            <w:noProof/>
            <w:webHidden/>
          </w:rPr>
          <w:fldChar w:fldCharType="separate"/>
        </w:r>
        <w:r>
          <w:rPr>
            <w:noProof/>
            <w:webHidden/>
          </w:rPr>
          <w:t>130</w:t>
        </w:r>
        <w:r>
          <w:rPr>
            <w:noProof/>
            <w:webHidden/>
          </w:rPr>
          <w:fldChar w:fldCharType="end"/>
        </w:r>
      </w:hyperlink>
    </w:p>
    <w:p w14:paraId="561CA70A" w14:textId="2949DB16"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2" w:history="1">
        <w:r w:rsidRPr="00D7268D">
          <w:rPr>
            <w:rStyle w:val="Hipervnculo"/>
            <w:noProof/>
            <w:lang w:val="es-DO"/>
          </w:rPr>
          <w:t>Gestión de Reportes</w:t>
        </w:r>
        <w:r>
          <w:rPr>
            <w:noProof/>
            <w:webHidden/>
          </w:rPr>
          <w:tab/>
        </w:r>
        <w:r>
          <w:rPr>
            <w:noProof/>
            <w:webHidden/>
          </w:rPr>
          <w:fldChar w:fldCharType="begin"/>
        </w:r>
        <w:r>
          <w:rPr>
            <w:noProof/>
            <w:webHidden/>
          </w:rPr>
          <w:instrText xml:space="preserve"> PAGEREF _Toc237457112 \h </w:instrText>
        </w:r>
        <w:r>
          <w:rPr>
            <w:noProof/>
            <w:webHidden/>
          </w:rPr>
        </w:r>
        <w:r>
          <w:rPr>
            <w:noProof/>
            <w:webHidden/>
          </w:rPr>
          <w:fldChar w:fldCharType="separate"/>
        </w:r>
        <w:r>
          <w:rPr>
            <w:noProof/>
            <w:webHidden/>
          </w:rPr>
          <w:t>133</w:t>
        </w:r>
        <w:r>
          <w:rPr>
            <w:noProof/>
            <w:webHidden/>
          </w:rPr>
          <w:fldChar w:fldCharType="end"/>
        </w:r>
      </w:hyperlink>
    </w:p>
    <w:p w14:paraId="244103E0" w14:textId="2876EC1E"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3" w:history="1">
        <w:r w:rsidRPr="00D7268D">
          <w:rPr>
            <w:rStyle w:val="Hipervnculo"/>
            <w:noProof/>
            <w:lang w:val="es-DO"/>
          </w:rPr>
          <w:t>Gestión de Perfil</w:t>
        </w:r>
        <w:r>
          <w:rPr>
            <w:noProof/>
            <w:webHidden/>
          </w:rPr>
          <w:tab/>
        </w:r>
        <w:r>
          <w:rPr>
            <w:noProof/>
            <w:webHidden/>
          </w:rPr>
          <w:fldChar w:fldCharType="begin"/>
        </w:r>
        <w:r>
          <w:rPr>
            <w:noProof/>
            <w:webHidden/>
          </w:rPr>
          <w:instrText xml:space="preserve"> PAGEREF _Toc237457113 \h </w:instrText>
        </w:r>
        <w:r>
          <w:rPr>
            <w:noProof/>
            <w:webHidden/>
          </w:rPr>
        </w:r>
        <w:r>
          <w:rPr>
            <w:noProof/>
            <w:webHidden/>
          </w:rPr>
          <w:fldChar w:fldCharType="separate"/>
        </w:r>
        <w:r>
          <w:rPr>
            <w:noProof/>
            <w:webHidden/>
          </w:rPr>
          <w:t>143</w:t>
        </w:r>
        <w:r>
          <w:rPr>
            <w:noProof/>
            <w:webHidden/>
          </w:rPr>
          <w:fldChar w:fldCharType="end"/>
        </w:r>
      </w:hyperlink>
    </w:p>
    <w:p w14:paraId="6D3E68A9" w14:textId="27BFD83E"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114" w:history="1">
        <w:r w:rsidRPr="00D7268D">
          <w:rPr>
            <w:rStyle w:val="Hipervnculo"/>
            <w:rFonts w:cstheme="majorBidi"/>
            <w:bCs/>
            <w:noProof/>
          </w:rPr>
          <w:t>19.3.</w:t>
        </w:r>
        <w:r>
          <w:rPr>
            <w:rFonts w:asciiTheme="minorHAnsi" w:eastAsiaTheme="minorEastAsia" w:hAnsiTheme="minorHAnsi"/>
            <w:noProof/>
            <w:kern w:val="2"/>
            <w:sz w:val="24"/>
            <w:szCs w:val="24"/>
            <w:lang w:val="es-DO" w:eastAsia="es-DO"/>
            <w14:ligatures w14:val="standardContextual"/>
          </w:rPr>
          <w:tab/>
        </w:r>
        <w:r w:rsidRPr="00D7268D">
          <w:rPr>
            <w:rStyle w:val="Hipervnculo"/>
            <w:rFonts w:cstheme="majorBidi"/>
            <w:bCs/>
            <w:noProof/>
          </w:rPr>
          <w:t>Anexo C: Entrevistas Realizadas</w:t>
        </w:r>
        <w:r>
          <w:rPr>
            <w:noProof/>
            <w:webHidden/>
          </w:rPr>
          <w:tab/>
        </w:r>
        <w:r>
          <w:rPr>
            <w:noProof/>
            <w:webHidden/>
          </w:rPr>
          <w:fldChar w:fldCharType="begin"/>
        </w:r>
        <w:r>
          <w:rPr>
            <w:noProof/>
            <w:webHidden/>
          </w:rPr>
          <w:instrText xml:space="preserve"> PAGEREF _Toc237457114 \h </w:instrText>
        </w:r>
        <w:r>
          <w:rPr>
            <w:noProof/>
            <w:webHidden/>
          </w:rPr>
        </w:r>
        <w:r>
          <w:rPr>
            <w:noProof/>
            <w:webHidden/>
          </w:rPr>
          <w:fldChar w:fldCharType="separate"/>
        </w:r>
        <w:r>
          <w:rPr>
            <w:noProof/>
            <w:webHidden/>
          </w:rPr>
          <w:t>147</w:t>
        </w:r>
        <w:r>
          <w:rPr>
            <w:noProof/>
            <w:webHidden/>
          </w:rPr>
          <w:fldChar w:fldCharType="end"/>
        </w:r>
      </w:hyperlink>
    </w:p>
    <w:p w14:paraId="0E4215C1" w14:textId="3701A239"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5" w:history="1">
        <w:r w:rsidRPr="00D7268D">
          <w:rPr>
            <w:rStyle w:val="Hipervnculo"/>
            <w:noProof/>
          </w:rPr>
          <w:t>Entrevista realizada a la Directora de OSEPLANDI</w:t>
        </w:r>
        <w:r>
          <w:rPr>
            <w:noProof/>
            <w:webHidden/>
          </w:rPr>
          <w:tab/>
        </w:r>
        <w:r>
          <w:rPr>
            <w:noProof/>
            <w:webHidden/>
          </w:rPr>
          <w:fldChar w:fldCharType="begin"/>
        </w:r>
        <w:r>
          <w:rPr>
            <w:noProof/>
            <w:webHidden/>
          </w:rPr>
          <w:instrText xml:space="preserve"> PAGEREF _Toc237457115 \h </w:instrText>
        </w:r>
        <w:r>
          <w:rPr>
            <w:noProof/>
            <w:webHidden/>
          </w:rPr>
        </w:r>
        <w:r>
          <w:rPr>
            <w:noProof/>
            <w:webHidden/>
          </w:rPr>
          <w:fldChar w:fldCharType="separate"/>
        </w:r>
        <w:r>
          <w:rPr>
            <w:noProof/>
            <w:webHidden/>
          </w:rPr>
          <w:t>147</w:t>
        </w:r>
        <w:r>
          <w:rPr>
            <w:noProof/>
            <w:webHidden/>
          </w:rPr>
          <w:fldChar w:fldCharType="end"/>
        </w:r>
      </w:hyperlink>
    </w:p>
    <w:p w14:paraId="1849586B" w14:textId="60931EB0"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6" w:history="1">
        <w:r w:rsidRPr="00D7268D">
          <w:rPr>
            <w:rStyle w:val="Hipervnculo"/>
            <w:noProof/>
          </w:rPr>
          <w:t>Observaciones generales</w:t>
        </w:r>
        <w:r>
          <w:rPr>
            <w:noProof/>
            <w:webHidden/>
          </w:rPr>
          <w:tab/>
        </w:r>
        <w:r>
          <w:rPr>
            <w:noProof/>
            <w:webHidden/>
          </w:rPr>
          <w:fldChar w:fldCharType="begin"/>
        </w:r>
        <w:r>
          <w:rPr>
            <w:noProof/>
            <w:webHidden/>
          </w:rPr>
          <w:instrText xml:space="preserve"> PAGEREF _Toc237457116 \h </w:instrText>
        </w:r>
        <w:r>
          <w:rPr>
            <w:noProof/>
            <w:webHidden/>
          </w:rPr>
        </w:r>
        <w:r>
          <w:rPr>
            <w:noProof/>
            <w:webHidden/>
          </w:rPr>
          <w:fldChar w:fldCharType="separate"/>
        </w:r>
        <w:r>
          <w:rPr>
            <w:noProof/>
            <w:webHidden/>
          </w:rPr>
          <w:t>151</w:t>
        </w:r>
        <w:r>
          <w:rPr>
            <w:noProof/>
            <w:webHidden/>
          </w:rPr>
          <w:fldChar w:fldCharType="end"/>
        </w:r>
      </w:hyperlink>
    </w:p>
    <w:p w14:paraId="50D1C967" w14:textId="1E076147" w:rsidR="007613C4" w:rsidRDefault="007613C4">
      <w:pPr>
        <w:pStyle w:val="TDC3"/>
        <w:tabs>
          <w:tab w:val="right" w:leader="dot" w:pos="9372"/>
        </w:tabs>
        <w:rPr>
          <w:rFonts w:asciiTheme="minorHAnsi" w:eastAsiaTheme="minorEastAsia" w:hAnsiTheme="minorHAnsi"/>
          <w:noProof/>
          <w:kern w:val="2"/>
          <w:sz w:val="24"/>
          <w:szCs w:val="24"/>
          <w:lang w:val="es-DO" w:eastAsia="es-DO"/>
          <w14:ligatures w14:val="standardContextual"/>
        </w:rPr>
      </w:pPr>
      <w:hyperlink w:anchor="_Toc237457117" w:history="1">
        <w:r w:rsidRPr="00D7268D">
          <w:rPr>
            <w:rStyle w:val="Hipervnculo"/>
            <w:noProof/>
          </w:rPr>
          <w:t>Imagen de la visita a la Universidad.</w:t>
        </w:r>
        <w:r>
          <w:rPr>
            <w:noProof/>
            <w:webHidden/>
          </w:rPr>
          <w:tab/>
        </w:r>
        <w:r>
          <w:rPr>
            <w:noProof/>
            <w:webHidden/>
          </w:rPr>
          <w:fldChar w:fldCharType="begin"/>
        </w:r>
        <w:r>
          <w:rPr>
            <w:noProof/>
            <w:webHidden/>
          </w:rPr>
          <w:instrText xml:space="preserve"> PAGEREF _Toc237457117 \h </w:instrText>
        </w:r>
        <w:r>
          <w:rPr>
            <w:noProof/>
            <w:webHidden/>
          </w:rPr>
        </w:r>
        <w:r>
          <w:rPr>
            <w:noProof/>
            <w:webHidden/>
          </w:rPr>
          <w:fldChar w:fldCharType="separate"/>
        </w:r>
        <w:r>
          <w:rPr>
            <w:noProof/>
            <w:webHidden/>
          </w:rPr>
          <w:t>151</w:t>
        </w:r>
        <w:r>
          <w:rPr>
            <w:noProof/>
            <w:webHidden/>
          </w:rPr>
          <w:fldChar w:fldCharType="end"/>
        </w:r>
      </w:hyperlink>
    </w:p>
    <w:p w14:paraId="1B2847AA" w14:textId="50651B68" w:rsidR="007613C4" w:rsidRDefault="007613C4">
      <w:pPr>
        <w:pStyle w:val="TDC2"/>
        <w:tabs>
          <w:tab w:val="left" w:pos="1680"/>
          <w:tab w:val="right" w:leader="dot" w:pos="9372"/>
        </w:tabs>
        <w:rPr>
          <w:rFonts w:asciiTheme="minorHAnsi" w:eastAsiaTheme="minorEastAsia" w:hAnsiTheme="minorHAnsi"/>
          <w:noProof/>
          <w:kern w:val="2"/>
          <w:sz w:val="24"/>
          <w:szCs w:val="24"/>
          <w:lang w:val="es-DO" w:eastAsia="es-DO"/>
          <w14:ligatures w14:val="standardContextual"/>
        </w:rPr>
      </w:pPr>
      <w:hyperlink w:anchor="_Toc237457118" w:history="1">
        <w:r w:rsidRPr="00D7268D">
          <w:rPr>
            <w:rStyle w:val="Hipervnculo"/>
            <w:bCs/>
            <w:noProof/>
          </w:rPr>
          <w:t>19.4.</w:t>
        </w:r>
        <w:r>
          <w:rPr>
            <w:rFonts w:asciiTheme="minorHAnsi" w:eastAsiaTheme="minorEastAsia" w:hAnsiTheme="minorHAnsi"/>
            <w:noProof/>
            <w:kern w:val="2"/>
            <w:sz w:val="24"/>
            <w:szCs w:val="24"/>
            <w:lang w:val="es-DO" w:eastAsia="es-DO"/>
            <w14:ligatures w14:val="standardContextual"/>
          </w:rPr>
          <w:tab/>
        </w:r>
        <w:r w:rsidRPr="00D7268D">
          <w:rPr>
            <w:rStyle w:val="Hipervnculo"/>
            <w:noProof/>
          </w:rPr>
          <w:t>Anexo D: Repositorio del proyecto</w:t>
        </w:r>
        <w:r>
          <w:rPr>
            <w:noProof/>
            <w:webHidden/>
          </w:rPr>
          <w:tab/>
        </w:r>
        <w:r>
          <w:rPr>
            <w:noProof/>
            <w:webHidden/>
          </w:rPr>
          <w:fldChar w:fldCharType="begin"/>
        </w:r>
        <w:r>
          <w:rPr>
            <w:noProof/>
            <w:webHidden/>
          </w:rPr>
          <w:instrText xml:space="preserve"> PAGEREF _Toc237457118 \h </w:instrText>
        </w:r>
        <w:r>
          <w:rPr>
            <w:noProof/>
            <w:webHidden/>
          </w:rPr>
        </w:r>
        <w:r>
          <w:rPr>
            <w:noProof/>
            <w:webHidden/>
          </w:rPr>
          <w:fldChar w:fldCharType="separate"/>
        </w:r>
        <w:r>
          <w:rPr>
            <w:noProof/>
            <w:webHidden/>
          </w:rPr>
          <w:t>152</w:t>
        </w:r>
        <w:r>
          <w:rPr>
            <w:noProof/>
            <w:webHidden/>
          </w:rPr>
          <w:fldChar w:fldCharType="end"/>
        </w:r>
      </w:hyperlink>
    </w:p>
    <w:p w14:paraId="61CB8DC3" w14:textId="73521707" w:rsidR="00172C91" w:rsidRDefault="00F31B15" w:rsidP="004E3794">
      <w:pPr>
        <w:ind w:firstLine="0"/>
        <w:jc w:val="left"/>
        <w:rPr>
          <w:rFonts w:cs="Arial"/>
          <w:lang w:val="es-DO"/>
        </w:rPr>
      </w:pPr>
      <w:r>
        <w:rPr>
          <w:rFonts w:cs="Arial"/>
          <w:lang w:val="es-DO"/>
        </w:rPr>
        <w:fldChar w:fldCharType="end"/>
      </w:r>
    </w:p>
    <w:p w14:paraId="09FE242D" w14:textId="77777777" w:rsidR="00D4461C" w:rsidRDefault="00D4461C" w:rsidP="00E86E43">
      <w:pPr>
        <w:jc w:val="left"/>
        <w:rPr>
          <w:rFonts w:cs="Arial"/>
          <w:lang w:val="es-DO"/>
        </w:rPr>
      </w:pPr>
    </w:p>
    <w:p w14:paraId="280FAD9D" w14:textId="77777777" w:rsidR="00D4461C" w:rsidRDefault="00D4461C" w:rsidP="00E86E43">
      <w:pPr>
        <w:jc w:val="left"/>
        <w:rPr>
          <w:rFonts w:cs="Arial"/>
          <w:lang w:val="es-DO"/>
        </w:rPr>
      </w:pPr>
    </w:p>
    <w:p w14:paraId="2A644BEC" w14:textId="77777777" w:rsidR="00D4461C" w:rsidRDefault="00D4461C" w:rsidP="00E86E43">
      <w:pPr>
        <w:jc w:val="left"/>
        <w:rPr>
          <w:rFonts w:cs="Arial"/>
          <w:lang w:val="es-DO"/>
        </w:rPr>
      </w:pPr>
    </w:p>
    <w:p w14:paraId="663BA5A2" w14:textId="77777777" w:rsidR="00D4461C" w:rsidRPr="00E86E43" w:rsidRDefault="00D4461C" w:rsidP="00E86E43">
      <w:pPr>
        <w:jc w:val="left"/>
        <w:rPr>
          <w:rFonts w:cs="Arial"/>
          <w:lang w:val="es-DO"/>
        </w:rPr>
      </w:pPr>
    </w:p>
    <w:p w14:paraId="1D272879" w14:textId="41DD8BE3" w:rsidR="008274A0" w:rsidRPr="0051738E" w:rsidRDefault="00172C91" w:rsidP="00097F17">
      <w:pPr>
        <w:pStyle w:val="Ttulo1"/>
      </w:pPr>
      <w:bookmarkStart w:id="0" w:name="_Toc237456993"/>
      <w:r w:rsidRPr="0051738E">
        <w:lastRenderedPageBreak/>
        <w:t>Introducción</w:t>
      </w:r>
      <w:bookmarkEnd w:id="0"/>
    </w:p>
    <w:p w14:paraId="51C2AD22"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En la actualidad, las instituciones de educación superior enfrentan el desafío de garantizar el cumplimiento de estándares de calidad que permitan evaluar su desempeño académico, administrativo y organizacional. En la República Dominicana, estos procesos son supervisados por el Ministerio de Educación Superior, Ciencia y Tecnología (MESCyT), organismo responsable de realizar evaluaciones periódicas a las universidades con el propósito de verificar el cumplimiento de los criterios establecidos para el fortalecimiento y mejoramiento continuo de la educación superior.</w:t>
      </w:r>
    </w:p>
    <w:p w14:paraId="3631DA84" w14:textId="19C911F5"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La Universidad Autónoma de Santo Domingo (UASD), como principal institución de educación superior del país, participa en los procesos de evaluación quinquenal promovidos por el MESCyT. Durante estas evaluaciones, las diferentes facultades, escuelas, departamentos y unidades administrativas deben recopilar, organizar y presentar una gran cantidad de evidencias documentales que respalden el cumplimiento de los indicadores evaluados. Sin embargo, la gestión de estas evidencias suele realizarse mediante herramientas dispersas y procesos mayormente manuales, dificultando la localización de documentos, el seguimiento de las evidencias y la coordinación entre las distintas dependencias involucradas.</w:t>
      </w:r>
    </w:p>
    <w:p w14:paraId="3198BE37"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Ante esta situación surge el proyecto “Sistema de Gestión de Evidencias para la Evaluación Quinquenal UASD–MESCyT”, una plataforma web orientada a centralizar, organizar y administrar las evidencias requeridas durante los procesos de evaluación institucional. El sistema permitirá a los responsables de cada área registrar, almacenar, clasificar, consultar y dar seguimiento a los documentos asociados a los distintos indicadores de evaluación, garantizando una gestión más eficiente, segura y accesible de la información.</w:t>
      </w:r>
    </w:p>
    <w:p w14:paraId="4BC609AA"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 xml:space="preserve">Asimismo, la solución propuesta busca fortalecer los procesos de gestión documental y control institucional mediante la automatización de tareas relacionadas con la recopilación, </w:t>
      </w:r>
      <w:r w:rsidRPr="009D3B23">
        <w:rPr>
          <w:rFonts w:eastAsia="Times New Roman" w:cs="Arial"/>
          <w:lang w:val="es-DO" w:eastAsia="es-DO"/>
        </w:rPr>
        <w:lastRenderedPageBreak/>
        <w:t>validación y seguimiento de evidencias. Esto contribuirá a reducir la dependencia de procesos manuales, mejorar la trazabilidad de la información y optimizar la preparación de la documentación requerida por el MESCyT durante las evaluaciones quinquenales.</w:t>
      </w:r>
    </w:p>
    <w:p w14:paraId="2B799E58"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El presente documento se encuentra estructurado en diversos capítulos que describen de manera detallada los aspectos relacionados con la planificación, análisis, diseño y desarrollo del proyecto. En el Capítulo II, Descripción General del Proyecto, se presentan los objetivos, necesidades, antecedentes, alcance y entregables que conforman la propuesta.</w:t>
      </w:r>
    </w:p>
    <w:p w14:paraId="0D3D9A29" w14:textId="30975ACD"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En el Capítulo III, Equipo de Trabajo, se describen los integrantes responsables del desarrollo del proyecto, así como sus funciones y responsabilidades dentro del equipo. Posteriormente, el Capítulo IV, Descripción de los Aspectos Técnicos, aborda los requerimientos de hardware y software necesarios para la implementación del sistema, además de la arquitectura técnica propuesta.</w:t>
      </w:r>
      <w:r>
        <w:rPr>
          <w:rFonts w:eastAsia="Times New Roman" w:cs="Arial"/>
          <w:lang w:val="es-DO" w:eastAsia="es-DO"/>
        </w:rPr>
        <w:t xml:space="preserve"> </w:t>
      </w:r>
      <w:r w:rsidRPr="009D3B23">
        <w:rPr>
          <w:rFonts w:eastAsia="Times New Roman" w:cs="Arial"/>
          <w:lang w:val="es-DO" w:eastAsia="es-DO"/>
        </w:rPr>
        <w:t>El Capítulo V, Presupuesto, contiene la estimación de los recursos económicos requeridos para el desarrollo del proyecto. El Capítulo VI, Lista de Actividades, presenta las tareas necesarias para la ejecución de las diferentes etapas del proyecto, mientras que el Capítulo VII, Descripción de Actividades, detalla cada una de ellas.</w:t>
      </w:r>
    </w:p>
    <w:p w14:paraId="0F4FD6E3"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Asimismo, los Capítulos VIII, IX, X y XI incluyen las matrices de secuencia, tiempo, información y costos, herramientas que permiten planificar y controlar adecuadamente el desarrollo del proyecto. El Capítulo XII presenta los riesgos potenciales identificados y las estrategias definidas para su mitigación.</w:t>
      </w:r>
    </w:p>
    <w:p w14:paraId="04F37A97" w14:textId="77777777" w:rsidR="009D3B23" w:rsidRPr="009D3B23" w:rsidRDefault="009D3B23" w:rsidP="009D3B23">
      <w:pPr>
        <w:spacing w:after="100" w:afterAutospacing="1"/>
        <w:rPr>
          <w:rFonts w:eastAsia="Times New Roman" w:cs="Arial"/>
          <w:lang w:val="es-DO" w:eastAsia="es-DO"/>
        </w:rPr>
      </w:pPr>
      <w:r w:rsidRPr="009D3B23">
        <w:rPr>
          <w:rFonts w:eastAsia="Times New Roman" w:cs="Arial"/>
          <w:lang w:val="es-DO" w:eastAsia="es-DO"/>
        </w:rPr>
        <w:t>Finalmente, los capítulos restantes abarcan las limitaciones de recursos, el calendario de ejecución, el diagrama de Gantt, las herramientas de seguimiento y control, así como las conclusiones, recomendaciones, referencias bibliográficas y anexos que complementan la documentación del proyecto.</w:t>
      </w:r>
    </w:p>
    <w:p w14:paraId="01D40244" w14:textId="342B6B00" w:rsidR="00A41A7E" w:rsidRPr="00A41A7E" w:rsidRDefault="00A41A7E" w:rsidP="009A00C3">
      <w:pPr>
        <w:pStyle w:val="Ttulo1"/>
        <w:rPr>
          <w:rFonts w:eastAsiaTheme="minorHAnsi"/>
        </w:rPr>
      </w:pPr>
      <w:bookmarkStart w:id="1" w:name="_Toc237456994"/>
      <w:r w:rsidRPr="00A41A7E">
        <w:lastRenderedPageBreak/>
        <w:t>Descripción General Del Proyecto</w:t>
      </w:r>
      <w:bookmarkEnd w:id="1"/>
      <w:r w:rsidRPr="00A41A7E">
        <w:rPr>
          <w:rFonts w:eastAsiaTheme="minorHAnsi"/>
        </w:rPr>
        <w:fldChar w:fldCharType="begin"/>
      </w:r>
      <w:r w:rsidRPr="00A41A7E">
        <w:rPr>
          <w:rFonts w:eastAsiaTheme="minorHAnsi"/>
        </w:rPr>
        <w:instrText xml:space="preserve"> XE "Descripción General Del Proyecto.;2" </w:instrText>
      </w:r>
      <w:r w:rsidRPr="00A41A7E">
        <w:rPr>
          <w:rFonts w:eastAsiaTheme="minorHAnsi"/>
        </w:rPr>
        <w:fldChar w:fldCharType="end"/>
      </w:r>
    </w:p>
    <w:p w14:paraId="5B0B61D2" w14:textId="49111E11" w:rsidR="00A41A7E" w:rsidRPr="00903BC8" w:rsidRDefault="00A41A7E" w:rsidP="00903BC8">
      <w:pPr>
        <w:pStyle w:val="Ttulo2"/>
      </w:pPr>
      <w:bookmarkStart w:id="2" w:name="_Toc237456995"/>
      <w:r w:rsidRPr="00903BC8">
        <w:t>Descripción del proyecto</w:t>
      </w:r>
      <w:bookmarkEnd w:id="2"/>
      <w:r w:rsidRPr="00903BC8">
        <w:fldChar w:fldCharType="begin"/>
      </w:r>
      <w:r w:rsidRPr="00903BC8">
        <w:instrText xml:space="preserve"> XE "Descripción del proyecto.;3" </w:instrText>
      </w:r>
      <w:r w:rsidRPr="00903BC8">
        <w:fldChar w:fldCharType="end"/>
      </w:r>
    </w:p>
    <w:p w14:paraId="7AF3162E" w14:textId="43294BE1" w:rsidR="009D3B23" w:rsidRPr="009D3B23" w:rsidRDefault="009D3B23" w:rsidP="009D3B23">
      <w:pPr>
        <w:rPr>
          <w:rFonts w:cs="Arial"/>
          <w:bCs/>
        </w:rPr>
      </w:pPr>
      <w:r w:rsidRPr="009D3B23">
        <w:rPr>
          <w:rFonts w:cs="Arial"/>
          <w:bCs/>
        </w:rPr>
        <w:t>El proyecto “Sistema de Gestión de Evidencias para la Evaluación Quinquenal UASD–MESCyT” consiste en el desarrollo de una plataforma web orientada a la administración, organización y seguimiento de las evidencias requeridas durante los procesos de evaluación institucional realizados por el Ministerio de Educación Superior, Ciencia y Tecnología (MESCyT) a la Universidad Autónoma de Santo Domingo (UASD).</w:t>
      </w:r>
    </w:p>
    <w:p w14:paraId="5AA6D7F9" w14:textId="77777777" w:rsidR="009D3B23" w:rsidRPr="009D3B23" w:rsidRDefault="009D3B23" w:rsidP="009D3B23">
      <w:pPr>
        <w:rPr>
          <w:rFonts w:cs="Arial"/>
          <w:bCs/>
          <w:lang w:val="es-DO"/>
        </w:rPr>
      </w:pPr>
      <w:r w:rsidRPr="009D3B23">
        <w:rPr>
          <w:rFonts w:cs="Arial"/>
          <w:bCs/>
          <w:lang w:val="es-DO"/>
        </w:rPr>
        <w:t>La propuesta está diseñada para centralizar la gestión documental relacionada con los indicadores de evaluación, permitiendo que las distintas facultades, escuelas, departamentos y unidades administrativas registren, almacenen y consulten las evidencias correspondientes a cada criterio evaluado. De esta manera, se busca reducir la dispersión de información y mejorar la disponibilidad de los documentos requeridos durante los procesos de revisión institucional.</w:t>
      </w:r>
    </w:p>
    <w:p w14:paraId="4DB84FA3" w14:textId="77777777" w:rsidR="009D3B23" w:rsidRPr="009D3B23" w:rsidRDefault="009D3B23" w:rsidP="009D3B23">
      <w:pPr>
        <w:rPr>
          <w:rFonts w:cs="Arial"/>
          <w:bCs/>
          <w:lang w:val="es-DO"/>
        </w:rPr>
      </w:pPr>
      <w:r w:rsidRPr="009D3B23">
        <w:rPr>
          <w:rFonts w:cs="Arial"/>
          <w:bCs/>
          <w:lang w:val="es-DO"/>
        </w:rPr>
        <w:t>El sistema contempla dos áreas principales de funcionamiento. La primera está orientada a los responsables de las diferentes dependencias universitarias, quienes podrán cargar evidencias, actualizar información, dar seguimiento a los requerimientos asignados y consultar el estado de cumplimiento de los indicadores bajo su responsabilidad. La segunda está dirigida a los coordinadores y administradores del proceso de evaluación, quienes tendrán acceso a herramientas de supervisión, validación y control que faciliten la gestión integral de las evidencias recopiladas.</w:t>
      </w:r>
    </w:p>
    <w:p w14:paraId="32D3F46F" w14:textId="77777777" w:rsidR="009D3B23" w:rsidRPr="009D3B23" w:rsidRDefault="009D3B23" w:rsidP="009D3B23">
      <w:pPr>
        <w:rPr>
          <w:rFonts w:cs="Arial"/>
          <w:bCs/>
          <w:lang w:val="es-DO"/>
        </w:rPr>
      </w:pPr>
      <w:r w:rsidRPr="009D3B23">
        <w:rPr>
          <w:rFonts w:cs="Arial"/>
          <w:bCs/>
          <w:lang w:val="es-DO"/>
        </w:rPr>
        <w:t>Asimismo, la plataforma permitirá clasificar las evidencias según criterios previamente establecidos, mantener un historial de actualizaciones, controlar el estado de revisión de cada documento y generar reportes que faciliten la toma de decisiones y el monitoreo del avance del proceso de evaluación.</w:t>
      </w:r>
    </w:p>
    <w:p w14:paraId="08552676" w14:textId="77777777" w:rsidR="009D3B23" w:rsidRPr="009D3B23" w:rsidRDefault="009D3B23" w:rsidP="009D3B23">
      <w:pPr>
        <w:rPr>
          <w:rFonts w:cs="Arial"/>
          <w:bCs/>
          <w:lang w:val="es-DO"/>
        </w:rPr>
      </w:pPr>
      <w:r w:rsidRPr="009D3B23">
        <w:rPr>
          <w:rFonts w:cs="Arial"/>
          <w:bCs/>
          <w:lang w:val="es-DO"/>
        </w:rPr>
        <w:lastRenderedPageBreak/>
        <w:t>La implementación de este sistema contribuirá a fortalecer los mecanismos de gestión documental de la universidad, mejorando la organización, trazabilidad y seguridad de la información. Además, permitirá optimizar los procesos asociados a la evaluación quinquenal, reduciendo tiempos de búsqueda, minimizando errores derivados del manejo manual de documentos y facilitando el cumplimiento de los requerimientos establecidos por el MESCyT.</w:t>
      </w:r>
    </w:p>
    <w:p w14:paraId="45B13211" w14:textId="77777777" w:rsidR="009D3B23" w:rsidRPr="009D3B23" w:rsidRDefault="009D3B23" w:rsidP="009D3B23">
      <w:pPr>
        <w:rPr>
          <w:rFonts w:cs="Arial"/>
          <w:bCs/>
          <w:lang w:val="es-DO"/>
        </w:rPr>
      </w:pPr>
      <w:r w:rsidRPr="009D3B23">
        <w:rPr>
          <w:rFonts w:cs="Arial"/>
          <w:bCs/>
          <w:lang w:val="es-DO"/>
        </w:rPr>
        <w:t>Inicialmente, el sistema estará enfocado en apoyar el proceso de evaluación quinquenal de la UASD; sin embargo, su diseño contemplará una arquitectura escalable que permita incorporar nuevas funcionalidades y adaptarse a futuros procesos de evaluación, acreditación y aseguramiento de la calidad institucional.</w:t>
      </w:r>
    </w:p>
    <w:p w14:paraId="542AE563" w14:textId="1D432B85" w:rsidR="00A41A7E" w:rsidRPr="009D3B23" w:rsidRDefault="00A41A7E" w:rsidP="00903BC8">
      <w:pPr>
        <w:pStyle w:val="Ttulo2"/>
      </w:pPr>
      <w:bookmarkStart w:id="3" w:name="_Toc237456996"/>
      <w:r w:rsidRPr="009D3B23">
        <w:t>Objetivo General</w:t>
      </w:r>
      <w:bookmarkEnd w:id="3"/>
      <w:r w:rsidRPr="009D3B23">
        <w:fldChar w:fldCharType="begin"/>
      </w:r>
      <w:r w:rsidRPr="009D3B23">
        <w:instrText xml:space="preserve"> XE "Objetivo General.;4" </w:instrText>
      </w:r>
      <w:r w:rsidRPr="009D3B23">
        <w:fldChar w:fldCharType="end"/>
      </w:r>
    </w:p>
    <w:p w14:paraId="61AF05EC" w14:textId="5BCA44AC" w:rsidR="00B5630E" w:rsidRPr="00B5630E" w:rsidRDefault="009D3B23" w:rsidP="00903BC8">
      <w:r w:rsidRPr="009D3B23">
        <w:t>Desarrollar un sistema web para la gestión, organización, almacenamiento y seguimiento de las evidencias requeridas durante el proceso de Evaluación Quinquenal UASD–MESCyT, con el propósito de centralizar la información institucional, optimizar la recopilación y validación de documentos, mejorar la trazabilidad de las evidencias y fortalecer la eficiencia de los procesos de evaluación y aseguramiento de la calidad en la Universidad Autónoma de Santo Domingo.</w:t>
      </w:r>
    </w:p>
    <w:p w14:paraId="0D4045EA" w14:textId="1CFA3065" w:rsidR="00A41A7E" w:rsidRPr="005D6636" w:rsidRDefault="00A41A7E" w:rsidP="00903BC8">
      <w:pPr>
        <w:pStyle w:val="Ttulo2"/>
      </w:pPr>
      <w:bookmarkStart w:id="4" w:name="_Toc237456997"/>
      <w:r w:rsidRPr="005D6636">
        <w:t>Objetivo</w:t>
      </w:r>
      <w:r w:rsidR="009A7710" w:rsidRPr="005D6636">
        <w:t>s</w:t>
      </w:r>
      <w:r w:rsidRPr="005D6636">
        <w:t xml:space="preserve"> Específicos</w:t>
      </w:r>
      <w:bookmarkEnd w:id="4"/>
      <w:r w:rsidRPr="005D6636">
        <w:fldChar w:fldCharType="begin"/>
      </w:r>
      <w:r w:rsidRPr="005D6636">
        <w:instrText xml:space="preserve"> XE "Objetivo Específicos.;5" </w:instrText>
      </w:r>
      <w:r w:rsidRPr="005D6636">
        <w:fldChar w:fldCharType="end"/>
      </w:r>
    </w:p>
    <w:p w14:paraId="6726CA41" w14:textId="7A33F712" w:rsidR="00472E04" w:rsidRPr="00472E04" w:rsidRDefault="00472E04">
      <w:pPr>
        <w:pStyle w:val="Prrafodelista"/>
        <w:numPr>
          <w:ilvl w:val="0"/>
          <w:numId w:val="2"/>
        </w:numPr>
        <w:spacing w:line="480" w:lineRule="auto"/>
        <w:rPr>
          <w:rFonts w:cs="Arial"/>
          <w:bCs/>
        </w:rPr>
      </w:pPr>
      <w:r w:rsidRPr="00472E04">
        <w:rPr>
          <w:rFonts w:cs="Arial"/>
          <w:bCs/>
        </w:rPr>
        <w:t>Centralizar el almacenamiento y administración de las evidencias requeridas para el proceso de Evaluación Quinquenal UASD–MESCyT en una plataforma digital única.</w:t>
      </w:r>
    </w:p>
    <w:p w14:paraId="2805910C" w14:textId="55D17F91" w:rsidR="00472E04" w:rsidRPr="00472E04" w:rsidRDefault="00472E04">
      <w:pPr>
        <w:pStyle w:val="Prrafodelista"/>
        <w:numPr>
          <w:ilvl w:val="0"/>
          <w:numId w:val="2"/>
        </w:numPr>
        <w:spacing w:line="480" w:lineRule="auto"/>
        <w:rPr>
          <w:rFonts w:cs="Arial"/>
          <w:bCs/>
          <w:lang w:val="es-DO"/>
        </w:rPr>
      </w:pPr>
      <w:r w:rsidRPr="00472E04">
        <w:rPr>
          <w:rFonts w:cs="Arial"/>
          <w:bCs/>
          <w:lang w:val="es-DO"/>
        </w:rPr>
        <w:t>Automatizar los procesos de registro, clasificación y consulta de evidencias para reducir el tiempo invertido en la gestión documental.</w:t>
      </w:r>
    </w:p>
    <w:p w14:paraId="789A47A8" w14:textId="2921C5F4" w:rsidR="00472E04" w:rsidRPr="00472E04" w:rsidRDefault="00472E04">
      <w:pPr>
        <w:pStyle w:val="Prrafodelista"/>
        <w:numPr>
          <w:ilvl w:val="0"/>
          <w:numId w:val="2"/>
        </w:numPr>
        <w:spacing w:line="480" w:lineRule="auto"/>
        <w:rPr>
          <w:rFonts w:cs="Arial"/>
          <w:bCs/>
          <w:lang w:val="es-DO"/>
        </w:rPr>
      </w:pPr>
      <w:r w:rsidRPr="00472E04">
        <w:rPr>
          <w:rFonts w:cs="Arial"/>
          <w:bCs/>
          <w:lang w:val="es-DO"/>
        </w:rPr>
        <w:t>Facilitar la carga y actualización de documentos por parte de las facultades, escuelas, departamentos y demás unidades responsables de suministrar evidencias.</w:t>
      </w:r>
    </w:p>
    <w:p w14:paraId="51BBF11D" w14:textId="039BB3B3" w:rsidR="00472E04" w:rsidRPr="00472E04" w:rsidRDefault="00472E04">
      <w:pPr>
        <w:pStyle w:val="Prrafodelista"/>
        <w:numPr>
          <w:ilvl w:val="0"/>
          <w:numId w:val="2"/>
        </w:numPr>
        <w:spacing w:line="480" w:lineRule="auto"/>
        <w:rPr>
          <w:rFonts w:cs="Arial"/>
          <w:bCs/>
          <w:lang w:val="es-DO"/>
        </w:rPr>
      </w:pPr>
      <w:r w:rsidRPr="00472E04">
        <w:rPr>
          <w:rFonts w:cs="Arial"/>
          <w:bCs/>
          <w:lang w:val="es-DO"/>
        </w:rPr>
        <w:t>Mejorar la trazabilidad de las evidencias mediante mecanismos de seguimiento que permitan conocer su estado, responsable y fecha de actualización.</w:t>
      </w:r>
    </w:p>
    <w:p w14:paraId="321DD3C1" w14:textId="2CC63407" w:rsidR="00472E04" w:rsidRPr="00472E04" w:rsidRDefault="00472E04">
      <w:pPr>
        <w:pStyle w:val="Prrafodelista"/>
        <w:numPr>
          <w:ilvl w:val="0"/>
          <w:numId w:val="2"/>
        </w:numPr>
        <w:spacing w:line="480" w:lineRule="auto"/>
        <w:rPr>
          <w:rFonts w:cs="Arial"/>
          <w:bCs/>
          <w:lang w:val="es-DO"/>
        </w:rPr>
      </w:pPr>
      <w:r w:rsidRPr="00472E04">
        <w:rPr>
          <w:rFonts w:cs="Arial"/>
          <w:bCs/>
          <w:lang w:val="es-DO"/>
        </w:rPr>
        <w:lastRenderedPageBreak/>
        <w:t>Optimizar los procesos de revisión y validación de evidencias por parte de los coordinadores y administradores del proceso de evaluación institucional.</w:t>
      </w:r>
    </w:p>
    <w:p w14:paraId="3D51745F" w14:textId="0D33176A" w:rsidR="00472E04" w:rsidRPr="00472E04" w:rsidRDefault="00472E04">
      <w:pPr>
        <w:pStyle w:val="Prrafodelista"/>
        <w:numPr>
          <w:ilvl w:val="0"/>
          <w:numId w:val="2"/>
        </w:numPr>
        <w:spacing w:line="480" w:lineRule="auto"/>
        <w:rPr>
          <w:rFonts w:cs="Arial"/>
          <w:bCs/>
          <w:lang w:val="es-DO"/>
        </w:rPr>
      </w:pPr>
      <w:r w:rsidRPr="00472E04">
        <w:rPr>
          <w:rFonts w:cs="Arial"/>
          <w:bCs/>
          <w:lang w:val="es-DO"/>
        </w:rPr>
        <w:t>Reducir la dependencia de documentos físicos, hojas de cálculo y otros mecanismos manuales utilizados para la gestión de evidencias.</w:t>
      </w:r>
    </w:p>
    <w:p w14:paraId="78EA3182" w14:textId="6F609583" w:rsidR="00472E04" w:rsidRPr="00472E04" w:rsidRDefault="00472E04">
      <w:pPr>
        <w:pStyle w:val="Prrafodelista"/>
        <w:numPr>
          <w:ilvl w:val="0"/>
          <w:numId w:val="2"/>
        </w:numPr>
        <w:spacing w:line="480" w:lineRule="auto"/>
        <w:rPr>
          <w:rFonts w:cs="Arial"/>
          <w:bCs/>
          <w:lang w:val="es-DO"/>
        </w:rPr>
      </w:pPr>
      <w:r w:rsidRPr="00472E04">
        <w:rPr>
          <w:rFonts w:cs="Arial"/>
          <w:bCs/>
          <w:lang w:val="es-DO"/>
        </w:rPr>
        <w:t>Disminuir el riesgo de pérdida, duplicidad o desactualización de la información mediante un sistema centralizado y seguro.</w:t>
      </w:r>
    </w:p>
    <w:p w14:paraId="4B7A2FA1" w14:textId="3704570D" w:rsidR="00472E04" w:rsidRPr="00472E04" w:rsidRDefault="00472E04">
      <w:pPr>
        <w:pStyle w:val="Prrafodelista"/>
        <w:numPr>
          <w:ilvl w:val="0"/>
          <w:numId w:val="2"/>
        </w:numPr>
        <w:spacing w:line="480" w:lineRule="auto"/>
        <w:rPr>
          <w:rFonts w:cs="Arial"/>
          <w:bCs/>
          <w:lang w:val="es-DO"/>
        </w:rPr>
      </w:pPr>
      <w:r w:rsidRPr="00472E04">
        <w:rPr>
          <w:rFonts w:cs="Arial"/>
          <w:bCs/>
          <w:lang w:val="es-DO"/>
        </w:rPr>
        <w:t>Generar reportes e indicadores que faciliten el monitoreo del nivel de cumplimiento de los requerimientos establecidos por el MESCyT.</w:t>
      </w:r>
    </w:p>
    <w:p w14:paraId="29820071" w14:textId="6DDE99FA" w:rsidR="00472E04" w:rsidRPr="00472E04" w:rsidRDefault="00472E04">
      <w:pPr>
        <w:pStyle w:val="Prrafodelista"/>
        <w:numPr>
          <w:ilvl w:val="0"/>
          <w:numId w:val="2"/>
        </w:numPr>
        <w:spacing w:line="480" w:lineRule="auto"/>
        <w:rPr>
          <w:rFonts w:cs="Arial"/>
          <w:bCs/>
          <w:lang w:val="es-DO"/>
        </w:rPr>
      </w:pPr>
      <w:r w:rsidRPr="00472E04">
        <w:rPr>
          <w:rFonts w:cs="Arial"/>
          <w:bCs/>
          <w:lang w:val="es-DO"/>
        </w:rPr>
        <w:t>Mejorar la comunicación y coordinación entre las diferentes dependencias universitarias involucradas en el proceso de evaluación quinquenal.</w:t>
      </w:r>
    </w:p>
    <w:p w14:paraId="7B57B76E" w14:textId="3C047123" w:rsidR="00472E04" w:rsidRPr="00472E04" w:rsidRDefault="00472E04">
      <w:pPr>
        <w:pStyle w:val="Prrafodelista"/>
        <w:numPr>
          <w:ilvl w:val="0"/>
          <w:numId w:val="2"/>
        </w:numPr>
        <w:spacing w:line="480" w:lineRule="auto"/>
        <w:rPr>
          <w:rFonts w:cs="Arial"/>
          <w:bCs/>
          <w:lang w:val="es-DO"/>
        </w:rPr>
      </w:pPr>
      <w:r w:rsidRPr="00472E04">
        <w:rPr>
          <w:rFonts w:cs="Arial"/>
          <w:bCs/>
          <w:lang w:val="es-DO"/>
        </w:rPr>
        <w:t>Garantizar el acceso oportuno y seguro a las evidencias institucionales para los usuarios autorizados.</w:t>
      </w:r>
    </w:p>
    <w:p w14:paraId="6F24E2A1" w14:textId="54A4BBF9" w:rsidR="00472E04" w:rsidRPr="00472E04" w:rsidRDefault="00472E04">
      <w:pPr>
        <w:pStyle w:val="Prrafodelista"/>
        <w:numPr>
          <w:ilvl w:val="0"/>
          <w:numId w:val="2"/>
        </w:numPr>
        <w:spacing w:line="480" w:lineRule="auto"/>
        <w:rPr>
          <w:rFonts w:cs="Arial"/>
          <w:bCs/>
          <w:lang w:val="es-DO"/>
        </w:rPr>
      </w:pPr>
      <w:r w:rsidRPr="00472E04">
        <w:rPr>
          <w:rFonts w:cs="Arial"/>
          <w:bCs/>
          <w:lang w:val="es-DO"/>
        </w:rPr>
        <w:t>Fortalecer los procesos de aseguramiento de la calidad institucional mediante una gestión documental más eficiente y organizada.</w:t>
      </w:r>
    </w:p>
    <w:p w14:paraId="75173B70" w14:textId="0B00FB99" w:rsidR="00472E04" w:rsidRPr="00472E04" w:rsidRDefault="00472E04">
      <w:pPr>
        <w:pStyle w:val="Prrafodelista"/>
        <w:numPr>
          <w:ilvl w:val="0"/>
          <w:numId w:val="2"/>
        </w:numPr>
        <w:spacing w:line="480" w:lineRule="auto"/>
        <w:rPr>
          <w:rFonts w:cs="Arial"/>
          <w:bCs/>
          <w:lang w:val="es-DO"/>
        </w:rPr>
      </w:pPr>
      <w:r w:rsidRPr="00472E04">
        <w:rPr>
          <w:rFonts w:cs="Arial"/>
          <w:bCs/>
          <w:lang w:val="es-DO"/>
        </w:rPr>
        <w:t>Diseñar una plataforma escalable que permita incorporar futuras evaluaciones, procesos de acreditación y nuevos requerimientos institucionales.</w:t>
      </w:r>
    </w:p>
    <w:p w14:paraId="5BD0DD69" w14:textId="0DA18EDA" w:rsidR="00A41A7E" w:rsidRPr="00472E04" w:rsidRDefault="00A41A7E" w:rsidP="00903BC8">
      <w:pPr>
        <w:pStyle w:val="Ttulo2"/>
      </w:pPr>
      <w:bookmarkStart w:id="5" w:name="_Toc237456998"/>
      <w:r w:rsidRPr="00472E04">
        <w:t>Necesidad del Proyecto</w:t>
      </w:r>
      <w:bookmarkEnd w:id="5"/>
      <w:r w:rsidRPr="00472E04">
        <w:fldChar w:fldCharType="begin"/>
      </w:r>
      <w:r w:rsidRPr="00472E04">
        <w:instrText xml:space="preserve"> XE "Necesidad del Proyecto.;6" </w:instrText>
      </w:r>
      <w:r w:rsidRPr="00472E04">
        <w:fldChar w:fldCharType="end"/>
      </w:r>
    </w:p>
    <w:p w14:paraId="0DCD9FAC" w14:textId="08EF2934" w:rsidR="00031C0E" w:rsidRPr="00031C0E" w:rsidRDefault="00031C0E" w:rsidP="00031C0E">
      <w:pPr>
        <w:spacing w:after="100" w:afterAutospacing="1"/>
        <w:rPr>
          <w:rFonts w:eastAsia="Times New Roman" w:cs="Arial"/>
          <w:lang w:eastAsia="es-DO"/>
        </w:rPr>
      </w:pPr>
      <w:r w:rsidRPr="00031C0E">
        <w:rPr>
          <w:rFonts w:eastAsia="Times New Roman" w:cs="Arial"/>
          <w:lang w:eastAsia="es-DO"/>
        </w:rPr>
        <w:t>La Universidad Autónoma de Santo Domingo (UASD) participa periódicamente en los procesos de Evaluación Quinquenal realizados por el Ministerio de Educación Superior, Ciencia y Tecnología (MESCyT), los cuales tienen como finalidad verificar el cumplimiento de los estándares de calidad académica, administrativa e institucional establecidos para las instituciones de educación superior del país.</w:t>
      </w:r>
    </w:p>
    <w:p w14:paraId="247350BE"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 xml:space="preserve">Como parte de estos procesos de evaluación, las facultades, escuelas, departamentos y demás unidades administrativas deben recopilar, organizar y presentar una gran cantidad de </w:t>
      </w:r>
      <w:r w:rsidRPr="00031C0E">
        <w:rPr>
          <w:rFonts w:eastAsia="Times New Roman" w:cs="Arial"/>
          <w:lang w:val="es-DO" w:eastAsia="es-DO"/>
        </w:rPr>
        <w:lastRenderedPageBreak/>
        <w:t>evidencias documentales que respalden el cumplimiento de los diferentes indicadores evaluados. Estas evidencias incluyen informes, certificaciones, reglamentos, estadísticas, actas, registros académicos y otros documentos de carácter institucional.</w:t>
      </w:r>
    </w:p>
    <w:p w14:paraId="76ED58E5"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Actualmente, la gestión de estas evidencias se realiza mediante diferentes herramientas y mecanismos de almacenamiento, tales como hojas de cálculo, carpetas compartidas, correos electrónicos y archivos físicos. Esta dispersión de la información dificulta la localización oportuna de documentos, el control de versiones, la validación de evidencias y el seguimiento de los requerimientos establecidos por los organismos evaluadores.</w:t>
      </w:r>
    </w:p>
    <w:p w14:paraId="0A783B29"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La ausencia de una plataforma centralizada también incrementa el riesgo de pérdida de información, duplicidad de documentos y retrasos en la recopilación de evidencias. Asimismo, la coordinación entre las distintas dependencias involucradas se vuelve más compleja debido a la falta de mecanismos que permitan conocer el estado de cumplimiento de cada indicador y las responsabilidades asignadas a cada unidad.</w:t>
      </w:r>
    </w:p>
    <w:p w14:paraId="41825203"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Por otro lado, los coordinadores y responsables del proceso de evaluación deben invertir una cantidad considerable de tiempo en tareas administrativas relacionadas con la búsqueda, organización y verificación de documentos, lo que afecta la eficiencia operativa y dificulta la preparación oportuna de la información requerida por el MESCyT.</w:t>
      </w:r>
    </w:p>
    <w:p w14:paraId="3F9106D2"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Ante esta situación, surge la necesidad de implementar el proyecto “Sistema de Gestión de Evidencias para la Evaluación Quinquenal UASD–MESCyT”, una solución tecnológica orientada a centralizar la administración de las evidencias institucionales, optimizar los procesos de recopilación y validación documental, y proporcionar mecanismos de seguimiento que permitan conocer en tiempo real el estado de cumplimiento de los indicadores evaluados.</w:t>
      </w:r>
    </w:p>
    <w:p w14:paraId="39BF75F0" w14:textId="77777777" w:rsidR="00031C0E" w:rsidRPr="00031C0E" w:rsidRDefault="00031C0E" w:rsidP="002A48EB">
      <w:pPr>
        <w:rPr>
          <w:lang w:val="es-DO" w:eastAsia="es-DO"/>
        </w:rPr>
      </w:pPr>
      <w:r w:rsidRPr="00031C0E">
        <w:rPr>
          <w:lang w:val="es-DO" w:eastAsia="es-DO"/>
        </w:rPr>
        <w:lastRenderedPageBreak/>
        <w:t>La implementación de esta plataforma contribuirá al fortalecimiento de los procesos de gestión documental, mejorará la coordinación entre las diferentes dependencias universitarias y permitirá una respuesta más eficiente ante los requerimientos de evaluación institucional. De igual manera, favorecerá la conservación segura de la información, la trazabilidad de las evidencias y el desarrollo de una cultura organizacional basada en la mejora continua y el aseguramiento de la calidad.</w:t>
      </w:r>
    </w:p>
    <w:p w14:paraId="7E8E1194" w14:textId="595C637B" w:rsidR="00A41A7E" w:rsidRPr="00031C0E" w:rsidRDefault="00A41A7E" w:rsidP="00903BC8">
      <w:pPr>
        <w:pStyle w:val="Ttulo2"/>
      </w:pPr>
      <w:bookmarkStart w:id="6" w:name="_Toc237456999"/>
      <w:r w:rsidRPr="00031C0E">
        <w:t>Antecedentes del Proyecto</w:t>
      </w:r>
      <w:bookmarkEnd w:id="6"/>
      <w:r w:rsidRPr="00031C0E">
        <w:fldChar w:fldCharType="begin"/>
      </w:r>
      <w:r w:rsidRPr="00031C0E">
        <w:instrText xml:space="preserve"> XE "Antecedentes del Proyecto.;7" </w:instrText>
      </w:r>
      <w:r w:rsidRPr="00031C0E">
        <w:fldChar w:fldCharType="end"/>
      </w:r>
    </w:p>
    <w:p w14:paraId="6088C08C"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La transformación digital de los procesos administrativos y de aseguramiento de la calidad ha impulsado el desarrollo de diversos sistemas orientados a la gestión documental y al seguimiento de indicadores institucionales. Estas herramientas han permitido a organizaciones públicas y privadas optimizar la recopilación, almacenamiento y consulta de información necesaria para procesos de evaluación, auditoría y acreditación.</w:t>
      </w:r>
    </w:p>
    <w:p w14:paraId="794F9751"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A nivel internacional, numerosas instituciones de educación superior han incorporado plataformas tecnológicas para apoyar los procesos de evaluación institucional y acreditación académica. Estas soluciones permiten centralizar evidencias, gestionar documentación relacionada con indicadores de calidad y facilitar el seguimiento de los requerimientos establecidos por organismos reguladores. La implementación de este tipo de sistemas ha demostrado mejoras significativas en la organización de la información, la reducción de tiempos de respuesta y el fortalecimiento de los procesos de aseguramiento de la calidad.</w:t>
      </w:r>
    </w:p>
    <w:p w14:paraId="7D6D042B"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 xml:space="preserve">En el ámbito tecnológico, existen plataformas especializadas en gestión documental, tales como </w:t>
      </w:r>
      <w:proofErr w:type="spellStart"/>
      <w:r w:rsidRPr="00031C0E">
        <w:rPr>
          <w:rFonts w:eastAsia="Times New Roman" w:cs="Arial"/>
          <w:lang w:val="es-DO" w:eastAsia="es-DO"/>
        </w:rPr>
        <w:t>DSpace</w:t>
      </w:r>
      <w:proofErr w:type="spellEnd"/>
      <w:r w:rsidRPr="00031C0E">
        <w:rPr>
          <w:rFonts w:eastAsia="Times New Roman" w:cs="Arial"/>
          <w:lang w:val="es-DO" w:eastAsia="es-DO"/>
        </w:rPr>
        <w:t xml:space="preserve">, Alfresco y </w:t>
      </w:r>
      <w:proofErr w:type="spellStart"/>
      <w:r w:rsidRPr="00031C0E">
        <w:rPr>
          <w:rFonts w:eastAsia="Times New Roman" w:cs="Arial"/>
          <w:lang w:val="es-DO" w:eastAsia="es-DO"/>
        </w:rPr>
        <w:t>OpenKM</w:t>
      </w:r>
      <w:proofErr w:type="spellEnd"/>
      <w:r w:rsidRPr="00031C0E">
        <w:rPr>
          <w:rFonts w:eastAsia="Times New Roman" w:cs="Arial"/>
          <w:lang w:val="es-DO" w:eastAsia="es-DO"/>
        </w:rPr>
        <w:t xml:space="preserve">, que han servido como referencia para la administración digital de documentos y evidencias. Estas herramientas incorporan funcionalidades como almacenamiento centralizado, control de versiones, búsqueda avanzada, gestión de permisos y </w:t>
      </w:r>
      <w:r w:rsidRPr="00031C0E">
        <w:rPr>
          <w:rFonts w:eastAsia="Times New Roman" w:cs="Arial"/>
          <w:lang w:val="es-DO" w:eastAsia="es-DO"/>
        </w:rPr>
        <w:lastRenderedPageBreak/>
        <w:t>trazabilidad de documentos, características que resultan relevantes para el desarrollo del presente proyecto.</w:t>
      </w:r>
    </w:p>
    <w:p w14:paraId="5A45EEAA" w14:textId="77777777" w:rsidR="00031C0E" w:rsidRPr="00031C0E" w:rsidRDefault="00031C0E" w:rsidP="00031C0E">
      <w:pPr>
        <w:spacing w:after="100" w:afterAutospacing="1"/>
        <w:rPr>
          <w:rFonts w:eastAsia="Times New Roman" w:cs="Arial"/>
          <w:lang w:val="es-DO" w:eastAsia="es-DO"/>
        </w:rPr>
      </w:pPr>
      <w:r w:rsidRPr="00031C0E">
        <w:rPr>
          <w:rFonts w:eastAsia="Times New Roman" w:cs="Arial"/>
          <w:lang w:val="es-DO" w:eastAsia="es-DO"/>
        </w:rPr>
        <w:t>En la República Dominicana, las instituciones de educación superior participan periódicamente en procesos de evaluación y acreditación promovidos por el Ministerio de Educación Superior, Ciencia y Tecnología (MESCyT). Estos procesos requieren la recopilación y presentación de evidencias que respalden el cumplimiento de diversos indicadores institucionales. Sin embargo, en muchos casos la gestión de estas evidencias continúa realizándose mediante herramientas dispersas o procedimientos manuales, lo que evidencia la necesidad de soluciones tecnológicas especializadas para optimizar dichos procesos.</w:t>
      </w:r>
    </w:p>
    <w:p w14:paraId="4FF174A9" w14:textId="051A8725" w:rsidR="00031C0E" w:rsidRDefault="00031C0E" w:rsidP="00031C0E">
      <w:pPr>
        <w:spacing w:after="100" w:afterAutospacing="1"/>
        <w:rPr>
          <w:rFonts w:eastAsia="Times New Roman" w:cs="Arial"/>
          <w:lang w:val="es-DO" w:eastAsia="es-DO"/>
        </w:rPr>
      </w:pPr>
      <w:r w:rsidRPr="00031C0E">
        <w:rPr>
          <w:rFonts w:eastAsia="Times New Roman" w:cs="Arial"/>
          <w:lang w:val="es-DO" w:eastAsia="es-DO"/>
        </w:rPr>
        <w:t>Tomando como referencia estos antecedentes, el proyecto “Sistema de Gestión de Evidencias para la Evaluación Quinquenal UASD–MESCyT” busca aprovechar las ventajas de los sistemas modernos de gestión documental para proporcionar una plataforma centralizada que facilite la organización, seguimiento y control de las evidencias requeridas durante los procesos de evaluación institucional de la Universidad Autónoma de Santo Domingo.</w:t>
      </w:r>
    </w:p>
    <w:p w14:paraId="784217EC" w14:textId="2A1B5888" w:rsidR="00AC4018" w:rsidRDefault="00AC4018" w:rsidP="00AC4018">
      <w:pPr>
        <w:pStyle w:val="Ttulo2"/>
        <w:rPr>
          <w:rFonts w:eastAsia="Times New Roman"/>
          <w:lang w:eastAsia="es-DO"/>
        </w:rPr>
      </w:pPr>
      <w:bookmarkStart w:id="7" w:name="_Toc237457000"/>
      <w:r w:rsidRPr="00AC4018">
        <w:rPr>
          <w:rFonts w:eastAsia="Times New Roman"/>
          <w:lang w:eastAsia="es-DO"/>
        </w:rPr>
        <w:t>Marco Operativo de la Evaluación Quinquenal</w:t>
      </w:r>
      <w:bookmarkEnd w:id="7"/>
    </w:p>
    <w:p w14:paraId="482DD173" w14:textId="77777777" w:rsidR="00A23B38" w:rsidRPr="00A23B38" w:rsidRDefault="00A23B38" w:rsidP="00A23B38">
      <w:pPr>
        <w:rPr>
          <w:lang w:val="es-DO" w:eastAsia="es-DO"/>
        </w:rPr>
      </w:pPr>
      <w:r w:rsidRPr="00A23B38">
        <w:rPr>
          <w:lang w:val="es-DO" w:eastAsia="es-DO"/>
        </w:rPr>
        <w:t>El Sistema de Gestión de Evidencias se desarrolla tomando como base el proceso de Evaluación Quinquenal establecido por el Ministerio de Educación Superior, Ciencia y Tecnología (MESCyT), mediante el Manual de Estándares Marco para la Evaluación y Acreditación Institucional de la Educación Superior Dominicana.</w:t>
      </w:r>
    </w:p>
    <w:p w14:paraId="28C1155B" w14:textId="30159C7F" w:rsidR="00A23B38" w:rsidRPr="00A23B38" w:rsidRDefault="00A23B38" w:rsidP="00A23B38">
      <w:pPr>
        <w:rPr>
          <w:lang w:val="es-DO" w:eastAsia="es-DO"/>
        </w:rPr>
      </w:pPr>
      <w:r w:rsidRPr="00A23B38">
        <w:rPr>
          <w:lang w:val="es-DO" w:eastAsia="es-DO"/>
        </w:rPr>
        <w:t>El proceso de evaluación tiene como finalidad verificar el cumplimiento de los estándares de calidad institucional mediante el análisis de un conjunto de criterios, indicadores y evidencias documentales suministradas por las diferentes dependencias de la Universidad Autónoma de Santo Domingo (UASD).</w:t>
      </w:r>
    </w:p>
    <w:p w14:paraId="19BCD03C" w14:textId="333828EB" w:rsidR="00A23B38" w:rsidRPr="00C076F0" w:rsidRDefault="00A23B38" w:rsidP="00A23B38">
      <w:pPr>
        <w:pStyle w:val="Ttulo3"/>
        <w:rPr>
          <w:rFonts w:eastAsia="Times New Roman"/>
          <w:lang w:eastAsia="es-DO"/>
        </w:rPr>
      </w:pPr>
      <w:bookmarkStart w:id="8" w:name="_Toc237457001"/>
      <w:r w:rsidRPr="00C076F0">
        <w:rPr>
          <w:rFonts w:eastAsia="Times New Roman"/>
          <w:lang w:eastAsia="es-DO"/>
        </w:rPr>
        <w:lastRenderedPageBreak/>
        <w:t>Estructura de Evaluación</w:t>
      </w:r>
      <w:bookmarkEnd w:id="8"/>
    </w:p>
    <w:p w14:paraId="7B8D57E6" w14:textId="77777777" w:rsidR="00A23B38" w:rsidRPr="00C076F0" w:rsidRDefault="00A23B38" w:rsidP="00A23B38">
      <w:pPr>
        <w:rPr>
          <w:lang w:eastAsia="es-DO"/>
        </w:rPr>
      </w:pPr>
      <w:r w:rsidRPr="00C076F0">
        <w:rPr>
          <w:lang w:eastAsia="es-DO"/>
        </w:rPr>
        <w:t>La evaluación institucional se organiza jerárquicamente de la siguiente manera:</w:t>
      </w:r>
    </w:p>
    <w:p w14:paraId="7872050B" w14:textId="77777777" w:rsidR="00A23B38" w:rsidRPr="00E34801" w:rsidRDefault="00A23B38">
      <w:pPr>
        <w:pStyle w:val="Prrafodelista"/>
        <w:numPr>
          <w:ilvl w:val="0"/>
          <w:numId w:val="24"/>
        </w:numPr>
        <w:spacing w:line="480" w:lineRule="auto"/>
      </w:pPr>
      <w:r w:rsidRPr="00E34801">
        <w:t>Criterio</w:t>
      </w:r>
    </w:p>
    <w:p w14:paraId="493865D1" w14:textId="77777777" w:rsidR="00A23B38" w:rsidRPr="00E34801" w:rsidRDefault="00A23B38">
      <w:pPr>
        <w:pStyle w:val="Prrafodelista"/>
        <w:numPr>
          <w:ilvl w:val="0"/>
          <w:numId w:val="25"/>
        </w:numPr>
        <w:spacing w:line="480" w:lineRule="auto"/>
      </w:pPr>
      <w:r w:rsidRPr="00E34801">
        <w:t>Indicador</w:t>
      </w:r>
    </w:p>
    <w:p w14:paraId="13A6CF48" w14:textId="77777777" w:rsidR="00A23B38" w:rsidRPr="00E34801" w:rsidRDefault="00A23B38">
      <w:pPr>
        <w:pStyle w:val="Prrafodelista"/>
        <w:numPr>
          <w:ilvl w:val="0"/>
          <w:numId w:val="26"/>
        </w:numPr>
        <w:spacing w:line="480" w:lineRule="auto"/>
      </w:pPr>
      <w:r w:rsidRPr="00E34801">
        <w:t>Evidencias</w:t>
      </w:r>
    </w:p>
    <w:p w14:paraId="016AB428" w14:textId="77777777" w:rsidR="00A23B38" w:rsidRPr="00E34801" w:rsidRDefault="00A23B38">
      <w:pPr>
        <w:pStyle w:val="Prrafodelista"/>
        <w:numPr>
          <w:ilvl w:val="0"/>
          <w:numId w:val="25"/>
        </w:numPr>
        <w:spacing w:line="480" w:lineRule="auto"/>
      </w:pPr>
      <w:r w:rsidRPr="00E34801">
        <w:t>Indicador</w:t>
      </w:r>
    </w:p>
    <w:p w14:paraId="758E2271" w14:textId="77777777" w:rsidR="00A23B38" w:rsidRPr="00E34801" w:rsidRDefault="00A23B38">
      <w:pPr>
        <w:pStyle w:val="Prrafodelista"/>
        <w:numPr>
          <w:ilvl w:val="0"/>
          <w:numId w:val="26"/>
        </w:numPr>
        <w:spacing w:line="480" w:lineRule="auto"/>
      </w:pPr>
      <w:r w:rsidRPr="00E34801">
        <w:t>Evidencias</w:t>
      </w:r>
    </w:p>
    <w:p w14:paraId="68CC46EE" w14:textId="0E3982B5" w:rsidR="00A23B38" w:rsidRPr="00C076F0" w:rsidRDefault="00A23B38" w:rsidP="00A23B38">
      <w:pPr>
        <w:pStyle w:val="Ttulo3"/>
        <w:rPr>
          <w:rFonts w:eastAsia="Times New Roman"/>
          <w:lang w:eastAsia="es-DO"/>
        </w:rPr>
      </w:pPr>
      <w:bookmarkStart w:id="9" w:name="_Toc237457002"/>
      <w:r w:rsidRPr="00C076F0">
        <w:rPr>
          <w:rFonts w:eastAsia="Times New Roman"/>
          <w:lang w:eastAsia="es-DO"/>
        </w:rPr>
        <w:t>Período Quinquenal</w:t>
      </w:r>
      <w:bookmarkEnd w:id="9"/>
    </w:p>
    <w:p w14:paraId="34C012A7" w14:textId="277CE783" w:rsidR="00E34801" w:rsidRPr="00E34801" w:rsidRDefault="00E34801" w:rsidP="00E34801">
      <w:pPr>
        <w:rPr>
          <w:lang w:val="es-DO" w:eastAsia="es-DO"/>
        </w:rPr>
      </w:pPr>
      <w:r w:rsidRPr="00E34801">
        <w:rPr>
          <w:lang w:val="es-DO" w:eastAsia="es-DO"/>
        </w:rPr>
        <w:t>Representa cada proceso oficial de evaluación institucional realizado cada cinco años</w:t>
      </w:r>
      <w:r>
        <w:rPr>
          <w:lang w:val="es-DO" w:eastAsia="es-DO"/>
        </w:rPr>
        <w:t>, por e</w:t>
      </w:r>
      <w:r w:rsidRPr="00E34801">
        <w:rPr>
          <w:lang w:val="es-DO" w:eastAsia="es-DO"/>
        </w:rPr>
        <w:t>jemplo:</w:t>
      </w:r>
      <w:r>
        <w:rPr>
          <w:lang w:val="es-DO" w:eastAsia="es-DO"/>
        </w:rPr>
        <w:t xml:space="preserve"> </w:t>
      </w:r>
      <w:r w:rsidRPr="00E34801">
        <w:rPr>
          <w:lang w:val="es-DO" w:eastAsia="es-DO"/>
        </w:rPr>
        <w:t>2025–2030</w:t>
      </w:r>
      <w:r>
        <w:rPr>
          <w:lang w:val="es-DO" w:eastAsia="es-DO"/>
        </w:rPr>
        <w:t xml:space="preserve">, </w:t>
      </w:r>
      <w:r w:rsidRPr="00E34801">
        <w:rPr>
          <w:lang w:val="es-DO" w:eastAsia="es-DO"/>
        </w:rPr>
        <w:t>2030–2035</w:t>
      </w:r>
      <w:r>
        <w:rPr>
          <w:lang w:val="es-DO" w:eastAsia="es-DO"/>
        </w:rPr>
        <w:t xml:space="preserve"> y </w:t>
      </w:r>
      <w:r w:rsidRPr="00E34801">
        <w:rPr>
          <w:lang w:val="es-DO" w:eastAsia="es-DO"/>
        </w:rPr>
        <w:t>2035–2040</w:t>
      </w:r>
      <w:r>
        <w:rPr>
          <w:lang w:val="es-DO" w:eastAsia="es-DO"/>
        </w:rPr>
        <w:t xml:space="preserve">. </w:t>
      </w:r>
      <w:r w:rsidRPr="00E34801">
        <w:rPr>
          <w:lang w:val="es-DO" w:eastAsia="es-DO"/>
        </w:rPr>
        <w:t>Todos los criterios, indicadores y evidencias estarán asociados a un período específico.</w:t>
      </w:r>
    </w:p>
    <w:p w14:paraId="58166EBF" w14:textId="369C8F69" w:rsidR="00A23B38" w:rsidRPr="00C076F0" w:rsidRDefault="00A23B38" w:rsidP="00A23B38">
      <w:pPr>
        <w:pStyle w:val="Ttulo3"/>
      </w:pPr>
      <w:bookmarkStart w:id="10" w:name="_Toc237457003"/>
      <w:r w:rsidRPr="00C076F0">
        <w:t xml:space="preserve">Criterios </w:t>
      </w:r>
      <w:r w:rsidR="00B428A3">
        <w:t xml:space="preserve">e indicadores </w:t>
      </w:r>
      <w:r w:rsidRPr="00C076F0">
        <w:t>de Evaluación</w:t>
      </w:r>
      <w:bookmarkEnd w:id="10"/>
    </w:p>
    <w:p w14:paraId="6FA36E8C" w14:textId="77777777" w:rsidR="00A23B38" w:rsidRPr="00C076F0" w:rsidRDefault="00A23B38" w:rsidP="00B428A3">
      <w:r w:rsidRPr="00C076F0">
        <w:t xml:space="preserve">Los criterios </w:t>
      </w:r>
      <w:proofErr w:type="gramStart"/>
      <w:r w:rsidRPr="00C076F0">
        <w:t>a</w:t>
      </w:r>
      <w:proofErr w:type="gramEnd"/>
      <w:r w:rsidRPr="00C076F0">
        <w:t xml:space="preserve"> tener en cuenta según el manual de estándares marco para la evaluación y acreditación institucional en la educación superior dominicana son:  </w:t>
      </w:r>
    </w:p>
    <w:tbl>
      <w:tblPr>
        <w:tblW w:w="9923"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4449"/>
        <w:gridCol w:w="3118"/>
      </w:tblGrid>
      <w:tr w:rsidR="00B428A3" w:rsidRPr="00C076F0" w14:paraId="76BEE5A2" w14:textId="77777777" w:rsidTr="00B428A3">
        <w:trPr>
          <w:tblHeader/>
          <w:tblCellSpacing w:w="15" w:type="dxa"/>
        </w:trPr>
        <w:tc>
          <w:tcPr>
            <w:tcW w:w="2311" w:type="dxa"/>
            <w:shd w:val="clear" w:color="auto" w:fill="00B0F0"/>
            <w:vAlign w:val="center"/>
            <w:hideMark/>
          </w:tcPr>
          <w:p w14:paraId="6BD4F6E7" w14:textId="77777777" w:rsidR="00B428A3" w:rsidRPr="00B428A3" w:rsidRDefault="00B428A3" w:rsidP="00B428A3">
            <w:pPr>
              <w:pStyle w:val="normaltablas"/>
              <w:spacing w:before="240" w:line="360" w:lineRule="auto"/>
              <w:jc w:val="center"/>
              <w:rPr>
                <w:rFonts w:cs="Arial"/>
                <w:b/>
                <w:bCs/>
                <w:i w:val="0"/>
                <w:iCs/>
                <w:sz w:val="22"/>
                <w:szCs w:val="22"/>
              </w:rPr>
            </w:pPr>
            <w:r w:rsidRPr="00B428A3">
              <w:rPr>
                <w:rFonts w:cs="Arial"/>
                <w:b/>
                <w:bCs/>
                <w:i w:val="0"/>
                <w:iCs/>
                <w:sz w:val="22"/>
                <w:szCs w:val="22"/>
              </w:rPr>
              <w:t>Criterios</w:t>
            </w:r>
          </w:p>
        </w:tc>
        <w:tc>
          <w:tcPr>
            <w:tcW w:w="4419" w:type="dxa"/>
            <w:shd w:val="clear" w:color="auto" w:fill="00B0F0"/>
          </w:tcPr>
          <w:p w14:paraId="6410FA78" w14:textId="77777777" w:rsidR="00B428A3" w:rsidRPr="00B428A3" w:rsidRDefault="00B428A3" w:rsidP="00B428A3">
            <w:pPr>
              <w:pStyle w:val="normaltablas"/>
              <w:spacing w:before="240" w:line="360" w:lineRule="auto"/>
              <w:jc w:val="center"/>
              <w:rPr>
                <w:rFonts w:cs="Arial"/>
                <w:b/>
                <w:bCs/>
                <w:i w:val="0"/>
                <w:iCs/>
                <w:sz w:val="22"/>
                <w:szCs w:val="22"/>
              </w:rPr>
            </w:pPr>
            <w:r w:rsidRPr="00B428A3">
              <w:rPr>
                <w:rFonts w:cs="Arial"/>
                <w:b/>
                <w:bCs/>
                <w:i w:val="0"/>
                <w:iCs/>
                <w:sz w:val="22"/>
                <w:szCs w:val="22"/>
              </w:rPr>
              <w:t>Indicadores</w:t>
            </w:r>
          </w:p>
        </w:tc>
        <w:tc>
          <w:tcPr>
            <w:tcW w:w="3073" w:type="dxa"/>
            <w:shd w:val="clear" w:color="auto" w:fill="00B0F0"/>
          </w:tcPr>
          <w:p w14:paraId="2D642A7E" w14:textId="77777777" w:rsidR="00B428A3" w:rsidRPr="00B428A3" w:rsidRDefault="00B428A3" w:rsidP="00B428A3">
            <w:pPr>
              <w:pStyle w:val="normaltablas"/>
              <w:spacing w:before="240" w:line="360" w:lineRule="auto"/>
              <w:jc w:val="center"/>
              <w:rPr>
                <w:rFonts w:cs="Arial"/>
                <w:b/>
                <w:bCs/>
                <w:i w:val="0"/>
                <w:iCs/>
                <w:sz w:val="22"/>
                <w:szCs w:val="22"/>
              </w:rPr>
            </w:pPr>
            <w:r w:rsidRPr="00B428A3">
              <w:rPr>
                <w:rFonts w:cs="Arial"/>
                <w:b/>
                <w:bCs/>
                <w:i w:val="0"/>
                <w:iCs/>
                <w:sz w:val="22"/>
                <w:szCs w:val="22"/>
              </w:rPr>
              <w:t>Evidencias</w:t>
            </w:r>
          </w:p>
        </w:tc>
      </w:tr>
      <w:tr w:rsidR="00B428A3" w:rsidRPr="00C076F0" w14:paraId="45F5DD53" w14:textId="77777777" w:rsidTr="00B428A3">
        <w:trPr>
          <w:tblCellSpacing w:w="15" w:type="dxa"/>
        </w:trPr>
        <w:tc>
          <w:tcPr>
            <w:tcW w:w="2311" w:type="dxa"/>
            <w:vAlign w:val="center"/>
            <w:hideMark/>
          </w:tcPr>
          <w:p w14:paraId="147C6B18" w14:textId="77777777" w:rsidR="00B428A3" w:rsidRPr="00B428A3" w:rsidRDefault="00B428A3" w:rsidP="00B428A3">
            <w:pPr>
              <w:pStyle w:val="normaltablas"/>
              <w:spacing w:line="480" w:lineRule="auto"/>
              <w:jc w:val="left"/>
              <w:rPr>
                <w:rFonts w:cs="Arial"/>
                <w:i w:val="0"/>
                <w:iCs/>
                <w:sz w:val="22"/>
                <w:szCs w:val="22"/>
              </w:rPr>
            </w:pPr>
            <w:r w:rsidRPr="00B428A3">
              <w:rPr>
                <w:rFonts w:cs="Arial"/>
                <w:i w:val="0"/>
                <w:iCs/>
                <w:sz w:val="22"/>
                <w:szCs w:val="22"/>
              </w:rPr>
              <w:t>Gestión Institucional</w:t>
            </w:r>
          </w:p>
        </w:tc>
        <w:tc>
          <w:tcPr>
            <w:tcW w:w="4419" w:type="dxa"/>
          </w:tcPr>
          <w:p w14:paraId="04253949"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Misión institucional actualizada. </w:t>
            </w:r>
          </w:p>
          <w:p w14:paraId="23135686"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Visión institucional actualizada. </w:t>
            </w:r>
          </w:p>
          <w:p w14:paraId="37EB2494"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Plan estratégico vigente. </w:t>
            </w:r>
          </w:p>
          <w:p w14:paraId="52E709B2"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Organigrama institucional aprobado. </w:t>
            </w:r>
          </w:p>
          <w:p w14:paraId="046BD9E5"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Reglamentos institucionales actualizados. </w:t>
            </w:r>
          </w:p>
          <w:p w14:paraId="3892CCB5"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lastRenderedPageBreak/>
              <w:t xml:space="preserve">Manuales de procedimientos. </w:t>
            </w:r>
          </w:p>
          <w:p w14:paraId="72C3FD2A"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Transparencia financiera. </w:t>
            </w:r>
          </w:p>
          <w:p w14:paraId="63D4240D"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Ejecución presupuestaria. </w:t>
            </w:r>
          </w:p>
          <w:p w14:paraId="5C77E0DC"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Gestión de riesgos institucionales. </w:t>
            </w:r>
          </w:p>
          <w:p w14:paraId="7DFA4577"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Cumplimiento normativo. </w:t>
            </w:r>
          </w:p>
          <w:p w14:paraId="0547D581"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Sistemas de información institucional. </w:t>
            </w:r>
          </w:p>
          <w:p w14:paraId="2FD65F4D"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Gobierno universitario y toma de decisiones.</w:t>
            </w:r>
          </w:p>
        </w:tc>
        <w:tc>
          <w:tcPr>
            <w:tcW w:w="3073" w:type="dxa"/>
          </w:tcPr>
          <w:p w14:paraId="43000FD5"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lastRenderedPageBreak/>
              <w:t xml:space="preserve">Estatutos. </w:t>
            </w:r>
          </w:p>
          <w:p w14:paraId="746C4720"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t xml:space="preserve">Reglamentos. </w:t>
            </w:r>
          </w:p>
          <w:p w14:paraId="78F19447"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t xml:space="preserve">Organigrama. </w:t>
            </w:r>
          </w:p>
          <w:p w14:paraId="66D25928"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t xml:space="preserve">Plan estratégico. </w:t>
            </w:r>
          </w:p>
          <w:p w14:paraId="2EB34CFE"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t xml:space="preserve">Informes financieros. </w:t>
            </w:r>
          </w:p>
          <w:p w14:paraId="2F9D709C" w14:textId="77777777" w:rsidR="00B428A3" w:rsidRPr="00B428A3" w:rsidRDefault="00B428A3">
            <w:pPr>
              <w:pStyle w:val="normaltablas"/>
              <w:numPr>
                <w:ilvl w:val="0"/>
                <w:numId w:val="26"/>
              </w:numPr>
              <w:spacing w:line="480" w:lineRule="auto"/>
              <w:ind w:left="612"/>
              <w:jc w:val="left"/>
              <w:rPr>
                <w:rFonts w:cs="Arial"/>
                <w:i w:val="0"/>
                <w:iCs/>
                <w:sz w:val="22"/>
                <w:szCs w:val="22"/>
              </w:rPr>
            </w:pPr>
            <w:r w:rsidRPr="00B428A3">
              <w:rPr>
                <w:rFonts w:cs="Arial"/>
                <w:i w:val="0"/>
                <w:iCs/>
                <w:sz w:val="22"/>
                <w:szCs w:val="22"/>
              </w:rPr>
              <w:lastRenderedPageBreak/>
              <w:t>Actas del Consejo Universitario.</w:t>
            </w:r>
          </w:p>
        </w:tc>
      </w:tr>
      <w:tr w:rsidR="00B428A3" w:rsidRPr="00C076F0" w14:paraId="7BA1EB20" w14:textId="77777777" w:rsidTr="00B428A3">
        <w:trPr>
          <w:tblCellSpacing w:w="15" w:type="dxa"/>
        </w:trPr>
        <w:tc>
          <w:tcPr>
            <w:tcW w:w="2311" w:type="dxa"/>
            <w:vAlign w:val="center"/>
            <w:hideMark/>
          </w:tcPr>
          <w:p w14:paraId="04388C07" w14:textId="77777777" w:rsidR="00B428A3" w:rsidRPr="00B428A3" w:rsidRDefault="00B428A3" w:rsidP="00B428A3">
            <w:pPr>
              <w:pStyle w:val="normaltablas"/>
              <w:jc w:val="left"/>
              <w:rPr>
                <w:rFonts w:cs="Arial"/>
                <w:i w:val="0"/>
                <w:iCs/>
                <w:sz w:val="22"/>
                <w:szCs w:val="22"/>
              </w:rPr>
            </w:pPr>
            <w:r w:rsidRPr="00B428A3">
              <w:rPr>
                <w:rFonts w:cs="Arial"/>
                <w:i w:val="0"/>
                <w:iCs/>
                <w:sz w:val="22"/>
                <w:szCs w:val="22"/>
              </w:rPr>
              <w:lastRenderedPageBreak/>
              <w:t>Gestión Académica</w:t>
            </w:r>
          </w:p>
        </w:tc>
        <w:tc>
          <w:tcPr>
            <w:tcW w:w="4419" w:type="dxa"/>
          </w:tcPr>
          <w:p w14:paraId="086097FA"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Actualización de planes de estudio. </w:t>
            </w:r>
          </w:p>
          <w:p w14:paraId="7CB30478"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Diseño curricular basado en competencias. </w:t>
            </w:r>
          </w:p>
          <w:p w14:paraId="7ABF67B3"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Procesos de revisión curricular. </w:t>
            </w:r>
          </w:p>
          <w:p w14:paraId="1BFA44D3"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Modalidades de enseñanza implementadas. </w:t>
            </w:r>
          </w:p>
          <w:p w14:paraId="6B2F23CC"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Sistemas de evaluación estudiantil. </w:t>
            </w:r>
          </w:p>
          <w:p w14:paraId="0A7D3E73" w14:textId="77777777" w:rsidR="00B428A3" w:rsidRPr="00B428A3" w:rsidRDefault="00B428A3">
            <w:pPr>
              <w:pStyle w:val="normaltablas"/>
              <w:numPr>
                <w:ilvl w:val="0"/>
                <w:numId w:val="26"/>
              </w:numPr>
              <w:spacing w:line="480" w:lineRule="auto"/>
              <w:ind w:left="514"/>
              <w:jc w:val="left"/>
              <w:rPr>
                <w:rFonts w:cs="Arial"/>
                <w:i w:val="0"/>
                <w:iCs/>
                <w:sz w:val="22"/>
                <w:szCs w:val="22"/>
              </w:rPr>
            </w:pPr>
            <w:r w:rsidRPr="00B428A3">
              <w:rPr>
                <w:rFonts w:cs="Arial"/>
                <w:i w:val="0"/>
                <w:iCs/>
                <w:sz w:val="22"/>
                <w:szCs w:val="22"/>
              </w:rPr>
              <w:t xml:space="preserve">Prácticas profesionales. </w:t>
            </w:r>
          </w:p>
          <w:p w14:paraId="01D186A4" w14:textId="77777777" w:rsidR="00B428A3" w:rsidRPr="00B428A3" w:rsidRDefault="00B428A3">
            <w:pPr>
              <w:pStyle w:val="normaltablas"/>
              <w:numPr>
                <w:ilvl w:val="0"/>
                <w:numId w:val="26"/>
              </w:numPr>
              <w:spacing w:line="480" w:lineRule="auto"/>
              <w:ind w:left="347" w:hanging="217"/>
              <w:jc w:val="left"/>
              <w:rPr>
                <w:rFonts w:cs="Arial"/>
                <w:i w:val="0"/>
                <w:iCs/>
                <w:sz w:val="22"/>
                <w:szCs w:val="22"/>
              </w:rPr>
            </w:pPr>
            <w:r w:rsidRPr="00B428A3">
              <w:rPr>
                <w:rFonts w:cs="Arial"/>
                <w:i w:val="0"/>
                <w:iCs/>
                <w:sz w:val="22"/>
                <w:szCs w:val="22"/>
              </w:rPr>
              <w:t xml:space="preserve">Seguimiento de resultados académicos. </w:t>
            </w:r>
          </w:p>
          <w:p w14:paraId="5E26F248" w14:textId="77777777" w:rsidR="00B428A3" w:rsidRPr="00B428A3" w:rsidRDefault="00B428A3">
            <w:pPr>
              <w:pStyle w:val="normaltablas"/>
              <w:numPr>
                <w:ilvl w:val="0"/>
                <w:numId w:val="26"/>
              </w:numPr>
              <w:spacing w:line="480" w:lineRule="auto"/>
              <w:ind w:left="347" w:hanging="217"/>
              <w:jc w:val="left"/>
              <w:rPr>
                <w:rFonts w:cs="Arial"/>
                <w:i w:val="0"/>
                <w:iCs/>
                <w:sz w:val="22"/>
                <w:szCs w:val="22"/>
              </w:rPr>
            </w:pPr>
            <w:r w:rsidRPr="00B428A3">
              <w:rPr>
                <w:rFonts w:cs="Arial"/>
                <w:i w:val="0"/>
                <w:iCs/>
                <w:sz w:val="22"/>
                <w:szCs w:val="22"/>
              </w:rPr>
              <w:t xml:space="preserve">Tasas de aprobación por asignatura. </w:t>
            </w:r>
          </w:p>
          <w:p w14:paraId="1729908C" w14:textId="77777777" w:rsidR="00B428A3" w:rsidRPr="00B428A3" w:rsidRDefault="00B428A3">
            <w:pPr>
              <w:pStyle w:val="normaltablas"/>
              <w:numPr>
                <w:ilvl w:val="0"/>
                <w:numId w:val="26"/>
              </w:numPr>
              <w:spacing w:line="480" w:lineRule="auto"/>
              <w:ind w:left="347" w:hanging="217"/>
              <w:jc w:val="left"/>
              <w:rPr>
                <w:rFonts w:cs="Arial"/>
                <w:i w:val="0"/>
                <w:iCs/>
                <w:sz w:val="22"/>
                <w:szCs w:val="22"/>
              </w:rPr>
            </w:pPr>
            <w:r w:rsidRPr="00B428A3">
              <w:rPr>
                <w:rFonts w:cs="Arial"/>
                <w:i w:val="0"/>
                <w:iCs/>
                <w:sz w:val="22"/>
                <w:szCs w:val="22"/>
              </w:rPr>
              <w:lastRenderedPageBreak/>
              <w:t xml:space="preserve">Oferta académica pertinente. </w:t>
            </w:r>
          </w:p>
          <w:p w14:paraId="309B13EA" w14:textId="77777777" w:rsidR="00B428A3" w:rsidRPr="00B428A3" w:rsidRDefault="00B428A3">
            <w:pPr>
              <w:pStyle w:val="normaltablas"/>
              <w:numPr>
                <w:ilvl w:val="0"/>
                <w:numId w:val="26"/>
              </w:numPr>
              <w:spacing w:line="480" w:lineRule="auto"/>
              <w:ind w:left="347" w:hanging="217"/>
              <w:jc w:val="left"/>
              <w:rPr>
                <w:rFonts w:cs="Arial"/>
                <w:i w:val="0"/>
                <w:iCs/>
                <w:sz w:val="22"/>
                <w:szCs w:val="22"/>
              </w:rPr>
            </w:pPr>
            <w:r w:rsidRPr="00B428A3">
              <w:rPr>
                <w:rFonts w:cs="Arial"/>
                <w:i w:val="0"/>
                <w:iCs/>
                <w:sz w:val="22"/>
                <w:szCs w:val="22"/>
              </w:rPr>
              <w:t>Internacionalización académica.</w:t>
            </w:r>
          </w:p>
        </w:tc>
        <w:tc>
          <w:tcPr>
            <w:tcW w:w="3073" w:type="dxa"/>
          </w:tcPr>
          <w:p w14:paraId="6CACDCE8" w14:textId="77777777" w:rsidR="00B428A3" w:rsidRPr="00B428A3" w:rsidRDefault="00B428A3">
            <w:pPr>
              <w:pStyle w:val="normaltablas"/>
              <w:numPr>
                <w:ilvl w:val="0"/>
                <w:numId w:val="26"/>
              </w:numPr>
              <w:spacing w:line="480" w:lineRule="auto"/>
              <w:ind w:left="532"/>
              <w:jc w:val="left"/>
              <w:rPr>
                <w:rFonts w:cs="Arial"/>
                <w:i w:val="0"/>
                <w:iCs/>
                <w:sz w:val="22"/>
                <w:szCs w:val="22"/>
              </w:rPr>
            </w:pPr>
            <w:proofErr w:type="spellStart"/>
            <w:r w:rsidRPr="00B428A3">
              <w:rPr>
                <w:rFonts w:cs="Arial"/>
                <w:i w:val="0"/>
                <w:iCs/>
                <w:sz w:val="22"/>
                <w:szCs w:val="22"/>
              </w:rPr>
              <w:lastRenderedPageBreak/>
              <w:t>Pensums</w:t>
            </w:r>
            <w:proofErr w:type="spellEnd"/>
            <w:r w:rsidRPr="00B428A3">
              <w:rPr>
                <w:rFonts w:cs="Arial"/>
                <w:i w:val="0"/>
                <w:iCs/>
                <w:sz w:val="22"/>
                <w:szCs w:val="22"/>
              </w:rPr>
              <w:t xml:space="preserve">. </w:t>
            </w:r>
          </w:p>
          <w:p w14:paraId="3EA39DAD"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 xml:space="preserve">Programas de asignaturas. </w:t>
            </w:r>
          </w:p>
          <w:p w14:paraId="25E4D72E"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 xml:space="preserve">Informes curriculares. </w:t>
            </w:r>
          </w:p>
          <w:p w14:paraId="571FD7AD"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Reglamentos académicos.</w:t>
            </w:r>
          </w:p>
        </w:tc>
      </w:tr>
      <w:tr w:rsidR="00B428A3" w:rsidRPr="00C076F0" w14:paraId="27545619" w14:textId="77777777" w:rsidTr="00B428A3">
        <w:trPr>
          <w:tblCellSpacing w:w="15" w:type="dxa"/>
        </w:trPr>
        <w:tc>
          <w:tcPr>
            <w:tcW w:w="2311" w:type="dxa"/>
            <w:vAlign w:val="center"/>
            <w:hideMark/>
          </w:tcPr>
          <w:p w14:paraId="0DC61E51" w14:textId="77777777" w:rsidR="00B428A3" w:rsidRPr="00B428A3" w:rsidRDefault="00B428A3" w:rsidP="00B428A3">
            <w:pPr>
              <w:pStyle w:val="normaltablas"/>
              <w:jc w:val="left"/>
              <w:rPr>
                <w:rFonts w:cs="Arial"/>
                <w:i w:val="0"/>
                <w:iCs/>
                <w:sz w:val="22"/>
                <w:szCs w:val="22"/>
              </w:rPr>
            </w:pPr>
            <w:r w:rsidRPr="00B428A3">
              <w:rPr>
                <w:rFonts w:cs="Arial"/>
                <w:i w:val="0"/>
                <w:iCs/>
                <w:sz w:val="22"/>
                <w:szCs w:val="22"/>
              </w:rPr>
              <w:t>Investigación</w:t>
            </w:r>
          </w:p>
        </w:tc>
        <w:tc>
          <w:tcPr>
            <w:tcW w:w="4419" w:type="dxa"/>
          </w:tcPr>
          <w:p w14:paraId="0485CE4A"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Políticas de investigación institucional. </w:t>
            </w:r>
          </w:p>
          <w:p w14:paraId="1C479D97"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Líneas de investigación definidas. </w:t>
            </w:r>
          </w:p>
          <w:p w14:paraId="02755FE2"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Proyectos de investigación activos. </w:t>
            </w:r>
          </w:p>
          <w:p w14:paraId="6BEC1327"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Publicaciones científicas. </w:t>
            </w:r>
          </w:p>
          <w:p w14:paraId="5AA7A5E5"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Participación en congresos. </w:t>
            </w:r>
          </w:p>
          <w:p w14:paraId="6C943428"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Fondos destinados a investigación. </w:t>
            </w:r>
          </w:p>
          <w:p w14:paraId="0CA1C6F0"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Vinculación de estudiantes a investigación. </w:t>
            </w:r>
          </w:p>
          <w:p w14:paraId="3559A7F3"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Redes de investigación nacionales. </w:t>
            </w:r>
          </w:p>
          <w:p w14:paraId="4B8CE90C"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 xml:space="preserve">Redes de investigación internacionales. </w:t>
            </w:r>
          </w:p>
          <w:p w14:paraId="77D54E0B" w14:textId="77777777" w:rsidR="00B428A3" w:rsidRPr="00B428A3" w:rsidRDefault="00B428A3">
            <w:pPr>
              <w:pStyle w:val="normaltablas"/>
              <w:numPr>
                <w:ilvl w:val="0"/>
                <w:numId w:val="26"/>
              </w:numPr>
              <w:spacing w:line="480" w:lineRule="auto"/>
              <w:ind w:left="463"/>
              <w:jc w:val="left"/>
              <w:rPr>
                <w:rFonts w:cs="Arial"/>
                <w:i w:val="0"/>
                <w:iCs/>
                <w:sz w:val="22"/>
                <w:szCs w:val="22"/>
              </w:rPr>
            </w:pPr>
            <w:r w:rsidRPr="00B428A3">
              <w:rPr>
                <w:rFonts w:cs="Arial"/>
                <w:i w:val="0"/>
                <w:iCs/>
                <w:sz w:val="22"/>
                <w:szCs w:val="22"/>
              </w:rPr>
              <w:t>Producción científica por facultad.</w:t>
            </w:r>
          </w:p>
        </w:tc>
        <w:tc>
          <w:tcPr>
            <w:tcW w:w="3073" w:type="dxa"/>
          </w:tcPr>
          <w:p w14:paraId="5D51F6C3"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 xml:space="preserve">Artículos científicos. </w:t>
            </w:r>
          </w:p>
          <w:p w14:paraId="2C74734E"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 xml:space="preserve">Libros. </w:t>
            </w:r>
          </w:p>
          <w:p w14:paraId="0A78305C"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 xml:space="preserve">Informes de proyectos. </w:t>
            </w:r>
          </w:p>
          <w:p w14:paraId="3FE3F5AA" w14:textId="77777777" w:rsidR="00B428A3" w:rsidRPr="00B428A3" w:rsidRDefault="00B428A3">
            <w:pPr>
              <w:pStyle w:val="normaltablas"/>
              <w:numPr>
                <w:ilvl w:val="0"/>
                <w:numId w:val="26"/>
              </w:numPr>
              <w:spacing w:line="480" w:lineRule="auto"/>
              <w:ind w:left="532"/>
              <w:jc w:val="left"/>
              <w:rPr>
                <w:rFonts w:cs="Arial"/>
                <w:i w:val="0"/>
                <w:iCs/>
                <w:sz w:val="22"/>
                <w:szCs w:val="22"/>
              </w:rPr>
            </w:pPr>
            <w:r w:rsidRPr="00B428A3">
              <w:rPr>
                <w:rFonts w:cs="Arial"/>
                <w:i w:val="0"/>
                <w:iCs/>
                <w:sz w:val="22"/>
                <w:szCs w:val="22"/>
              </w:rPr>
              <w:t>Convenios de investigación.</w:t>
            </w:r>
          </w:p>
        </w:tc>
      </w:tr>
      <w:tr w:rsidR="00B428A3" w:rsidRPr="00C076F0" w14:paraId="7E58C247" w14:textId="77777777" w:rsidTr="00B428A3">
        <w:trPr>
          <w:tblCellSpacing w:w="15" w:type="dxa"/>
        </w:trPr>
        <w:tc>
          <w:tcPr>
            <w:tcW w:w="2311" w:type="dxa"/>
            <w:vAlign w:val="center"/>
            <w:hideMark/>
          </w:tcPr>
          <w:p w14:paraId="6977C0AA" w14:textId="77777777" w:rsidR="00B428A3" w:rsidRPr="00B428A3" w:rsidRDefault="00B428A3" w:rsidP="002B4A32">
            <w:pPr>
              <w:pStyle w:val="normaltablas"/>
              <w:spacing w:line="480" w:lineRule="auto"/>
              <w:jc w:val="left"/>
              <w:rPr>
                <w:rFonts w:cs="Arial"/>
                <w:i w:val="0"/>
                <w:iCs/>
                <w:sz w:val="22"/>
                <w:szCs w:val="22"/>
              </w:rPr>
            </w:pPr>
            <w:r w:rsidRPr="00B428A3">
              <w:rPr>
                <w:rFonts w:cs="Arial"/>
                <w:i w:val="0"/>
                <w:iCs/>
                <w:sz w:val="22"/>
                <w:szCs w:val="22"/>
              </w:rPr>
              <w:t>Vinculación con el Medio</w:t>
            </w:r>
          </w:p>
        </w:tc>
        <w:tc>
          <w:tcPr>
            <w:tcW w:w="4419" w:type="dxa"/>
          </w:tcPr>
          <w:p w14:paraId="322733D1"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Programas de extensión universitaria. </w:t>
            </w:r>
          </w:p>
          <w:p w14:paraId="24FBAEA5"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Proyectos comunitarios activos. </w:t>
            </w:r>
          </w:p>
          <w:p w14:paraId="6667C1FC"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Convenios con instituciones externas. </w:t>
            </w:r>
          </w:p>
          <w:p w14:paraId="3589DCC7"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Relación con egresados. </w:t>
            </w:r>
          </w:p>
          <w:p w14:paraId="04E79E48"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lastRenderedPageBreak/>
              <w:t xml:space="preserve">Actividades culturales. </w:t>
            </w:r>
          </w:p>
          <w:p w14:paraId="44AFD76B"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Actividades deportivas. </w:t>
            </w:r>
          </w:p>
          <w:p w14:paraId="28E8049B"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Educación continua. </w:t>
            </w:r>
          </w:p>
          <w:p w14:paraId="680574E4"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Impacto social de proyectos. </w:t>
            </w:r>
          </w:p>
          <w:p w14:paraId="34622CB7"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Participación comunitaria. </w:t>
            </w:r>
          </w:p>
          <w:p w14:paraId="355A32CF"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Vinculación con sectores productivos.</w:t>
            </w:r>
          </w:p>
        </w:tc>
        <w:tc>
          <w:tcPr>
            <w:tcW w:w="3073" w:type="dxa"/>
          </w:tcPr>
          <w:p w14:paraId="46E789E4"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lastRenderedPageBreak/>
              <w:t xml:space="preserve">Convenios. </w:t>
            </w:r>
          </w:p>
          <w:p w14:paraId="3BA1BD3B"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Informes de extensión. </w:t>
            </w:r>
          </w:p>
          <w:p w14:paraId="46E54C43"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Fotografías de actividades. </w:t>
            </w:r>
          </w:p>
          <w:p w14:paraId="65AB7949"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Listados de participantes.</w:t>
            </w:r>
          </w:p>
        </w:tc>
      </w:tr>
      <w:tr w:rsidR="00B428A3" w:rsidRPr="00C076F0" w14:paraId="262581CD" w14:textId="77777777" w:rsidTr="00B428A3">
        <w:trPr>
          <w:tblCellSpacing w:w="15" w:type="dxa"/>
        </w:trPr>
        <w:tc>
          <w:tcPr>
            <w:tcW w:w="2311" w:type="dxa"/>
            <w:vAlign w:val="center"/>
            <w:hideMark/>
          </w:tcPr>
          <w:p w14:paraId="2E22190D" w14:textId="77777777" w:rsidR="00B428A3" w:rsidRPr="00B428A3" w:rsidRDefault="00B428A3" w:rsidP="002B4A32">
            <w:pPr>
              <w:pStyle w:val="normaltablas"/>
              <w:spacing w:line="480" w:lineRule="auto"/>
              <w:jc w:val="left"/>
              <w:rPr>
                <w:rFonts w:cs="Arial"/>
                <w:i w:val="0"/>
                <w:iCs/>
                <w:sz w:val="22"/>
                <w:szCs w:val="22"/>
              </w:rPr>
            </w:pPr>
            <w:r w:rsidRPr="00B428A3">
              <w:rPr>
                <w:rFonts w:cs="Arial"/>
                <w:i w:val="0"/>
                <w:iCs/>
                <w:sz w:val="22"/>
                <w:szCs w:val="22"/>
              </w:rPr>
              <w:t>Estudiantes</w:t>
            </w:r>
          </w:p>
        </w:tc>
        <w:tc>
          <w:tcPr>
            <w:tcW w:w="4419" w:type="dxa"/>
          </w:tcPr>
          <w:p w14:paraId="6D27D9EB"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Procesos de admisión. </w:t>
            </w:r>
          </w:p>
          <w:p w14:paraId="2CDFF02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Orientación estudiantil. </w:t>
            </w:r>
          </w:p>
          <w:p w14:paraId="260DC617"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Servicios de bienestar estudiantil. </w:t>
            </w:r>
          </w:p>
          <w:p w14:paraId="79752EBA"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Programas de becas. </w:t>
            </w:r>
          </w:p>
          <w:p w14:paraId="1F8E95A0"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Programas de tutoría. </w:t>
            </w:r>
          </w:p>
          <w:p w14:paraId="3C0EDEF0"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Retención estudiantil. </w:t>
            </w:r>
          </w:p>
          <w:p w14:paraId="218B5F6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Deserción estudiantil. </w:t>
            </w:r>
          </w:p>
          <w:p w14:paraId="7AD8A1F3"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Tiempo promedio de graduación. </w:t>
            </w:r>
          </w:p>
          <w:p w14:paraId="63C9E0CF"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Participación estudiantil. </w:t>
            </w:r>
          </w:p>
          <w:p w14:paraId="52C25704"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Satisfacción estudiantil.</w:t>
            </w:r>
          </w:p>
        </w:tc>
        <w:tc>
          <w:tcPr>
            <w:tcW w:w="3073" w:type="dxa"/>
          </w:tcPr>
          <w:p w14:paraId="4B5CCABD"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Informes estadísticos. </w:t>
            </w:r>
          </w:p>
          <w:p w14:paraId="41DA87AE"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Encuestas. </w:t>
            </w:r>
          </w:p>
          <w:p w14:paraId="779401F0"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Reglamentos estudiantiles. </w:t>
            </w:r>
          </w:p>
          <w:p w14:paraId="041B4B54"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Reportes de bienestar.</w:t>
            </w:r>
          </w:p>
        </w:tc>
      </w:tr>
      <w:tr w:rsidR="00B428A3" w:rsidRPr="00C076F0" w14:paraId="2A7D97EA" w14:textId="77777777" w:rsidTr="00B428A3">
        <w:trPr>
          <w:tblCellSpacing w:w="15" w:type="dxa"/>
        </w:trPr>
        <w:tc>
          <w:tcPr>
            <w:tcW w:w="2311" w:type="dxa"/>
            <w:vAlign w:val="center"/>
            <w:hideMark/>
          </w:tcPr>
          <w:p w14:paraId="07F1565D" w14:textId="77777777" w:rsidR="00B428A3" w:rsidRPr="00B428A3" w:rsidRDefault="00B428A3" w:rsidP="002B4A32">
            <w:pPr>
              <w:pStyle w:val="normaltablas"/>
              <w:spacing w:line="480" w:lineRule="auto"/>
              <w:jc w:val="left"/>
              <w:rPr>
                <w:rFonts w:cs="Arial"/>
                <w:i w:val="0"/>
                <w:iCs/>
                <w:sz w:val="22"/>
                <w:szCs w:val="22"/>
              </w:rPr>
            </w:pPr>
            <w:r w:rsidRPr="00B428A3">
              <w:rPr>
                <w:rFonts w:cs="Arial"/>
                <w:i w:val="0"/>
                <w:iCs/>
                <w:sz w:val="22"/>
                <w:szCs w:val="22"/>
              </w:rPr>
              <w:t>Personal Académico</w:t>
            </w:r>
          </w:p>
        </w:tc>
        <w:tc>
          <w:tcPr>
            <w:tcW w:w="4419" w:type="dxa"/>
          </w:tcPr>
          <w:p w14:paraId="508AECC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Docentes con maestría. </w:t>
            </w:r>
          </w:p>
          <w:p w14:paraId="7CAB4518"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lastRenderedPageBreak/>
              <w:t xml:space="preserve">Docentes con doctorado. </w:t>
            </w:r>
          </w:p>
          <w:p w14:paraId="518694A4"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Formación continua docente. </w:t>
            </w:r>
          </w:p>
          <w:p w14:paraId="33013936"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Evaluación del desempeño docente. </w:t>
            </w:r>
          </w:p>
          <w:p w14:paraId="50FC9A18"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Producción académica docente. </w:t>
            </w:r>
          </w:p>
          <w:p w14:paraId="05B05D85"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Participación en investigación. </w:t>
            </w:r>
          </w:p>
          <w:p w14:paraId="5A005FC7"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Participación en extensión. </w:t>
            </w:r>
          </w:p>
          <w:p w14:paraId="5B67326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Estabilidad laboral docente. </w:t>
            </w:r>
          </w:p>
          <w:p w14:paraId="21067756"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Distribución de carga académica. </w:t>
            </w:r>
          </w:p>
          <w:p w14:paraId="101CDBC3" w14:textId="4EF23F96"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Reconocimientos académicos.</w:t>
            </w:r>
          </w:p>
        </w:tc>
        <w:tc>
          <w:tcPr>
            <w:tcW w:w="3073" w:type="dxa"/>
          </w:tcPr>
          <w:p w14:paraId="0C6D7BB2"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lastRenderedPageBreak/>
              <w:t xml:space="preserve">Títulos académicos. </w:t>
            </w:r>
          </w:p>
          <w:p w14:paraId="5F2F0F5D"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lastRenderedPageBreak/>
              <w:t xml:space="preserve">Certificaciones. </w:t>
            </w:r>
          </w:p>
          <w:p w14:paraId="2B6D495D"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Evaluaciones. </w:t>
            </w:r>
          </w:p>
          <w:p w14:paraId="1AA441D0"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Informes de capacitación.</w:t>
            </w:r>
          </w:p>
        </w:tc>
      </w:tr>
      <w:tr w:rsidR="00B428A3" w:rsidRPr="00C076F0" w14:paraId="0AC7478C" w14:textId="77777777" w:rsidTr="00B428A3">
        <w:trPr>
          <w:tblCellSpacing w:w="15" w:type="dxa"/>
        </w:trPr>
        <w:tc>
          <w:tcPr>
            <w:tcW w:w="2311" w:type="dxa"/>
            <w:vAlign w:val="center"/>
            <w:hideMark/>
          </w:tcPr>
          <w:p w14:paraId="2F39AD32" w14:textId="77777777" w:rsidR="00B428A3" w:rsidRPr="00B428A3" w:rsidRDefault="00B428A3" w:rsidP="002B4A32">
            <w:pPr>
              <w:pStyle w:val="normaltablas"/>
              <w:spacing w:line="480" w:lineRule="auto"/>
              <w:jc w:val="left"/>
              <w:rPr>
                <w:rFonts w:cs="Arial"/>
                <w:i w:val="0"/>
                <w:iCs/>
                <w:sz w:val="22"/>
                <w:szCs w:val="22"/>
              </w:rPr>
            </w:pPr>
            <w:r w:rsidRPr="00B428A3">
              <w:rPr>
                <w:rFonts w:cs="Arial"/>
                <w:i w:val="0"/>
                <w:iCs/>
                <w:sz w:val="22"/>
                <w:szCs w:val="22"/>
              </w:rPr>
              <w:lastRenderedPageBreak/>
              <w:t>Servicios y Estructuras de Apoyo</w:t>
            </w:r>
          </w:p>
        </w:tc>
        <w:tc>
          <w:tcPr>
            <w:tcW w:w="4419" w:type="dxa"/>
          </w:tcPr>
          <w:p w14:paraId="52B6320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Estado de aulas. </w:t>
            </w:r>
          </w:p>
          <w:p w14:paraId="32AB033A"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Estado de laboratorios. </w:t>
            </w:r>
          </w:p>
          <w:p w14:paraId="65A78E20"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Recursos bibliográficos. </w:t>
            </w:r>
          </w:p>
          <w:p w14:paraId="68045B75"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Biblioteca digital. </w:t>
            </w:r>
          </w:p>
          <w:p w14:paraId="0A357EAF"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Plataformas virtuales. </w:t>
            </w:r>
          </w:p>
          <w:p w14:paraId="4149B79F"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Infraestructura tecnológica. </w:t>
            </w:r>
          </w:p>
          <w:p w14:paraId="44162381"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Acceso a internet. </w:t>
            </w:r>
          </w:p>
          <w:p w14:paraId="205CF66A"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Seguridad institucional. </w:t>
            </w:r>
          </w:p>
          <w:p w14:paraId="2965FF39"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lastRenderedPageBreak/>
              <w:t xml:space="preserve">Accesibilidad para personas con discapacidad. </w:t>
            </w:r>
          </w:p>
          <w:p w14:paraId="48FD08D2"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Mantenimiento de infraestructura.</w:t>
            </w:r>
          </w:p>
        </w:tc>
        <w:tc>
          <w:tcPr>
            <w:tcW w:w="3073" w:type="dxa"/>
          </w:tcPr>
          <w:p w14:paraId="2332DDF0"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lastRenderedPageBreak/>
              <w:t xml:space="preserve">Inventarios. </w:t>
            </w:r>
          </w:p>
          <w:p w14:paraId="717914C7"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Fotografías. </w:t>
            </w:r>
          </w:p>
          <w:p w14:paraId="4D1F1944"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Contratos de mantenimiento. </w:t>
            </w:r>
          </w:p>
          <w:p w14:paraId="3D193306"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Reportes TIC.</w:t>
            </w:r>
          </w:p>
        </w:tc>
      </w:tr>
      <w:tr w:rsidR="00B428A3" w:rsidRPr="00C076F0" w14:paraId="30636D67" w14:textId="77777777" w:rsidTr="00B428A3">
        <w:trPr>
          <w:tblCellSpacing w:w="15" w:type="dxa"/>
        </w:trPr>
        <w:tc>
          <w:tcPr>
            <w:tcW w:w="2311" w:type="dxa"/>
            <w:vAlign w:val="center"/>
            <w:hideMark/>
          </w:tcPr>
          <w:p w14:paraId="1A107B96" w14:textId="77777777" w:rsidR="00B428A3" w:rsidRPr="00B428A3" w:rsidRDefault="00B428A3" w:rsidP="002B4A32">
            <w:pPr>
              <w:pStyle w:val="normaltablas"/>
              <w:spacing w:line="480" w:lineRule="auto"/>
              <w:jc w:val="left"/>
              <w:rPr>
                <w:rFonts w:cs="Arial"/>
                <w:i w:val="0"/>
                <w:iCs/>
                <w:sz w:val="22"/>
                <w:szCs w:val="22"/>
              </w:rPr>
            </w:pPr>
            <w:r w:rsidRPr="00B428A3">
              <w:rPr>
                <w:rFonts w:cs="Arial"/>
                <w:i w:val="0"/>
                <w:iCs/>
                <w:sz w:val="22"/>
                <w:szCs w:val="22"/>
              </w:rPr>
              <w:t>Aseguramiento de la Calidad</w:t>
            </w:r>
          </w:p>
        </w:tc>
        <w:tc>
          <w:tcPr>
            <w:tcW w:w="4419" w:type="dxa"/>
          </w:tcPr>
          <w:p w14:paraId="0561E60A"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Unidad de calidad institucional. </w:t>
            </w:r>
          </w:p>
          <w:p w14:paraId="17C2B81F"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Procesos de autoevaluación. </w:t>
            </w:r>
          </w:p>
          <w:p w14:paraId="241E305D"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Planes de mejora. </w:t>
            </w:r>
          </w:p>
          <w:p w14:paraId="353234FB"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Seguimiento a planes de mejora. </w:t>
            </w:r>
          </w:p>
          <w:p w14:paraId="622748D0"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Indicadores de desempeño institucional. </w:t>
            </w:r>
          </w:p>
          <w:p w14:paraId="18214648"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Evaluación de programas académicos. </w:t>
            </w:r>
          </w:p>
          <w:p w14:paraId="4F91EF27"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Evaluación de servicios. </w:t>
            </w:r>
          </w:p>
          <w:p w14:paraId="2C909172"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Gestión de resultados. </w:t>
            </w:r>
          </w:p>
          <w:p w14:paraId="412899EE"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 xml:space="preserve">Cultura de calidad. </w:t>
            </w:r>
          </w:p>
          <w:p w14:paraId="4DA61F4B" w14:textId="77777777" w:rsidR="00B428A3" w:rsidRPr="00B428A3" w:rsidRDefault="00B428A3">
            <w:pPr>
              <w:pStyle w:val="normaltablas"/>
              <w:numPr>
                <w:ilvl w:val="0"/>
                <w:numId w:val="26"/>
              </w:numPr>
              <w:spacing w:line="480" w:lineRule="auto"/>
              <w:ind w:left="525"/>
              <w:jc w:val="left"/>
              <w:rPr>
                <w:rFonts w:cs="Arial"/>
                <w:i w:val="0"/>
                <w:iCs/>
                <w:sz w:val="22"/>
                <w:szCs w:val="22"/>
              </w:rPr>
            </w:pPr>
            <w:r w:rsidRPr="00B428A3">
              <w:rPr>
                <w:rFonts w:cs="Arial"/>
                <w:i w:val="0"/>
                <w:iCs/>
                <w:sz w:val="22"/>
                <w:szCs w:val="22"/>
              </w:rPr>
              <w:t>Procesos de acreditación.</w:t>
            </w:r>
          </w:p>
        </w:tc>
        <w:tc>
          <w:tcPr>
            <w:tcW w:w="3073" w:type="dxa"/>
          </w:tcPr>
          <w:p w14:paraId="45605A95"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Informes de autoevaluación. </w:t>
            </w:r>
          </w:p>
          <w:p w14:paraId="1C7FF267"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Planes de mejora. </w:t>
            </w:r>
          </w:p>
          <w:p w14:paraId="73831EF3"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 xml:space="preserve">Informes de seguimiento. </w:t>
            </w:r>
          </w:p>
          <w:p w14:paraId="08473FB3" w14:textId="77777777" w:rsidR="00B428A3" w:rsidRPr="00B428A3" w:rsidRDefault="00B428A3">
            <w:pPr>
              <w:pStyle w:val="normaltablas"/>
              <w:numPr>
                <w:ilvl w:val="0"/>
                <w:numId w:val="26"/>
              </w:numPr>
              <w:spacing w:line="480" w:lineRule="auto"/>
              <w:ind w:left="508"/>
              <w:jc w:val="left"/>
              <w:rPr>
                <w:rFonts w:cs="Arial"/>
                <w:i w:val="0"/>
                <w:iCs/>
                <w:sz w:val="22"/>
                <w:szCs w:val="22"/>
              </w:rPr>
            </w:pPr>
            <w:r w:rsidRPr="00B428A3">
              <w:rPr>
                <w:rFonts w:cs="Arial"/>
                <w:i w:val="0"/>
                <w:iCs/>
                <w:sz w:val="22"/>
                <w:szCs w:val="22"/>
              </w:rPr>
              <w:t>Resoluciones institucionales.</w:t>
            </w:r>
          </w:p>
        </w:tc>
      </w:tr>
    </w:tbl>
    <w:p w14:paraId="6247C600" w14:textId="77777777" w:rsidR="0097327E" w:rsidRDefault="0097327E" w:rsidP="0097327E">
      <w:pPr>
        <w:pStyle w:val="Ttulo3"/>
      </w:pPr>
    </w:p>
    <w:p w14:paraId="4AA435E3" w14:textId="77777777" w:rsidR="00B02F1B" w:rsidRDefault="00B02F1B" w:rsidP="0097327E">
      <w:pPr>
        <w:pStyle w:val="Ttulo3"/>
      </w:pPr>
    </w:p>
    <w:p w14:paraId="2DE6C391" w14:textId="77777777" w:rsidR="004E3794" w:rsidRPr="004E3794" w:rsidRDefault="004E3794" w:rsidP="004E3794"/>
    <w:p w14:paraId="010460D2" w14:textId="7E75311F" w:rsidR="00A23B38" w:rsidRDefault="00A23B38" w:rsidP="0097327E">
      <w:pPr>
        <w:pStyle w:val="Ttulo3"/>
      </w:pPr>
      <w:bookmarkStart w:id="11" w:name="_Toc237457004"/>
      <w:r w:rsidRPr="00C076F0">
        <w:lastRenderedPageBreak/>
        <w:t>Roles del Sistema</w:t>
      </w:r>
      <w:bookmarkEnd w:id="11"/>
    </w:p>
    <w:tbl>
      <w:tblPr>
        <w:tblStyle w:val="Tablaconcuadrcula"/>
        <w:tblW w:w="9923" w:type="dxa"/>
        <w:tblInd w:w="-289" w:type="dxa"/>
        <w:tblLook w:val="04A0" w:firstRow="1" w:lastRow="0" w:firstColumn="1" w:lastColumn="0" w:noHBand="0" w:noVBand="1"/>
      </w:tblPr>
      <w:tblGrid>
        <w:gridCol w:w="3405"/>
        <w:gridCol w:w="3117"/>
        <w:gridCol w:w="3401"/>
      </w:tblGrid>
      <w:tr w:rsidR="0097327E" w14:paraId="332F117C" w14:textId="77777777" w:rsidTr="0097327E">
        <w:tc>
          <w:tcPr>
            <w:tcW w:w="3405" w:type="dxa"/>
            <w:shd w:val="clear" w:color="auto" w:fill="00B0F0"/>
            <w:vAlign w:val="center"/>
          </w:tcPr>
          <w:p w14:paraId="0A61522B" w14:textId="74F35209" w:rsidR="0097327E" w:rsidRPr="0097327E" w:rsidRDefault="0097327E" w:rsidP="0097327E">
            <w:pPr>
              <w:spacing w:before="240"/>
              <w:ind w:firstLine="0"/>
              <w:jc w:val="center"/>
              <w:rPr>
                <w:rFonts w:cs="Arial"/>
                <w:b/>
                <w:bCs/>
              </w:rPr>
            </w:pPr>
            <w:r w:rsidRPr="0097327E">
              <w:rPr>
                <w:rFonts w:cs="Arial"/>
                <w:b/>
                <w:bCs/>
              </w:rPr>
              <w:t>Rol</w:t>
            </w:r>
          </w:p>
        </w:tc>
        <w:tc>
          <w:tcPr>
            <w:tcW w:w="3117" w:type="dxa"/>
            <w:shd w:val="clear" w:color="auto" w:fill="00B0F0"/>
            <w:vAlign w:val="center"/>
          </w:tcPr>
          <w:p w14:paraId="5299E4D5" w14:textId="359F1250" w:rsidR="0097327E" w:rsidRPr="0097327E" w:rsidRDefault="0097327E" w:rsidP="0097327E">
            <w:pPr>
              <w:spacing w:before="240"/>
              <w:ind w:firstLine="0"/>
              <w:jc w:val="center"/>
              <w:rPr>
                <w:rFonts w:cs="Arial"/>
                <w:b/>
                <w:bCs/>
              </w:rPr>
            </w:pPr>
            <w:r w:rsidRPr="0097327E">
              <w:rPr>
                <w:rFonts w:cs="Arial"/>
                <w:b/>
                <w:bCs/>
              </w:rPr>
              <w:t>Descripción</w:t>
            </w:r>
          </w:p>
        </w:tc>
        <w:tc>
          <w:tcPr>
            <w:tcW w:w="3401" w:type="dxa"/>
            <w:shd w:val="clear" w:color="auto" w:fill="00B0F0"/>
          </w:tcPr>
          <w:p w14:paraId="74EC9578" w14:textId="08038A51" w:rsidR="0097327E" w:rsidRPr="0097327E" w:rsidRDefault="0097327E" w:rsidP="0097327E">
            <w:pPr>
              <w:spacing w:before="240"/>
              <w:jc w:val="center"/>
              <w:rPr>
                <w:rFonts w:cs="Arial"/>
                <w:b/>
                <w:bCs/>
              </w:rPr>
            </w:pPr>
            <w:r w:rsidRPr="0097327E">
              <w:rPr>
                <w:rFonts w:cs="Arial"/>
                <w:b/>
                <w:bCs/>
              </w:rPr>
              <w:t>Funciones</w:t>
            </w:r>
          </w:p>
        </w:tc>
      </w:tr>
      <w:tr w:rsidR="0097327E" w14:paraId="1501DC87" w14:textId="77777777" w:rsidTr="0097327E">
        <w:tc>
          <w:tcPr>
            <w:tcW w:w="3405" w:type="dxa"/>
          </w:tcPr>
          <w:p w14:paraId="2FBE8350" w14:textId="34E9F5DB" w:rsidR="0097327E" w:rsidRPr="0097327E" w:rsidRDefault="0097327E" w:rsidP="0097327E">
            <w:pPr>
              <w:spacing w:before="240"/>
              <w:ind w:firstLine="0"/>
              <w:rPr>
                <w:rFonts w:cs="Arial"/>
              </w:rPr>
            </w:pPr>
            <w:r w:rsidRPr="0097327E">
              <w:rPr>
                <w:rFonts w:cs="Arial"/>
              </w:rPr>
              <w:t>Administrador General</w:t>
            </w:r>
          </w:p>
        </w:tc>
        <w:tc>
          <w:tcPr>
            <w:tcW w:w="3117" w:type="dxa"/>
          </w:tcPr>
          <w:p w14:paraId="3AC04F8E" w14:textId="428B8333" w:rsidR="0097327E" w:rsidRPr="0097327E" w:rsidRDefault="0097327E" w:rsidP="0097327E">
            <w:pPr>
              <w:spacing w:before="240"/>
              <w:ind w:firstLine="0"/>
              <w:rPr>
                <w:rFonts w:cs="Arial"/>
              </w:rPr>
            </w:pPr>
            <w:r w:rsidRPr="0097327E">
              <w:rPr>
                <w:rFonts w:cs="Arial"/>
              </w:rPr>
              <w:t>Administra el sistema y su configuración.</w:t>
            </w:r>
          </w:p>
        </w:tc>
        <w:tc>
          <w:tcPr>
            <w:tcW w:w="3401" w:type="dxa"/>
          </w:tcPr>
          <w:p w14:paraId="030EA2DC" w14:textId="77777777" w:rsidR="0097327E" w:rsidRPr="0097327E" w:rsidRDefault="0097327E">
            <w:pPr>
              <w:numPr>
                <w:ilvl w:val="0"/>
                <w:numId w:val="18"/>
              </w:numPr>
              <w:spacing w:before="240"/>
              <w:rPr>
                <w:rFonts w:cs="Arial"/>
              </w:rPr>
            </w:pPr>
            <w:r w:rsidRPr="0097327E">
              <w:rPr>
                <w:rFonts w:cs="Arial"/>
              </w:rPr>
              <w:t xml:space="preserve">Crear usuarios. </w:t>
            </w:r>
          </w:p>
          <w:p w14:paraId="638A78F5" w14:textId="77777777" w:rsidR="0097327E" w:rsidRPr="0097327E" w:rsidRDefault="0097327E">
            <w:pPr>
              <w:numPr>
                <w:ilvl w:val="0"/>
                <w:numId w:val="18"/>
              </w:numPr>
              <w:spacing w:before="240"/>
              <w:rPr>
                <w:rFonts w:cs="Arial"/>
              </w:rPr>
            </w:pPr>
            <w:r w:rsidRPr="0097327E">
              <w:rPr>
                <w:rFonts w:cs="Arial"/>
              </w:rPr>
              <w:t xml:space="preserve">Asignar roles. </w:t>
            </w:r>
          </w:p>
          <w:p w14:paraId="524F4132" w14:textId="77777777" w:rsidR="0097327E" w:rsidRPr="0097327E" w:rsidRDefault="0097327E">
            <w:pPr>
              <w:numPr>
                <w:ilvl w:val="0"/>
                <w:numId w:val="18"/>
              </w:numPr>
              <w:spacing w:before="240"/>
              <w:rPr>
                <w:rFonts w:cs="Arial"/>
              </w:rPr>
            </w:pPr>
            <w:r w:rsidRPr="0097327E">
              <w:rPr>
                <w:rFonts w:cs="Arial"/>
              </w:rPr>
              <w:t xml:space="preserve">Crear criterios. </w:t>
            </w:r>
          </w:p>
          <w:p w14:paraId="4585051D" w14:textId="77777777" w:rsidR="0097327E" w:rsidRPr="0097327E" w:rsidRDefault="0097327E">
            <w:pPr>
              <w:numPr>
                <w:ilvl w:val="0"/>
                <w:numId w:val="18"/>
              </w:numPr>
              <w:spacing w:before="240"/>
              <w:rPr>
                <w:rFonts w:cs="Arial"/>
              </w:rPr>
            </w:pPr>
            <w:r w:rsidRPr="0097327E">
              <w:rPr>
                <w:rFonts w:cs="Arial"/>
              </w:rPr>
              <w:t xml:space="preserve">Crear indicadores. </w:t>
            </w:r>
          </w:p>
          <w:p w14:paraId="1B21FD3C" w14:textId="77777777" w:rsidR="0097327E" w:rsidRPr="0097327E" w:rsidRDefault="0097327E">
            <w:pPr>
              <w:numPr>
                <w:ilvl w:val="0"/>
                <w:numId w:val="18"/>
              </w:numPr>
              <w:spacing w:before="240"/>
              <w:rPr>
                <w:rFonts w:cs="Arial"/>
              </w:rPr>
            </w:pPr>
            <w:r w:rsidRPr="0097327E">
              <w:rPr>
                <w:rFonts w:cs="Arial"/>
              </w:rPr>
              <w:t xml:space="preserve">Asignar indicadores a departamentos. </w:t>
            </w:r>
          </w:p>
          <w:p w14:paraId="01FC9628" w14:textId="77777777" w:rsidR="0097327E" w:rsidRPr="0097327E" w:rsidRDefault="0097327E">
            <w:pPr>
              <w:numPr>
                <w:ilvl w:val="0"/>
                <w:numId w:val="18"/>
              </w:numPr>
              <w:spacing w:before="240"/>
              <w:rPr>
                <w:rFonts w:cs="Arial"/>
              </w:rPr>
            </w:pPr>
            <w:r w:rsidRPr="0097327E">
              <w:rPr>
                <w:rFonts w:cs="Arial"/>
              </w:rPr>
              <w:t xml:space="preserve">Ver todas las evidencias. </w:t>
            </w:r>
          </w:p>
          <w:p w14:paraId="52192837" w14:textId="77777777" w:rsidR="0097327E" w:rsidRPr="0097327E" w:rsidRDefault="0097327E">
            <w:pPr>
              <w:numPr>
                <w:ilvl w:val="0"/>
                <w:numId w:val="18"/>
              </w:numPr>
              <w:spacing w:before="240"/>
              <w:rPr>
                <w:rFonts w:cs="Arial"/>
              </w:rPr>
            </w:pPr>
            <w:r w:rsidRPr="0097327E">
              <w:rPr>
                <w:rFonts w:cs="Arial"/>
              </w:rPr>
              <w:t xml:space="preserve">Ver auditoría. </w:t>
            </w:r>
          </w:p>
          <w:p w14:paraId="7EB8DCF7" w14:textId="5A41C8B9" w:rsidR="0097327E" w:rsidRPr="0097327E" w:rsidRDefault="0097327E">
            <w:pPr>
              <w:numPr>
                <w:ilvl w:val="0"/>
                <w:numId w:val="18"/>
              </w:numPr>
              <w:spacing w:before="240"/>
              <w:rPr>
                <w:rFonts w:cs="Arial"/>
              </w:rPr>
            </w:pPr>
            <w:r w:rsidRPr="0097327E">
              <w:rPr>
                <w:rFonts w:cs="Arial"/>
              </w:rPr>
              <w:t xml:space="preserve">Configurar períodos quinquenales. </w:t>
            </w:r>
          </w:p>
        </w:tc>
      </w:tr>
      <w:tr w:rsidR="0097327E" w14:paraId="37187540" w14:textId="77777777" w:rsidTr="0097327E">
        <w:tc>
          <w:tcPr>
            <w:tcW w:w="3405" w:type="dxa"/>
          </w:tcPr>
          <w:p w14:paraId="0375F6FF" w14:textId="5E7B4427" w:rsidR="0097327E" w:rsidRPr="0097327E" w:rsidRDefault="0097327E" w:rsidP="0097327E">
            <w:pPr>
              <w:spacing w:before="240"/>
              <w:ind w:firstLine="0"/>
              <w:rPr>
                <w:rFonts w:cs="Arial"/>
              </w:rPr>
            </w:pPr>
            <w:r w:rsidRPr="0097327E">
              <w:rPr>
                <w:rFonts w:cs="Arial"/>
              </w:rPr>
              <w:t>Coordinador Quinquenal</w:t>
            </w:r>
          </w:p>
        </w:tc>
        <w:tc>
          <w:tcPr>
            <w:tcW w:w="3117" w:type="dxa"/>
          </w:tcPr>
          <w:p w14:paraId="5F9140D8" w14:textId="2F7BF397" w:rsidR="0097327E" w:rsidRPr="0097327E" w:rsidRDefault="0097327E" w:rsidP="0097327E">
            <w:pPr>
              <w:spacing w:before="240"/>
              <w:ind w:firstLine="0"/>
              <w:rPr>
                <w:rFonts w:cs="Arial"/>
              </w:rPr>
            </w:pPr>
            <w:r w:rsidRPr="0097327E">
              <w:rPr>
                <w:rFonts w:cs="Arial"/>
              </w:rPr>
              <w:t>Supervisa el proceso de evaluación institucional.</w:t>
            </w:r>
          </w:p>
        </w:tc>
        <w:tc>
          <w:tcPr>
            <w:tcW w:w="3401" w:type="dxa"/>
          </w:tcPr>
          <w:p w14:paraId="74A871EF" w14:textId="77777777" w:rsidR="0097327E" w:rsidRPr="0097327E" w:rsidRDefault="0097327E">
            <w:pPr>
              <w:numPr>
                <w:ilvl w:val="0"/>
                <w:numId w:val="19"/>
              </w:numPr>
              <w:spacing w:before="240"/>
              <w:rPr>
                <w:rFonts w:cs="Arial"/>
              </w:rPr>
            </w:pPr>
            <w:r w:rsidRPr="0097327E">
              <w:rPr>
                <w:rFonts w:cs="Arial"/>
              </w:rPr>
              <w:t xml:space="preserve">Gestionar el proceso de evaluación. </w:t>
            </w:r>
          </w:p>
          <w:p w14:paraId="7D27E1B2" w14:textId="77777777" w:rsidR="0097327E" w:rsidRPr="0097327E" w:rsidRDefault="0097327E">
            <w:pPr>
              <w:numPr>
                <w:ilvl w:val="0"/>
                <w:numId w:val="19"/>
              </w:numPr>
              <w:spacing w:before="240"/>
              <w:rPr>
                <w:rFonts w:cs="Arial"/>
              </w:rPr>
            </w:pPr>
            <w:r w:rsidRPr="0097327E">
              <w:rPr>
                <w:rFonts w:cs="Arial"/>
              </w:rPr>
              <w:t xml:space="preserve">Dar seguimiento al avance. </w:t>
            </w:r>
          </w:p>
          <w:p w14:paraId="7E0A5DE0" w14:textId="77777777" w:rsidR="0097327E" w:rsidRPr="0097327E" w:rsidRDefault="0097327E">
            <w:pPr>
              <w:numPr>
                <w:ilvl w:val="0"/>
                <w:numId w:val="19"/>
              </w:numPr>
              <w:spacing w:before="240"/>
              <w:rPr>
                <w:rFonts w:cs="Arial"/>
              </w:rPr>
            </w:pPr>
            <w:r w:rsidRPr="0097327E">
              <w:rPr>
                <w:rFonts w:cs="Arial"/>
              </w:rPr>
              <w:t xml:space="preserve">Revisar evidencias. </w:t>
            </w:r>
          </w:p>
          <w:p w14:paraId="6EC05016" w14:textId="77777777" w:rsidR="0097327E" w:rsidRPr="0097327E" w:rsidRDefault="0097327E">
            <w:pPr>
              <w:numPr>
                <w:ilvl w:val="0"/>
                <w:numId w:val="19"/>
              </w:numPr>
              <w:spacing w:before="240"/>
              <w:rPr>
                <w:rFonts w:cs="Arial"/>
              </w:rPr>
            </w:pPr>
            <w:r w:rsidRPr="0097327E">
              <w:rPr>
                <w:rFonts w:cs="Arial"/>
              </w:rPr>
              <w:t xml:space="preserve">Solicitar correcciones. </w:t>
            </w:r>
          </w:p>
          <w:p w14:paraId="62717EC0" w14:textId="2C19108F" w:rsidR="0097327E" w:rsidRPr="0097327E" w:rsidRDefault="0097327E">
            <w:pPr>
              <w:numPr>
                <w:ilvl w:val="0"/>
                <w:numId w:val="19"/>
              </w:numPr>
              <w:spacing w:before="240"/>
              <w:rPr>
                <w:rFonts w:cs="Arial"/>
              </w:rPr>
            </w:pPr>
            <w:r w:rsidRPr="0097327E">
              <w:rPr>
                <w:rFonts w:cs="Arial"/>
              </w:rPr>
              <w:lastRenderedPageBreak/>
              <w:t xml:space="preserve">Aprobar evidencias. </w:t>
            </w:r>
          </w:p>
        </w:tc>
      </w:tr>
      <w:tr w:rsidR="0097327E" w14:paraId="7BCED418" w14:textId="77777777" w:rsidTr="0097327E">
        <w:tc>
          <w:tcPr>
            <w:tcW w:w="3405" w:type="dxa"/>
          </w:tcPr>
          <w:p w14:paraId="4056E880" w14:textId="6B79906C" w:rsidR="0097327E" w:rsidRPr="0097327E" w:rsidRDefault="0097327E" w:rsidP="0097327E">
            <w:pPr>
              <w:spacing w:before="240"/>
              <w:ind w:firstLine="0"/>
              <w:rPr>
                <w:rFonts w:cs="Arial"/>
              </w:rPr>
            </w:pPr>
            <w:r w:rsidRPr="0097327E">
              <w:rPr>
                <w:rFonts w:cs="Arial"/>
              </w:rPr>
              <w:lastRenderedPageBreak/>
              <w:t>Responsable Departamental</w:t>
            </w:r>
          </w:p>
        </w:tc>
        <w:tc>
          <w:tcPr>
            <w:tcW w:w="3117" w:type="dxa"/>
          </w:tcPr>
          <w:p w14:paraId="61223E94" w14:textId="1A7A1A1D" w:rsidR="0097327E" w:rsidRPr="0097327E" w:rsidRDefault="0097327E" w:rsidP="0097327E">
            <w:pPr>
              <w:spacing w:before="240"/>
              <w:ind w:firstLine="0"/>
              <w:rPr>
                <w:rFonts w:cs="Arial"/>
              </w:rPr>
            </w:pPr>
            <w:r w:rsidRPr="0097327E">
              <w:rPr>
                <w:rFonts w:cs="Arial"/>
              </w:rPr>
              <w:t>Carga y actualiza las evidencias asignadas a su dependencia.</w:t>
            </w:r>
          </w:p>
        </w:tc>
        <w:tc>
          <w:tcPr>
            <w:tcW w:w="3401" w:type="dxa"/>
          </w:tcPr>
          <w:p w14:paraId="1D0DD981" w14:textId="77777777" w:rsidR="0097327E" w:rsidRPr="0097327E" w:rsidRDefault="0097327E">
            <w:pPr>
              <w:numPr>
                <w:ilvl w:val="0"/>
                <w:numId w:val="20"/>
              </w:numPr>
              <w:spacing w:before="240"/>
              <w:rPr>
                <w:rFonts w:cs="Arial"/>
              </w:rPr>
            </w:pPr>
            <w:r w:rsidRPr="0097327E">
              <w:rPr>
                <w:rFonts w:cs="Arial"/>
              </w:rPr>
              <w:t xml:space="preserve">Ver indicadores asignados. </w:t>
            </w:r>
          </w:p>
          <w:p w14:paraId="375DDFE3" w14:textId="77777777" w:rsidR="0097327E" w:rsidRPr="0097327E" w:rsidRDefault="0097327E">
            <w:pPr>
              <w:numPr>
                <w:ilvl w:val="0"/>
                <w:numId w:val="20"/>
              </w:numPr>
              <w:spacing w:before="240"/>
              <w:rPr>
                <w:rFonts w:cs="Arial"/>
              </w:rPr>
            </w:pPr>
            <w:r w:rsidRPr="0097327E">
              <w:rPr>
                <w:rFonts w:cs="Arial"/>
              </w:rPr>
              <w:t xml:space="preserve">Subir evidencias. </w:t>
            </w:r>
          </w:p>
          <w:p w14:paraId="2762DFE2" w14:textId="77777777" w:rsidR="0097327E" w:rsidRPr="0097327E" w:rsidRDefault="0097327E">
            <w:pPr>
              <w:numPr>
                <w:ilvl w:val="0"/>
                <w:numId w:val="20"/>
              </w:numPr>
              <w:spacing w:before="240"/>
              <w:rPr>
                <w:rFonts w:cs="Arial"/>
              </w:rPr>
            </w:pPr>
            <w:r w:rsidRPr="0097327E">
              <w:rPr>
                <w:rFonts w:cs="Arial"/>
              </w:rPr>
              <w:t xml:space="preserve">Actualizar evidencias. </w:t>
            </w:r>
          </w:p>
          <w:p w14:paraId="79C7A9ED" w14:textId="0EB29533" w:rsidR="0097327E" w:rsidRPr="0097327E" w:rsidRDefault="0097327E">
            <w:pPr>
              <w:numPr>
                <w:ilvl w:val="0"/>
                <w:numId w:val="20"/>
              </w:numPr>
              <w:spacing w:before="240"/>
              <w:rPr>
                <w:rFonts w:cs="Arial"/>
              </w:rPr>
            </w:pPr>
            <w:r w:rsidRPr="0097327E">
              <w:rPr>
                <w:rFonts w:cs="Arial"/>
              </w:rPr>
              <w:t xml:space="preserve">Responder observaciones. </w:t>
            </w:r>
          </w:p>
        </w:tc>
      </w:tr>
      <w:tr w:rsidR="0097327E" w14:paraId="16B7162E" w14:textId="77777777" w:rsidTr="0097327E">
        <w:tc>
          <w:tcPr>
            <w:tcW w:w="3405" w:type="dxa"/>
          </w:tcPr>
          <w:p w14:paraId="48AB853E" w14:textId="4E1BF990" w:rsidR="0097327E" w:rsidRPr="0097327E" w:rsidRDefault="0097327E" w:rsidP="0097327E">
            <w:pPr>
              <w:spacing w:before="240"/>
              <w:ind w:firstLine="0"/>
              <w:rPr>
                <w:rFonts w:cs="Arial"/>
              </w:rPr>
            </w:pPr>
            <w:r w:rsidRPr="0097327E">
              <w:rPr>
                <w:rFonts w:cs="Arial"/>
              </w:rPr>
              <w:t>Revisor Institucional</w:t>
            </w:r>
          </w:p>
        </w:tc>
        <w:tc>
          <w:tcPr>
            <w:tcW w:w="3117" w:type="dxa"/>
          </w:tcPr>
          <w:p w14:paraId="77238458" w14:textId="7A733FE7" w:rsidR="0097327E" w:rsidRPr="0097327E" w:rsidRDefault="0097327E" w:rsidP="0097327E">
            <w:pPr>
              <w:spacing w:before="240"/>
              <w:ind w:firstLine="0"/>
              <w:rPr>
                <w:rFonts w:cs="Arial"/>
              </w:rPr>
            </w:pPr>
            <w:r w:rsidRPr="0097327E">
              <w:rPr>
                <w:rFonts w:cs="Arial"/>
              </w:rPr>
              <w:t>Evalúa las evidencias y emite observaciones o aprobaciones.</w:t>
            </w:r>
          </w:p>
        </w:tc>
        <w:tc>
          <w:tcPr>
            <w:tcW w:w="3401" w:type="dxa"/>
          </w:tcPr>
          <w:p w14:paraId="65594453" w14:textId="77777777" w:rsidR="0097327E" w:rsidRPr="0097327E" w:rsidRDefault="0097327E">
            <w:pPr>
              <w:numPr>
                <w:ilvl w:val="0"/>
                <w:numId w:val="21"/>
              </w:numPr>
              <w:spacing w:before="240"/>
              <w:rPr>
                <w:rFonts w:cs="Arial"/>
              </w:rPr>
            </w:pPr>
            <w:r w:rsidRPr="0097327E">
              <w:rPr>
                <w:rFonts w:cs="Arial"/>
              </w:rPr>
              <w:t xml:space="preserve">Revisar evidencias. </w:t>
            </w:r>
          </w:p>
          <w:p w14:paraId="2C9F10A6" w14:textId="77777777" w:rsidR="0097327E" w:rsidRPr="0097327E" w:rsidRDefault="0097327E">
            <w:pPr>
              <w:numPr>
                <w:ilvl w:val="0"/>
                <w:numId w:val="21"/>
              </w:numPr>
              <w:spacing w:before="240"/>
              <w:rPr>
                <w:rFonts w:cs="Arial"/>
              </w:rPr>
            </w:pPr>
            <w:r w:rsidRPr="0097327E">
              <w:rPr>
                <w:rFonts w:cs="Arial"/>
              </w:rPr>
              <w:t xml:space="preserve">Aprobar. </w:t>
            </w:r>
          </w:p>
          <w:p w14:paraId="6D4E8ABE" w14:textId="77777777" w:rsidR="0097327E" w:rsidRPr="0097327E" w:rsidRDefault="0097327E">
            <w:pPr>
              <w:numPr>
                <w:ilvl w:val="0"/>
                <w:numId w:val="21"/>
              </w:numPr>
              <w:spacing w:before="240"/>
              <w:rPr>
                <w:rFonts w:cs="Arial"/>
              </w:rPr>
            </w:pPr>
            <w:r w:rsidRPr="0097327E">
              <w:rPr>
                <w:rFonts w:cs="Arial"/>
              </w:rPr>
              <w:t xml:space="preserve">Rechazar. </w:t>
            </w:r>
          </w:p>
          <w:p w14:paraId="28992898" w14:textId="3488D484" w:rsidR="0097327E" w:rsidRPr="0097327E" w:rsidRDefault="0097327E">
            <w:pPr>
              <w:numPr>
                <w:ilvl w:val="0"/>
                <w:numId w:val="21"/>
              </w:numPr>
              <w:spacing w:before="240"/>
              <w:rPr>
                <w:rFonts w:cs="Arial"/>
              </w:rPr>
            </w:pPr>
            <w:r w:rsidRPr="0097327E">
              <w:rPr>
                <w:rFonts w:cs="Arial"/>
              </w:rPr>
              <w:t xml:space="preserve">Agregar observaciones. </w:t>
            </w:r>
          </w:p>
        </w:tc>
      </w:tr>
      <w:tr w:rsidR="0097327E" w14:paraId="686DDBF4" w14:textId="77777777" w:rsidTr="0097327E">
        <w:tc>
          <w:tcPr>
            <w:tcW w:w="3405" w:type="dxa"/>
          </w:tcPr>
          <w:p w14:paraId="08DA96B7" w14:textId="05971E3D" w:rsidR="0097327E" w:rsidRPr="0097327E" w:rsidRDefault="0097327E" w:rsidP="0097327E">
            <w:pPr>
              <w:spacing w:before="240"/>
              <w:ind w:firstLine="0"/>
              <w:rPr>
                <w:rFonts w:cs="Arial"/>
              </w:rPr>
            </w:pPr>
            <w:r w:rsidRPr="0097327E">
              <w:rPr>
                <w:rFonts w:cs="Arial"/>
              </w:rPr>
              <w:t>Consulta</w:t>
            </w:r>
          </w:p>
        </w:tc>
        <w:tc>
          <w:tcPr>
            <w:tcW w:w="3117" w:type="dxa"/>
          </w:tcPr>
          <w:p w14:paraId="44D4A034" w14:textId="1F98D9CC" w:rsidR="0097327E" w:rsidRPr="0097327E" w:rsidRDefault="0097327E" w:rsidP="0097327E">
            <w:pPr>
              <w:spacing w:before="240"/>
              <w:ind w:firstLine="0"/>
              <w:rPr>
                <w:rFonts w:cs="Arial"/>
              </w:rPr>
            </w:pPr>
            <w:r w:rsidRPr="0097327E">
              <w:rPr>
                <w:rFonts w:cs="Arial"/>
              </w:rPr>
              <w:t>Visualiza reportes y evidencias aprobadas.</w:t>
            </w:r>
          </w:p>
        </w:tc>
        <w:tc>
          <w:tcPr>
            <w:tcW w:w="3401" w:type="dxa"/>
          </w:tcPr>
          <w:p w14:paraId="7D5CBC1C" w14:textId="77777777" w:rsidR="0097327E" w:rsidRPr="0097327E" w:rsidRDefault="0097327E">
            <w:pPr>
              <w:numPr>
                <w:ilvl w:val="0"/>
                <w:numId w:val="22"/>
              </w:numPr>
              <w:spacing w:before="240"/>
              <w:rPr>
                <w:rFonts w:cs="Arial"/>
              </w:rPr>
            </w:pPr>
            <w:r w:rsidRPr="0097327E">
              <w:rPr>
                <w:rFonts w:cs="Arial"/>
              </w:rPr>
              <w:t xml:space="preserve">Ver avance. </w:t>
            </w:r>
          </w:p>
          <w:p w14:paraId="69A9766E" w14:textId="77777777" w:rsidR="0097327E" w:rsidRPr="0097327E" w:rsidRDefault="0097327E">
            <w:pPr>
              <w:numPr>
                <w:ilvl w:val="0"/>
                <w:numId w:val="22"/>
              </w:numPr>
              <w:spacing w:before="240"/>
              <w:rPr>
                <w:rFonts w:cs="Arial"/>
              </w:rPr>
            </w:pPr>
            <w:r w:rsidRPr="0097327E">
              <w:rPr>
                <w:rFonts w:cs="Arial"/>
              </w:rPr>
              <w:t xml:space="preserve">Ver reportes. </w:t>
            </w:r>
          </w:p>
          <w:p w14:paraId="2C12CDCC" w14:textId="20381157" w:rsidR="0097327E" w:rsidRPr="0097327E" w:rsidRDefault="0097327E">
            <w:pPr>
              <w:numPr>
                <w:ilvl w:val="0"/>
                <w:numId w:val="22"/>
              </w:numPr>
              <w:spacing w:before="240"/>
              <w:rPr>
                <w:rFonts w:cs="Arial"/>
              </w:rPr>
            </w:pPr>
            <w:r w:rsidRPr="0097327E">
              <w:rPr>
                <w:rFonts w:cs="Arial"/>
              </w:rPr>
              <w:t xml:space="preserve">Ver evidencias. </w:t>
            </w:r>
          </w:p>
        </w:tc>
      </w:tr>
      <w:tr w:rsidR="0097327E" w14:paraId="35CE4D6B" w14:textId="77777777" w:rsidTr="0097327E">
        <w:tc>
          <w:tcPr>
            <w:tcW w:w="3405" w:type="dxa"/>
          </w:tcPr>
          <w:p w14:paraId="4A943E66" w14:textId="06493E17" w:rsidR="0097327E" w:rsidRPr="0097327E" w:rsidRDefault="0097327E" w:rsidP="0097327E">
            <w:pPr>
              <w:spacing w:before="240"/>
              <w:ind w:firstLine="0"/>
              <w:rPr>
                <w:rFonts w:cs="Arial"/>
              </w:rPr>
            </w:pPr>
            <w:r w:rsidRPr="0097327E">
              <w:rPr>
                <w:rFonts w:cs="Arial"/>
              </w:rPr>
              <w:t>Evaluador Externo</w:t>
            </w:r>
          </w:p>
        </w:tc>
        <w:tc>
          <w:tcPr>
            <w:tcW w:w="3117" w:type="dxa"/>
          </w:tcPr>
          <w:p w14:paraId="342AB568" w14:textId="2F8BB80D" w:rsidR="0097327E" w:rsidRPr="0097327E" w:rsidRDefault="0097327E" w:rsidP="0097327E">
            <w:pPr>
              <w:spacing w:before="240"/>
              <w:ind w:firstLine="0"/>
              <w:rPr>
                <w:rFonts w:cs="Arial"/>
              </w:rPr>
            </w:pPr>
            <w:r w:rsidRPr="0097327E">
              <w:rPr>
                <w:rFonts w:cs="Arial"/>
              </w:rPr>
              <w:t>Accede a las evidencias durante el proceso de acreditación.</w:t>
            </w:r>
          </w:p>
        </w:tc>
        <w:tc>
          <w:tcPr>
            <w:tcW w:w="3401" w:type="dxa"/>
          </w:tcPr>
          <w:p w14:paraId="6760CFED" w14:textId="77777777" w:rsidR="0097327E" w:rsidRPr="0097327E" w:rsidRDefault="0097327E">
            <w:pPr>
              <w:numPr>
                <w:ilvl w:val="0"/>
                <w:numId w:val="23"/>
              </w:numPr>
              <w:spacing w:before="240"/>
              <w:rPr>
                <w:rFonts w:cs="Arial"/>
              </w:rPr>
            </w:pPr>
            <w:r w:rsidRPr="0097327E">
              <w:rPr>
                <w:rFonts w:cs="Arial"/>
              </w:rPr>
              <w:t xml:space="preserve">Consultar evidencias aprobadas. </w:t>
            </w:r>
          </w:p>
          <w:p w14:paraId="08159FC7" w14:textId="77777777" w:rsidR="0097327E" w:rsidRPr="0097327E" w:rsidRDefault="0097327E">
            <w:pPr>
              <w:numPr>
                <w:ilvl w:val="0"/>
                <w:numId w:val="23"/>
              </w:numPr>
              <w:spacing w:before="240"/>
              <w:rPr>
                <w:rFonts w:cs="Arial"/>
              </w:rPr>
            </w:pPr>
            <w:r w:rsidRPr="0097327E">
              <w:rPr>
                <w:rFonts w:cs="Arial"/>
              </w:rPr>
              <w:t xml:space="preserve">Revisar indicadores. </w:t>
            </w:r>
          </w:p>
          <w:p w14:paraId="657E3544" w14:textId="40ECA2A6" w:rsidR="0097327E" w:rsidRPr="0097327E" w:rsidRDefault="0097327E">
            <w:pPr>
              <w:numPr>
                <w:ilvl w:val="0"/>
                <w:numId w:val="23"/>
              </w:numPr>
              <w:spacing w:before="240"/>
              <w:rPr>
                <w:rFonts w:cs="Arial"/>
              </w:rPr>
            </w:pPr>
            <w:r w:rsidRPr="0097327E">
              <w:rPr>
                <w:rFonts w:cs="Arial"/>
              </w:rPr>
              <w:lastRenderedPageBreak/>
              <w:t xml:space="preserve">Generar observaciones externas. </w:t>
            </w:r>
          </w:p>
        </w:tc>
      </w:tr>
    </w:tbl>
    <w:p w14:paraId="41970F99" w14:textId="77777777" w:rsidR="00A23B38" w:rsidRPr="00A23B38" w:rsidRDefault="00A23B38" w:rsidP="00E9341E">
      <w:pPr>
        <w:ind w:firstLine="0"/>
        <w:rPr>
          <w:lang w:eastAsia="es-DO"/>
        </w:rPr>
      </w:pPr>
    </w:p>
    <w:p w14:paraId="3EB469E7" w14:textId="3AF1FA56" w:rsidR="00A41A7E" w:rsidRPr="00A73613" w:rsidRDefault="00A41A7E" w:rsidP="00903BC8">
      <w:pPr>
        <w:pStyle w:val="Ttulo2"/>
      </w:pPr>
      <w:bookmarkStart w:id="12" w:name="_Toc237457005"/>
      <w:r w:rsidRPr="00111FDA">
        <w:t>Alcance del Proyecto</w:t>
      </w:r>
      <w:bookmarkEnd w:id="12"/>
      <w:r w:rsidR="00CC7C83" w:rsidRPr="00111FDA">
        <w:t xml:space="preserve"> </w:t>
      </w:r>
      <w:r w:rsidRPr="00A73613">
        <w:fldChar w:fldCharType="begin"/>
      </w:r>
      <w:r w:rsidRPr="00A73613">
        <w:instrText xml:space="preserve"> XE "Alcance del Proyecto.;8" </w:instrText>
      </w:r>
      <w:r w:rsidRPr="00A73613">
        <w:fldChar w:fldCharType="end"/>
      </w:r>
    </w:p>
    <w:p w14:paraId="07252190" w14:textId="77777777" w:rsidR="00542A22" w:rsidRPr="00542A22" w:rsidRDefault="00542A22" w:rsidP="00542A22">
      <w:pPr>
        <w:spacing w:after="100" w:afterAutospacing="1"/>
        <w:rPr>
          <w:rFonts w:eastAsia="Times New Roman" w:cs="Arial"/>
          <w:lang w:val="es-DO" w:eastAsia="es-DO"/>
        </w:rPr>
      </w:pPr>
      <w:r w:rsidRPr="00542A22">
        <w:rPr>
          <w:rFonts w:eastAsia="Times New Roman" w:cs="Arial"/>
          <w:lang w:val="es-DO" w:eastAsia="es-DO"/>
        </w:rPr>
        <w:t>El proyecto “Sistema de Gestión de Evidencias para la Evaluación Quinquenal UASD–MESCyT” tiene como alcance el diseño, desarrollo e implementación de una plataforma web orientada a la administración centralizada de las evidencias requeridas durante los procesos de evaluación institucional realizados por el Ministerio de Educación Superior, Ciencia y Tecnología (MESCyT).</w:t>
      </w:r>
    </w:p>
    <w:p w14:paraId="3034B1D9" w14:textId="1DEF79EC" w:rsidR="00542A22" w:rsidRPr="00542A22" w:rsidRDefault="00542A22" w:rsidP="00542A22">
      <w:pPr>
        <w:spacing w:after="100" w:afterAutospacing="1"/>
        <w:rPr>
          <w:rFonts w:eastAsia="Times New Roman" w:cs="Arial"/>
          <w:lang w:val="es-DO" w:eastAsia="es-DO"/>
        </w:rPr>
      </w:pPr>
      <w:r w:rsidRPr="00542A22">
        <w:rPr>
          <w:rFonts w:eastAsia="Times New Roman" w:cs="Arial"/>
          <w:lang w:val="es-DO" w:eastAsia="es-DO"/>
        </w:rPr>
        <w:t>La solución permitirá a las diferentes facultades, escuelas, departamentos y unidades administrativas de la Universidad Autónoma de Santo Domingo registrar, almacenar, organizar, consultar y dar seguimiento a las evidencias asociadas a los distintos indicadores de evaluación institucional. Asimismo, el sistema proporcionará mecanismos para la clasificación documental, control de acceso por roles de usuario y seguimiento del estado de cumplimiento de las evidencias registradas.</w:t>
      </w:r>
    </w:p>
    <w:p w14:paraId="7097A5E6" w14:textId="77777777" w:rsidR="00542A22" w:rsidRPr="00542A22" w:rsidRDefault="00542A22" w:rsidP="00542A22">
      <w:pPr>
        <w:spacing w:after="100" w:afterAutospacing="1"/>
        <w:rPr>
          <w:rFonts w:eastAsia="Times New Roman" w:cs="Arial"/>
          <w:lang w:val="es-DO" w:eastAsia="es-DO"/>
        </w:rPr>
      </w:pPr>
      <w:r w:rsidRPr="00542A22">
        <w:rPr>
          <w:rFonts w:eastAsia="Times New Roman" w:cs="Arial"/>
          <w:lang w:val="es-DO" w:eastAsia="es-DO"/>
        </w:rPr>
        <w:t>Dentro del alcance funcional del proyecto se contempla la gestión de usuarios y permisos, administración de indicadores de evaluación, carga y almacenamiento de documentos digitales, validación de evidencias, generación de reportes de seguimiento y consulta de información relacionada con el proceso de evaluación quinquenal. Además, se incluirán herramientas que permitan monitorear el avance de cada dependencia respecto a los requerimientos establecidos por el MESCyT.</w:t>
      </w:r>
    </w:p>
    <w:p w14:paraId="04C4611E" w14:textId="77777777" w:rsidR="00542A22" w:rsidRPr="00542A22" w:rsidRDefault="00542A22" w:rsidP="00542A22">
      <w:pPr>
        <w:spacing w:after="100" w:afterAutospacing="1"/>
        <w:rPr>
          <w:rFonts w:eastAsia="Times New Roman" w:cs="Arial"/>
          <w:lang w:val="es-DO" w:eastAsia="es-DO"/>
        </w:rPr>
      </w:pPr>
      <w:r w:rsidRPr="00542A22">
        <w:rPr>
          <w:rFonts w:eastAsia="Times New Roman" w:cs="Arial"/>
          <w:lang w:val="es-DO" w:eastAsia="es-DO"/>
        </w:rPr>
        <w:t xml:space="preserve">El sistema estará disponible mediante una plataforma web accesible desde cualquier dispositivo con conexión a Internet, facilitando la colaboración entre las diferentes unidades </w:t>
      </w:r>
      <w:r w:rsidRPr="00542A22">
        <w:rPr>
          <w:rFonts w:eastAsia="Times New Roman" w:cs="Arial"/>
          <w:lang w:val="es-DO" w:eastAsia="es-DO"/>
        </w:rPr>
        <w:lastRenderedPageBreak/>
        <w:t>responsables de suministrar y validar evidencias. Esto permitirá reducir la dependencia de documentos físicos, hojas de cálculo y otros mecanismos manuales utilizados actualmente para la gestión documental.</w:t>
      </w:r>
    </w:p>
    <w:p w14:paraId="7CCE7969" w14:textId="77777777" w:rsidR="00542A22" w:rsidRPr="00542A22" w:rsidRDefault="00542A22" w:rsidP="00542A22">
      <w:pPr>
        <w:spacing w:after="100" w:afterAutospacing="1"/>
        <w:rPr>
          <w:rFonts w:eastAsia="Times New Roman" w:cs="Arial"/>
          <w:lang w:val="es-DO" w:eastAsia="es-DO"/>
        </w:rPr>
      </w:pPr>
      <w:r w:rsidRPr="00542A22">
        <w:rPr>
          <w:rFonts w:eastAsia="Times New Roman" w:cs="Arial"/>
          <w:lang w:val="es-DO" w:eastAsia="es-DO"/>
        </w:rPr>
        <w:t>Como resultado del proyecto se espera disponer de una herramienta tecnológica que contribuya a mejorar la organización, trazabilidad, seguridad y disponibilidad de las evidencias institucionales, optimizando los procesos de recopilación, validación y seguimiento documental requeridos durante la Evaluación Quinquenal UASD–MESCyT.</w:t>
      </w:r>
    </w:p>
    <w:p w14:paraId="4A5E4236" w14:textId="132CD251" w:rsidR="00AC4018" w:rsidRPr="00AC4018" w:rsidRDefault="00542A22" w:rsidP="00AC4018">
      <w:pPr>
        <w:spacing w:after="100" w:afterAutospacing="1"/>
        <w:rPr>
          <w:rFonts w:eastAsia="Times New Roman" w:cs="Arial"/>
          <w:lang w:val="es-DO" w:eastAsia="es-DO"/>
        </w:rPr>
      </w:pPr>
      <w:r w:rsidRPr="00542A22">
        <w:rPr>
          <w:rFonts w:eastAsia="Times New Roman" w:cs="Arial"/>
          <w:lang w:val="es-DO" w:eastAsia="es-DO"/>
        </w:rPr>
        <w:t>No forma parte del alcance de esta primera versión la automatización de otros procesos institucionales ajenos a la evaluación quinquenal, ni la integración directa con sistemas externos de organismos gubernamentales. Sin embargo, la arquitectura propuesta permitirá futuras ampliaciones para incorporar nuevas funcionalidades y adaptarse a otros procesos de evaluación, acreditación y aseguramiento de la calidad institucional.</w:t>
      </w:r>
    </w:p>
    <w:p w14:paraId="25C7AB85" w14:textId="03A2B221" w:rsidR="00A41A7E" w:rsidRPr="00A73613" w:rsidRDefault="00A41A7E" w:rsidP="00903BC8">
      <w:pPr>
        <w:pStyle w:val="Ttulo2"/>
      </w:pPr>
      <w:bookmarkStart w:id="13" w:name="_Toc237457006"/>
      <w:r w:rsidRPr="00A73613">
        <w:t>Descripción de los entregables del proyecto</w:t>
      </w:r>
      <w:bookmarkEnd w:id="13"/>
      <w:r w:rsidRPr="00A73613">
        <w:fldChar w:fldCharType="begin"/>
      </w:r>
      <w:r w:rsidRPr="00A73613">
        <w:instrText xml:space="preserve"> XE "Descripción de los entregables del proyecto.;9" </w:instrText>
      </w:r>
      <w:r w:rsidRPr="00A73613">
        <w:fldChar w:fldCharType="end"/>
      </w:r>
    </w:p>
    <w:p w14:paraId="29F8315C" w14:textId="1BA38061" w:rsidR="000E4A8D" w:rsidRDefault="000E4A8D" w:rsidP="000E4A8D">
      <w:r w:rsidRPr="000E4A8D">
        <w:t xml:space="preserve">Durante el desarrollo del proyecto se </w:t>
      </w:r>
      <w:r>
        <w:t>pueden generar</w:t>
      </w:r>
      <w:r w:rsidRPr="000E4A8D">
        <w:t xml:space="preserve"> una serie de entregables que permitirán evidenciar el avance de cada </w:t>
      </w:r>
      <w:r>
        <w:t xml:space="preserve">una de las </w:t>
      </w:r>
      <w:r w:rsidRPr="000E4A8D">
        <w:t>fase</w:t>
      </w:r>
      <w:r>
        <w:t>s</w:t>
      </w:r>
      <w:r w:rsidRPr="000E4A8D">
        <w:t xml:space="preserve"> y verificar el cumplimiento de los objetivos </w:t>
      </w:r>
      <w:r>
        <w:t xml:space="preserve">anteriormente </w:t>
      </w:r>
      <w:r w:rsidRPr="000E4A8D">
        <w:t>establecidos. Estos entregables son los siguientes:</w:t>
      </w:r>
    </w:p>
    <w:p w14:paraId="3BECBA77" w14:textId="77777777" w:rsidR="000E4A8D" w:rsidRPr="00A63E00" w:rsidRDefault="000E4A8D" w:rsidP="00A142BE">
      <w:pPr>
        <w:pStyle w:val="Ttulo3"/>
        <w:rPr>
          <w:lang w:val="es-DO"/>
        </w:rPr>
      </w:pPr>
      <w:bookmarkStart w:id="14" w:name="_Toc237457007"/>
      <w:r w:rsidRPr="00A63E00">
        <w:rPr>
          <w:lang w:val="es-DO"/>
        </w:rPr>
        <w:t>E01. Informe de Levantamiento de Información</w:t>
      </w:r>
      <w:bookmarkEnd w:id="14"/>
    </w:p>
    <w:p w14:paraId="03BA316A" w14:textId="77777777" w:rsidR="000E4A8D" w:rsidRPr="000E4A8D" w:rsidRDefault="000E4A8D" w:rsidP="000E4A8D">
      <w:pPr>
        <w:rPr>
          <w:lang w:val="es-DO"/>
        </w:rPr>
      </w:pPr>
      <w:r w:rsidRPr="000E4A8D">
        <w:rPr>
          <w:lang w:val="es-DO"/>
        </w:rPr>
        <w:t>Documento que recopila los resultados obtenidos durante el proceso de investigación y levantamiento de requerimientos. Incluye entrevistas, cuestionarios, análisis documental y la identificación de las necesidades de los usuarios involucrados en el proceso de gestión de evidencias para la Evaluación Quinquenal UASD–MESCyT.</w:t>
      </w:r>
    </w:p>
    <w:p w14:paraId="19065C3E" w14:textId="77777777" w:rsidR="000E4A8D" w:rsidRPr="00A63E00" w:rsidRDefault="000E4A8D" w:rsidP="00A142BE">
      <w:pPr>
        <w:pStyle w:val="Ttulo3"/>
        <w:rPr>
          <w:lang w:val="es-DO"/>
        </w:rPr>
      </w:pPr>
      <w:bookmarkStart w:id="15" w:name="_Toc237457008"/>
      <w:r w:rsidRPr="00A63E00">
        <w:rPr>
          <w:lang w:val="es-DO"/>
        </w:rPr>
        <w:lastRenderedPageBreak/>
        <w:t>E02. Informe de Análisis del Sistema</w:t>
      </w:r>
      <w:bookmarkEnd w:id="15"/>
    </w:p>
    <w:p w14:paraId="240D7ADC" w14:textId="77777777" w:rsidR="000E4A8D" w:rsidRPr="000E4A8D" w:rsidRDefault="000E4A8D" w:rsidP="000E4A8D">
      <w:pPr>
        <w:rPr>
          <w:lang w:val="es-DO"/>
        </w:rPr>
      </w:pPr>
      <w:r w:rsidRPr="000E4A8D">
        <w:rPr>
          <w:lang w:val="es-DO"/>
        </w:rPr>
        <w:t>Documento que contiene el análisis del proceso actual de gestión de evidencias, la identificación de problemas y oportunidades de mejora, así como los requerimientos funcionales y no funcionales del sistema propuesto. Incluye diagramas, modelos y descripciones necesarias para comprender la solución planteada.</w:t>
      </w:r>
    </w:p>
    <w:p w14:paraId="342F1693" w14:textId="77777777" w:rsidR="000E4A8D" w:rsidRPr="00A63E00" w:rsidRDefault="000E4A8D" w:rsidP="00A142BE">
      <w:pPr>
        <w:pStyle w:val="Ttulo3"/>
        <w:rPr>
          <w:lang w:val="es-DO"/>
        </w:rPr>
      </w:pPr>
      <w:bookmarkStart w:id="16" w:name="_Toc237457009"/>
      <w:r w:rsidRPr="00A63E00">
        <w:rPr>
          <w:lang w:val="es-DO"/>
        </w:rPr>
        <w:t>E03. Prototipo No Funcional</w:t>
      </w:r>
      <w:bookmarkEnd w:id="16"/>
    </w:p>
    <w:p w14:paraId="0D81D847" w14:textId="77777777" w:rsidR="000E4A8D" w:rsidRPr="000E4A8D" w:rsidRDefault="000E4A8D" w:rsidP="000E4A8D">
      <w:pPr>
        <w:rPr>
          <w:lang w:val="es-DO"/>
        </w:rPr>
      </w:pPr>
      <w:r w:rsidRPr="000E4A8D">
        <w:rPr>
          <w:lang w:val="es-DO"/>
        </w:rPr>
        <w:t>Diseño preliminar del sistema que incluye la estructura de la base de datos, diagramas de arquitectura, diseño de interfaces de usuario y prototipos de las principales pantallas del sistema. Este entregable permite validar la propuesta antes de iniciar la fase de desarrollo.</w:t>
      </w:r>
    </w:p>
    <w:p w14:paraId="4952CB39" w14:textId="77777777" w:rsidR="000E4A8D" w:rsidRPr="00A63E00" w:rsidRDefault="000E4A8D" w:rsidP="00A142BE">
      <w:pPr>
        <w:pStyle w:val="Ttulo3"/>
        <w:rPr>
          <w:lang w:val="es-DO"/>
        </w:rPr>
      </w:pPr>
      <w:bookmarkStart w:id="17" w:name="_Toc237457010"/>
      <w:r w:rsidRPr="00A63E00">
        <w:rPr>
          <w:lang w:val="es-DO"/>
        </w:rPr>
        <w:t>E04. Prototipo Funcional</w:t>
      </w:r>
      <w:bookmarkEnd w:id="17"/>
    </w:p>
    <w:p w14:paraId="084B22BA" w14:textId="77777777" w:rsidR="000E4A8D" w:rsidRPr="000E4A8D" w:rsidRDefault="000E4A8D" w:rsidP="000E4A8D">
      <w:pPr>
        <w:rPr>
          <w:lang w:val="es-DO"/>
        </w:rPr>
      </w:pPr>
      <w:r w:rsidRPr="000E4A8D">
        <w:rPr>
          <w:lang w:val="es-DO"/>
        </w:rPr>
        <w:t>Versión inicial operativa del sistema que incorpora las funcionalidades principales definidas durante el análisis. Incluye la integración entre la interfaz de usuario, la lógica de negocio y la base de datos, permitiendo realizar pruebas preliminares y recibir retroalimentación de los usuarios.</w:t>
      </w:r>
    </w:p>
    <w:p w14:paraId="457FE4F4" w14:textId="77777777" w:rsidR="000E4A8D" w:rsidRPr="00A63E00" w:rsidRDefault="000E4A8D" w:rsidP="00A142BE">
      <w:pPr>
        <w:pStyle w:val="Ttulo3"/>
        <w:rPr>
          <w:lang w:val="es-DO"/>
        </w:rPr>
      </w:pPr>
      <w:bookmarkStart w:id="18" w:name="_Toc237457011"/>
      <w:r w:rsidRPr="00A63E00">
        <w:rPr>
          <w:lang w:val="es-DO"/>
        </w:rPr>
        <w:t>E05. Sistema Integrado y Validado</w:t>
      </w:r>
      <w:bookmarkEnd w:id="18"/>
    </w:p>
    <w:p w14:paraId="567F44FF" w14:textId="77777777" w:rsidR="000E4A8D" w:rsidRPr="000E4A8D" w:rsidRDefault="000E4A8D" w:rsidP="000E4A8D">
      <w:pPr>
        <w:rPr>
          <w:lang w:val="es-DO"/>
        </w:rPr>
      </w:pPr>
      <w:r w:rsidRPr="000E4A8D">
        <w:rPr>
          <w:lang w:val="es-DO"/>
        </w:rPr>
        <w:t>Versión avanzada del sistema que incorpora las correcciones y mejoras identificadas durante las pruebas. Incluye los módulos de gestión de usuarios, gestión de evidencias, indicadores de evaluación, reportes y mecanismos de control y seguimiento.</w:t>
      </w:r>
    </w:p>
    <w:p w14:paraId="6B86DB1A" w14:textId="77777777" w:rsidR="000E4A8D" w:rsidRPr="00A63E00" w:rsidRDefault="000E4A8D" w:rsidP="00A142BE">
      <w:pPr>
        <w:pStyle w:val="Ttulo3"/>
        <w:rPr>
          <w:lang w:val="es-DO"/>
        </w:rPr>
      </w:pPr>
      <w:bookmarkStart w:id="19" w:name="_Toc237457012"/>
      <w:r w:rsidRPr="00A63E00">
        <w:rPr>
          <w:lang w:val="es-DO"/>
        </w:rPr>
        <w:t>E06. Manual de Usuario</w:t>
      </w:r>
      <w:bookmarkEnd w:id="19"/>
    </w:p>
    <w:p w14:paraId="2F9066F0" w14:textId="77777777" w:rsidR="000E4A8D" w:rsidRPr="000E4A8D" w:rsidRDefault="000E4A8D" w:rsidP="000E4A8D">
      <w:pPr>
        <w:rPr>
          <w:lang w:val="es-DO"/>
        </w:rPr>
      </w:pPr>
      <w:r w:rsidRPr="000E4A8D">
        <w:rPr>
          <w:lang w:val="es-DO"/>
        </w:rPr>
        <w:t>Documento orientado a los usuarios finales que describe los procedimientos para utilizar cada una de las funcionalidades del sistema, facilitando su adopción y uso adecuado.</w:t>
      </w:r>
    </w:p>
    <w:p w14:paraId="51C9CDA4" w14:textId="77777777" w:rsidR="000E4A8D" w:rsidRPr="00A63E00" w:rsidRDefault="000E4A8D" w:rsidP="00A142BE">
      <w:pPr>
        <w:pStyle w:val="Ttulo3"/>
        <w:rPr>
          <w:lang w:val="es-DO"/>
        </w:rPr>
      </w:pPr>
      <w:bookmarkStart w:id="20" w:name="_Toc237457013"/>
      <w:r w:rsidRPr="00A63E00">
        <w:rPr>
          <w:lang w:val="es-DO"/>
        </w:rPr>
        <w:lastRenderedPageBreak/>
        <w:t>E07. Manual Técnico</w:t>
      </w:r>
      <w:bookmarkEnd w:id="20"/>
    </w:p>
    <w:p w14:paraId="45E2FF38" w14:textId="77777777" w:rsidR="000E4A8D" w:rsidRPr="000E4A8D" w:rsidRDefault="000E4A8D" w:rsidP="000E4A8D">
      <w:pPr>
        <w:rPr>
          <w:lang w:val="es-DO"/>
        </w:rPr>
      </w:pPr>
      <w:r w:rsidRPr="000E4A8D">
        <w:rPr>
          <w:lang w:val="es-DO"/>
        </w:rPr>
        <w:t>Documento dirigido al personal técnico responsable del mantenimiento del sistema. Contiene información sobre la arquitectura del software, estructura de la base de datos, configuración del servidor, instalación y procedimientos de respaldo y recuperación.</w:t>
      </w:r>
    </w:p>
    <w:p w14:paraId="3065DDBD" w14:textId="77777777" w:rsidR="000E4A8D" w:rsidRPr="00A63E00" w:rsidRDefault="000E4A8D" w:rsidP="00A142BE">
      <w:pPr>
        <w:pStyle w:val="Ttulo3"/>
        <w:rPr>
          <w:lang w:val="es-DO"/>
        </w:rPr>
      </w:pPr>
      <w:bookmarkStart w:id="21" w:name="_Toc237457014"/>
      <w:r w:rsidRPr="00A63E00">
        <w:rPr>
          <w:lang w:val="es-DO"/>
        </w:rPr>
        <w:t>E08. Sistema Final Implementado</w:t>
      </w:r>
      <w:bookmarkEnd w:id="21"/>
    </w:p>
    <w:p w14:paraId="4EF85FB2" w14:textId="77777777" w:rsidR="000E4A8D" w:rsidRPr="000E4A8D" w:rsidRDefault="000E4A8D" w:rsidP="000E4A8D">
      <w:pPr>
        <w:rPr>
          <w:lang w:val="es-DO"/>
        </w:rPr>
      </w:pPr>
      <w:r w:rsidRPr="000E4A8D">
        <w:rPr>
          <w:lang w:val="es-DO"/>
        </w:rPr>
        <w:t>Entregable final correspondiente al Sistema de Gestión de Evidencias para la Evaluación Quinquenal UASD–MESCyT completamente desarrollado, probado, corregido e implementado, cumpliendo con los requisitos establecidos y el alcance definido para el proyecto.</w:t>
      </w:r>
    </w:p>
    <w:p w14:paraId="297C06CF" w14:textId="77777777" w:rsidR="000E4A8D" w:rsidRPr="00A63E00" w:rsidRDefault="000E4A8D" w:rsidP="00A142BE">
      <w:pPr>
        <w:pStyle w:val="Ttulo3"/>
        <w:rPr>
          <w:lang w:val="es-DO"/>
        </w:rPr>
      </w:pPr>
      <w:bookmarkStart w:id="22" w:name="_Toc237457015"/>
      <w:r w:rsidRPr="00A63E00">
        <w:rPr>
          <w:lang w:val="es-DO"/>
        </w:rPr>
        <w:t>E09. Documento Final del Proyecto</w:t>
      </w:r>
      <w:bookmarkEnd w:id="22"/>
    </w:p>
    <w:p w14:paraId="365F7BAA" w14:textId="4AC6E686" w:rsidR="000E4A8D" w:rsidRPr="000E4A8D" w:rsidRDefault="000E4A8D" w:rsidP="004E3794">
      <w:pPr>
        <w:spacing w:after="0"/>
        <w:rPr>
          <w:lang w:val="es-DO"/>
        </w:rPr>
      </w:pPr>
      <w:r w:rsidRPr="000E4A8D">
        <w:rPr>
          <w:lang w:val="es-DO"/>
        </w:rPr>
        <w:t xml:space="preserve">Compendio de toda la documentación generada durante el desarrollo del proyecto, incluyendo análisis, diseño, pruebas, manuales, resultados obtenidos y </w:t>
      </w:r>
      <w:proofErr w:type="gramStart"/>
      <w:r w:rsidRPr="000E4A8D">
        <w:rPr>
          <w:lang w:val="es-DO"/>
        </w:rPr>
        <w:t>conclusiones finales</w:t>
      </w:r>
      <w:proofErr w:type="gramEnd"/>
      <w:r w:rsidRPr="000E4A8D">
        <w:rPr>
          <w:lang w:val="es-DO"/>
        </w:rPr>
        <w:t>.</w:t>
      </w:r>
    </w:p>
    <w:p w14:paraId="48513DC3" w14:textId="17A04A8E" w:rsidR="00A73613" w:rsidRPr="00F67A40" w:rsidRDefault="00A73613" w:rsidP="009A00C3">
      <w:pPr>
        <w:pStyle w:val="Ttulo1"/>
      </w:pPr>
      <w:bookmarkStart w:id="23" w:name="_Toc237457016"/>
      <w:r w:rsidRPr="00F67A40">
        <w:t>Equipo De Trabajo</w:t>
      </w:r>
      <w:bookmarkEnd w:id="23"/>
      <w:r w:rsidRPr="00F67A40">
        <w:fldChar w:fldCharType="begin"/>
      </w:r>
      <w:r w:rsidRPr="00F67A40">
        <w:instrText xml:space="preserve"> XE "Equipo De Trabajo.;10" </w:instrText>
      </w:r>
      <w:r w:rsidRPr="00F67A40">
        <w:fldChar w:fldCharType="end"/>
      </w:r>
    </w:p>
    <w:p w14:paraId="6FBB4F3C" w14:textId="1647E265" w:rsidR="00A73613" w:rsidRPr="00903BC8" w:rsidRDefault="00A73613" w:rsidP="00903BC8">
      <w:pPr>
        <w:pStyle w:val="Ttulo2"/>
      </w:pPr>
      <w:bookmarkStart w:id="24" w:name="_Toc237457017"/>
      <w:r w:rsidRPr="00903BC8">
        <w:t>Miembros del proyecto</w:t>
      </w:r>
      <w:bookmarkEnd w:id="24"/>
      <w:r w:rsidRPr="00903BC8">
        <w:fldChar w:fldCharType="begin"/>
      </w:r>
      <w:r w:rsidRPr="00903BC8">
        <w:instrText xml:space="preserve"> XE "Miembros del proyecto.;11" </w:instrText>
      </w:r>
      <w:r w:rsidRPr="00903BC8">
        <w:fldChar w:fldCharType="end"/>
      </w:r>
    </w:p>
    <w:p w14:paraId="044BFFEB" w14:textId="0D8E0B7D" w:rsidR="00E1303E" w:rsidRPr="00E1303E" w:rsidRDefault="00E1303E" w:rsidP="004E3794">
      <w:pPr>
        <w:spacing w:after="0"/>
        <w:rPr>
          <w:rFonts w:cs="Arial"/>
          <w:bCs/>
          <w:lang w:val="es-DO"/>
        </w:rPr>
      </w:pPr>
      <w:r w:rsidRPr="00E1303E">
        <w:rPr>
          <w:rFonts w:cs="Arial"/>
          <w:bCs/>
          <w:lang w:val="es-DO"/>
        </w:rPr>
        <w:t>El equipo de trabajo del proyecto “</w:t>
      </w:r>
      <w:r w:rsidR="00542A22" w:rsidRPr="00542A22">
        <w:rPr>
          <w:rFonts w:eastAsia="Times New Roman" w:cs="Arial"/>
          <w:lang w:val="es-DO" w:eastAsia="es-DO"/>
        </w:rPr>
        <w:t>Sistema de Gestión de Evidencias para la Evaluación Quinquenal UASD–MESCyT</w:t>
      </w:r>
      <w:r w:rsidRPr="00E1303E">
        <w:rPr>
          <w:rFonts w:cs="Arial"/>
          <w:bCs/>
          <w:lang w:val="es-DO"/>
        </w:rPr>
        <w:t>” está conformado por los siguientes estudiantes:</w:t>
      </w:r>
    </w:p>
    <w:p w14:paraId="72A581B5" w14:textId="77777777" w:rsidR="00E1303E" w:rsidRPr="00E1303E" w:rsidRDefault="00E1303E">
      <w:pPr>
        <w:numPr>
          <w:ilvl w:val="0"/>
          <w:numId w:val="3"/>
        </w:numPr>
        <w:rPr>
          <w:rFonts w:cs="Arial"/>
          <w:bCs/>
          <w:lang w:val="es-DO"/>
        </w:rPr>
      </w:pPr>
      <w:r w:rsidRPr="00E1303E">
        <w:rPr>
          <w:rFonts w:cs="Arial"/>
          <w:bCs/>
          <w:lang w:val="es-DO"/>
        </w:rPr>
        <w:t xml:space="preserve">Reynaldo Rodríguez Polanco, matrícula 100655341. </w:t>
      </w:r>
    </w:p>
    <w:p w14:paraId="526DE474" w14:textId="77777777" w:rsidR="00E1303E" w:rsidRPr="00E1303E" w:rsidRDefault="00E1303E">
      <w:pPr>
        <w:numPr>
          <w:ilvl w:val="0"/>
          <w:numId w:val="3"/>
        </w:numPr>
        <w:rPr>
          <w:rFonts w:cs="Arial"/>
          <w:bCs/>
          <w:lang w:val="es-DO"/>
        </w:rPr>
      </w:pPr>
      <w:r w:rsidRPr="00E1303E">
        <w:rPr>
          <w:rFonts w:cs="Arial"/>
          <w:bCs/>
          <w:lang w:val="es-DO"/>
        </w:rPr>
        <w:t xml:space="preserve">Ramón Paulino Gil, matrícula 100345706. </w:t>
      </w:r>
    </w:p>
    <w:p w14:paraId="5CE21EF7" w14:textId="77777777" w:rsidR="00E1303E" w:rsidRPr="00E1303E" w:rsidRDefault="00E1303E" w:rsidP="004E3794">
      <w:pPr>
        <w:numPr>
          <w:ilvl w:val="0"/>
          <w:numId w:val="3"/>
        </w:numPr>
        <w:spacing w:after="0"/>
        <w:rPr>
          <w:rFonts w:cs="Arial"/>
          <w:bCs/>
          <w:lang w:val="es-DO"/>
        </w:rPr>
      </w:pPr>
      <w:r w:rsidRPr="00E1303E">
        <w:rPr>
          <w:rFonts w:cs="Arial"/>
          <w:bCs/>
          <w:lang w:val="es-DO"/>
        </w:rPr>
        <w:t xml:space="preserve">José Manuel Otaño Hernández, matrícula 100320080. </w:t>
      </w:r>
    </w:p>
    <w:p w14:paraId="48581487" w14:textId="5D276C7B" w:rsidR="0099736B" w:rsidRPr="00542A22" w:rsidRDefault="00E1303E" w:rsidP="00F67A40">
      <w:pPr>
        <w:rPr>
          <w:rFonts w:cs="Arial"/>
          <w:bCs/>
          <w:lang w:val="es-DO"/>
        </w:rPr>
      </w:pPr>
      <w:r w:rsidRPr="00E1303E">
        <w:rPr>
          <w:rFonts w:cs="Arial"/>
          <w:bCs/>
          <w:lang w:val="es-DO"/>
        </w:rPr>
        <w:t>La coordinación general del proyecto se encuentra a cargo del Mtro. Erik Minor.</w:t>
      </w:r>
      <w:r w:rsidR="0099736B">
        <w:rPr>
          <w:rFonts w:cs="Arial"/>
          <w:bCs/>
          <w:lang w:val="es-DO"/>
        </w:rPr>
        <w:t xml:space="preserve"> </w:t>
      </w:r>
      <w:r w:rsidRPr="00E1303E">
        <w:rPr>
          <w:rFonts w:cs="Arial"/>
          <w:bCs/>
          <w:lang w:val="es-DO"/>
        </w:rPr>
        <w:t>Como asesores del proyecto participan</w:t>
      </w:r>
      <w:r w:rsidR="0099736B">
        <w:rPr>
          <w:rFonts w:cs="Arial"/>
          <w:bCs/>
          <w:lang w:val="es-DO"/>
        </w:rPr>
        <w:t xml:space="preserve"> la </w:t>
      </w:r>
      <w:r w:rsidRPr="00E1303E">
        <w:rPr>
          <w:rFonts w:cs="Arial"/>
          <w:bCs/>
          <w:lang w:val="es-DO"/>
        </w:rPr>
        <w:t>Mtra. Jacqueline Tejada Tio, asesora metodológica</w:t>
      </w:r>
      <w:r w:rsidR="0099736B">
        <w:rPr>
          <w:rFonts w:cs="Arial"/>
          <w:bCs/>
          <w:lang w:val="es-DO"/>
        </w:rPr>
        <w:t xml:space="preserve"> y la </w:t>
      </w:r>
      <w:r w:rsidRPr="00E1303E">
        <w:rPr>
          <w:rFonts w:cs="Arial"/>
          <w:bCs/>
          <w:lang w:val="es-DO"/>
        </w:rPr>
        <w:t xml:space="preserve">Mtra. Martha Lidia Pérez Medina, asesora de contenido. Cada integrante del equipo </w:t>
      </w:r>
      <w:r w:rsidR="0099736B">
        <w:rPr>
          <w:rFonts w:cs="Arial"/>
          <w:bCs/>
          <w:lang w:val="es-DO"/>
        </w:rPr>
        <w:t>se encargará</w:t>
      </w:r>
      <w:r w:rsidRPr="00E1303E">
        <w:rPr>
          <w:rFonts w:cs="Arial"/>
          <w:bCs/>
          <w:lang w:val="es-DO"/>
        </w:rPr>
        <w:t xml:space="preserve"> funciones específicas orientadas al análisis, diseño, desarrollo, pruebas y soporte técnico del sistema, permitiendo una distribución organizada de responsabilidades durante el desarrollo del proyecto.</w:t>
      </w:r>
    </w:p>
    <w:bookmarkStart w:id="25" w:name="_Toc237457018"/>
    <w:p w14:paraId="1A04438C" w14:textId="38DF63EC" w:rsidR="000A2749" w:rsidRPr="000A2749" w:rsidRDefault="00120493" w:rsidP="00903BC8">
      <w:pPr>
        <w:pStyle w:val="Ttulo2"/>
      </w:pPr>
      <w:r>
        <w:rPr>
          <w:noProof/>
          <w:lang w:eastAsia="es-DO"/>
        </w:rPr>
        <w:lastRenderedPageBreak/>
        <mc:AlternateContent>
          <mc:Choice Requires="wps">
            <w:drawing>
              <wp:anchor distT="0" distB="0" distL="114300" distR="114300" simplePos="0" relativeHeight="251664896" behindDoc="0" locked="0" layoutInCell="1" allowOverlap="1" wp14:anchorId="1D38208E" wp14:editId="348D5464">
                <wp:simplePos x="0" y="0"/>
                <wp:positionH relativeFrom="margin">
                  <wp:align>center</wp:align>
                </wp:positionH>
                <wp:positionV relativeFrom="paragraph">
                  <wp:posOffset>236616</wp:posOffset>
                </wp:positionV>
                <wp:extent cx="2528341" cy="699571"/>
                <wp:effectExtent l="0" t="0" r="24765" b="24765"/>
                <wp:wrapNone/>
                <wp:docPr id="1198348247" name="Rectángulo: esquinas redondeadas 7"/>
                <wp:cNvGraphicFramePr/>
                <a:graphic xmlns:a="http://schemas.openxmlformats.org/drawingml/2006/main">
                  <a:graphicData uri="http://schemas.microsoft.com/office/word/2010/wordprocessingShape">
                    <wps:wsp>
                      <wps:cNvSpPr/>
                      <wps:spPr>
                        <a:xfrm>
                          <a:off x="0" y="0"/>
                          <a:ext cx="2528341" cy="699571"/>
                        </a:xfrm>
                        <a:prstGeom prst="roundRect">
                          <a:avLst/>
                        </a:prstGeom>
                      </wps:spPr>
                      <wps:style>
                        <a:lnRef idx="2">
                          <a:schemeClr val="dk1"/>
                        </a:lnRef>
                        <a:fillRef idx="1">
                          <a:schemeClr val="lt1"/>
                        </a:fillRef>
                        <a:effectRef idx="0">
                          <a:schemeClr val="dk1"/>
                        </a:effectRef>
                        <a:fontRef idx="minor">
                          <a:schemeClr val="dk1"/>
                        </a:fontRef>
                      </wps:style>
                      <wps:txbx>
                        <w:txbxContent>
                          <w:p w14:paraId="710DD7B4" w14:textId="25B4A3EB" w:rsidR="001F00A8" w:rsidRPr="00237F3C" w:rsidRDefault="001F00A8" w:rsidP="002976AF">
                            <w:pPr>
                              <w:spacing w:after="0"/>
                              <w:ind w:firstLine="0"/>
                              <w:jc w:val="center"/>
                              <w:rPr>
                                <w:rFonts w:cs="Arial"/>
                                <w:b/>
                                <w:bCs/>
                              </w:rPr>
                            </w:pPr>
                            <w:r w:rsidRPr="00237F3C">
                              <w:rPr>
                                <w:rFonts w:cs="Arial"/>
                                <w:b/>
                                <w:bCs/>
                              </w:rPr>
                              <w:t>Líder del proyecto</w:t>
                            </w:r>
                          </w:p>
                          <w:p w14:paraId="39D63685" w14:textId="76908483" w:rsidR="001F00A8" w:rsidRPr="00237F3C" w:rsidRDefault="002976AF" w:rsidP="002976AF">
                            <w:pPr>
                              <w:ind w:firstLine="0"/>
                              <w:jc w:val="center"/>
                            </w:pPr>
                            <w:r w:rsidRPr="00237F3C">
                              <w:rPr>
                                <w:rFonts w:cs="Arial"/>
                              </w:rPr>
                              <w:t>Reynaldo Rodríguez</w:t>
                            </w:r>
                            <w:r w:rsidR="001F00A8" w:rsidRPr="00237F3C">
                              <w:t xml:space="preserve"> Polanco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oundrect w14:anchorId="1D38208E" id="Rectángulo: esquinas redondeadas 7" o:spid="_x0000_s1028" style="position:absolute;left:0;text-align:left;margin-left:0;margin-top:18.65pt;width:199.1pt;height:55.1pt;z-index:251664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" fillcolor="white [3201]" strokecolor="black [3200]" strokeweight="1pt">
                <v:stroke joinstyle="miter"/>
                <v:textbox>
                  <w:txbxContent>
                    <w:p w14:paraId="710DD7B4" w14:textId="25B4A3EB" w:rsidR="001F00A8" w:rsidRPr="00237F3C" w:rsidRDefault="001F00A8" w:rsidP="002976AF">
                      <w:pPr>
                        <w:spacing w:after="0"/>
                        <w:ind w:firstLine="0"/>
                        <w:jc w:val="center"/>
                        <w:rPr>
                          <w:rFonts w:cs="Arial"/>
                          <w:b/>
                          <w:bCs/>
                        </w:rPr>
                      </w:pPr>
                      <w:r w:rsidRPr="00237F3C">
                        <w:rPr>
                          <w:rFonts w:cs="Arial"/>
                          <w:b/>
                          <w:bCs/>
                        </w:rPr>
                        <w:t>Líder del proyecto</w:t>
                      </w:r>
                    </w:p>
                    <w:p w14:paraId="39D63685" w14:textId="76908483" w:rsidR="001F00A8" w:rsidRPr="00237F3C" w:rsidRDefault="002976AF" w:rsidP="002976AF">
                      <w:pPr>
                        <w:ind w:firstLine="0"/>
                        <w:jc w:val="center"/>
                      </w:pPr>
                      <w:r w:rsidRPr="00237F3C">
                        <w:rPr>
                          <w:rFonts w:cs="Arial"/>
                        </w:rPr>
                        <w:t>Reynaldo Rodríguez</w:t>
                      </w:r>
                      <w:r w:rsidR="001F00A8" w:rsidRPr="00237F3C">
                        <w:t xml:space="preserve"> Polanco</w:t>
                      </w:r>
                    </w:p>
                  </w:txbxContent>
                </v:textbox>
                <w10:wrap anchorx="margin"/>
              </v:roundrect>
            </w:pict>
          </mc:Fallback>
        </mc:AlternateContent>
      </w:r>
      <w:r w:rsidR="00A73613" w:rsidRPr="00A5449E">
        <w:t>Organigrama del proyecto</w:t>
      </w:r>
      <w:bookmarkEnd w:id="25"/>
    </w:p>
    <w:p w14:paraId="7EB82963" w14:textId="6D092894" w:rsidR="002976AF" w:rsidRDefault="002976AF" w:rsidP="0082468A">
      <w:pPr>
        <w:pStyle w:val="Ttulo2"/>
        <w:numPr>
          <w:ilvl w:val="0"/>
          <w:numId w:val="0"/>
        </w:numPr>
        <w:tabs>
          <w:tab w:val="left" w:pos="1641"/>
        </w:tabs>
        <w:ind w:left="720"/>
      </w:pPr>
    </w:p>
    <w:bookmarkStart w:id="26" w:name="_Toc237371265"/>
    <w:bookmarkStart w:id="27" w:name="_Toc237457019"/>
    <w:p w14:paraId="612ABFC2" w14:textId="028A738F" w:rsidR="002976AF" w:rsidRDefault="002976AF" w:rsidP="00903BC8">
      <w:pPr>
        <w:pStyle w:val="Ttulo2"/>
        <w:numPr>
          <w:ilvl w:val="0"/>
          <w:numId w:val="0"/>
        </w:numPr>
        <w:ind w:left="720"/>
        <w:rPr>
          <w:ins w:id="28" w:author="Reynaldo Rodriguez Polanco" w:date="2026-08-11T17:54:00Z" w16du:dateUtc="2026-08-11T21:54:00Z"/>
        </w:rPr>
      </w:pPr>
      <w:r>
        <w:rPr>
          <w:noProof/>
          <w:lang w:eastAsia="es-DO"/>
        </w:rPr>
        <mc:AlternateContent>
          <mc:Choice Requires="wps">
            <w:drawing>
              <wp:anchor distT="0" distB="0" distL="114300" distR="114300" simplePos="0" relativeHeight="251670016" behindDoc="0" locked="0" layoutInCell="1" allowOverlap="1" wp14:anchorId="387E934D" wp14:editId="1928C946">
                <wp:simplePos x="0" y="0"/>
                <wp:positionH relativeFrom="column">
                  <wp:posOffset>2995930</wp:posOffset>
                </wp:positionH>
                <wp:positionV relativeFrom="paragraph">
                  <wp:posOffset>276860</wp:posOffset>
                </wp:positionV>
                <wp:extent cx="1270" cy="2384425"/>
                <wp:effectExtent l="0" t="0" r="36830" b="34925"/>
                <wp:wrapNone/>
                <wp:docPr id="321845841" name="Conector recto 9"/>
                <wp:cNvGraphicFramePr/>
                <a:graphic xmlns:a="http://schemas.openxmlformats.org/drawingml/2006/main">
                  <a:graphicData uri="http://schemas.microsoft.com/office/word/2010/wordprocessingShape">
                    <wps:wsp>
                      <wps:cNvCnPr/>
                      <wps:spPr>
                        <a:xfrm>
                          <a:off x="0" y="0"/>
                          <a:ext cx="1270" cy="2384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B2485A4" id="Conector recto 9"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9pt,21.8pt" to="236pt,2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" strokecolor="black [3200]" strokeweight=".5pt">
                <v:stroke joinstyle="miter"/>
              </v:line>
            </w:pict>
          </mc:Fallback>
        </mc:AlternateContent>
      </w:r>
      <w:bookmarkEnd w:id="26"/>
      <w:bookmarkEnd w:id="27"/>
    </w:p>
    <w:bookmarkStart w:id="29" w:name="_Toc237371266"/>
    <w:bookmarkStart w:id="30" w:name="_Toc237457020"/>
    <w:p w14:paraId="307E464B" w14:textId="2B61E48E" w:rsidR="009C67EB" w:rsidRDefault="002976AF" w:rsidP="00903BC8">
      <w:pPr>
        <w:pStyle w:val="Ttulo2"/>
        <w:numPr>
          <w:ilvl w:val="0"/>
          <w:numId w:val="0"/>
        </w:numPr>
        <w:ind w:left="720"/>
      </w:pPr>
      <w:r>
        <w:rPr>
          <w:noProof/>
          <w:lang w:eastAsia="es-DO"/>
        </w:rPr>
        <mc:AlternateContent>
          <mc:Choice Requires="wps">
            <w:drawing>
              <wp:anchor distT="0" distB="0" distL="114300" distR="114300" simplePos="0" relativeHeight="251668992" behindDoc="0" locked="0" layoutInCell="1" allowOverlap="1" wp14:anchorId="71D7CD82" wp14:editId="118B2142">
                <wp:simplePos x="0" y="0"/>
                <wp:positionH relativeFrom="margin">
                  <wp:posOffset>3447283</wp:posOffset>
                </wp:positionH>
                <wp:positionV relativeFrom="paragraph">
                  <wp:posOffset>328641</wp:posOffset>
                </wp:positionV>
                <wp:extent cx="2498306" cy="1424701"/>
                <wp:effectExtent l="0" t="0" r="16510" b="23495"/>
                <wp:wrapNone/>
                <wp:docPr id="1439980546" name="Rectángulo: esquinas redondeadas 7"/>
                <wp:cNvGraphicFramePr/>
                <a:graphic xmlns:a="http://schemas.openxmlformats.org/drawingml/2006/main">
                  <a:graphicData uri="http://schemas.microsoft.com/office/word/2010/wordprocessingShape">
                    <wps:wsp>
                      <wps:cNvSpPr/>
                      <wps:spPr>
                        <a:xfrm>
                          <a:off x="0" y="0"/>
                          <a:ext cx="2498306" cy="1424701"/>
                        </a:xfrm>
                        <a:prstGeom prst="roundRect">
                          <a:avLst/>
                        </a:prstGeom>
                      </wps:spPr>
                      <wps:style>
                        <a:lnRef idx="2">
                          <a:schemeClr val="dk1"/>
                        </a:lnRef>
                        <a:fillRef idx="1">
                          <a:schemeClr val="lt1"/>
                        </a:fillRef>
                        <a:effectRef idx="0">
                          <a:schemeClr val="dk1"/>
                        </a:effectRef>
                        <a:fontRef idx="minor">
                          <a:schemeClr val="dk1"/>
                        </a:fontRef>
                      </wps:style>
                      <wps:txbx>
                        <w:txbxContent>
                          <w:p w14:paraId="2D7BA32D" w14:textId="6D6C2D8F" w:rsidR="001F00A8" w:rsidRPr="00237F3C" w:rsidRDefault="00B635BE" w:rsidP="00B635BE">
                            <w:pPr>
                              <w:spacing w:after="0"/>
                              <w:rPr>
                                <w:rFonts w:cs="Arial"/>
                                <w:b/>
                                <w:bCs/>
                              </w:rPr>
                            </w:pPr>
                            <w:r>
                              <w:rPr>
                                <w:rFonts w:cs="Arial"/>
                                <w:b/>
                                <w:bCs/>
                              </w:rPr>
                              <w:t xml:space="preserve">        </w:t>
                            </w:r>
                            <w:r w:rsidR="001F00A8">
                              <w:rPr>
                                <w:rFonts w:cs="Arial"/>
                                <w:b/>
                                <w:bCs/>
                              </w:rPr>
                              <w:t>Asesores</w:t>
                            </w:r>
                          </w:p>
                          <w:p w14:paraId="26E598CB" w14:textId="192DD57D" w:rsidR="001F00A8" w:rsidRDefault="001F00A8" w:rsidP="00B635BE">
                            <w:pPr>
                              <w:spacing w:after="0"/>
                              <w:ind w:firstLine="0"/>
                              <w:jc w:val="center"/>
                              <w:rPr>
                                <w:rFonts w:cs="Arial"/>
                                <w:bCs/>
                              </w:rPr>
                            </w:pPr>
                            <w:r>
                              <w:rPr>
                                <w:rFonts w:cs="Arial"/>
                              </w:rPr>
                              <w:t>Mtra.</w:t>
                            </w:r>
                            <w:r w:rsidRPr="00237F3C">
                              <w:t xml:space="preserve"> </w:t>
                            </w:r>
                            <w:r w:rsidRPr="00EA2708">
                              <w:rPr>
                                <w:rFonts w:cs="Arial"/>
                                <w:bCs/>
                              </w:rPr>
                              <w:t>Jacqueline Tejada Tio</w:t>
                            </w:r>
                          </w:p>
                          <w:p w14:paraId="7B2FBFAC" w14:textId="47FBEDFB" w:rsidR="001F00A8" w:rsidRPr="00237F3C" w:rsidRDefault="001F00A8" w:rsidP="00B635BE">
                            <w:pPr>
                              <w:ind w:firstLine="0"/>
                              <w:jc w:val="center"/>
                            </w:pPr>
                            <w:r>
                              <w:rPr>
                                <w:rFonts w:cs="Arial"/>
                                <w:bCs/>
                              </w:rPr>
                              <w:t xml:space="preserve">Mtra. </w:t>
                            </w:r>
                            <w:r w:rsidRPr="00EA2708">
                              <w:rPr>
                                <w:rFonts w:cs="Arial"/>
                                <w:bCs/>
                                <w:color w:val="000000" w:themeColor="text1"/>
                              </w:rPr>
                              <w:t>Martha Lidia Pérez Medina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1D7CD82" id="_x0000_s1029" style="position:absolute;left:0;text-align:left;margin-left:271.45pt;margin-top:25.9pt;width:196.7pt;height:112.2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" fillcolor="white [3201]" strokecolor="black [3200]" strokeweight="1pt">
                <v:stroke joinstyle="miter"/>
                <v:textbox>
                  <w:txbxContent>
                    <w:p w14:paraId="2D7BA32D" w14:textId="6D6C2D8F" w:rsidR="001F00A8" w:rsidRPr="00237F3C" w:rsidRDefault="00B635BE" w:rsidP="00B635BE">
                      <w:pPr>
                        <w:spacing w:after="0"/>
                        <w:rPr>
                          <w:rFonts w:cs="Arial"/>
                          <w:b/>
                          <w:bCs/>
                        </w:rPr>
                      </w:pPr>
                      <w:r>
                        <w:rPr>
                          <w:rFonts w:cs="Arial"/>
                          <w:b/>
                          <w:bCs/>
                        </w:rPr>
                        <w:t xml:space="preserve">        </w:t>
                      </w:r>
                      <w:r w:rsidR="001F00A8">
                        <w:rPr>
                          <w:rFonts w:cs="Arial"/>
                          <w:b/>
                          <w:bCs/>
                        </w:rPr>
                        <w:t>Asesores</w:t>
                      </w:r>
                    </w:p>
                    <w:p w14:paraId="26E598CB" w14:textId="192DD57D" w:rsidR="001F00A8" w:rsidRDefault="001F00A8" w:rsidP="00B635BE">
                      <w:pPr>
                        <w:spacing w:after="0"/>
                        <w:ind w:firstLine="0"/>
                        <w:jc w:val="center"/>
                        <w:rPr>
                          <w:rFonts w:cs="Arial"/>
                          <w:bCs/>
                        </w:rPr>
                      </w:pPr>
                      <w:r>
                        <w:rPr>
                          <w:rFonts w:cs="Arial"/>
                        </w:rPr>
                        <w:t>Mtra.</w:t>
                      </w:r>
                      <w:r w:rsidRPr="00237F3C">
                        <w:t xml:space="preserve"> </w:t>
                      </w:r>
                      <w:r w:rsidRPr="00EA2708">
                        <w:rPr>
                          <w:rFonts w:cs="Arial"/>
                          <w:bCs/>
                        </w:rPr>
                        <w:t>Jacqueline Tejada Tio</w:t>
                      </w:r>
                    </w:p>
                    <w:p w14:paraId="7B2FBFAC" w14:textId="47FBEDFB" w:rsidR="001F00A8" w:rsidRPr="00237F3C" w:rsidRDefault="001F00A8" w:rsidP="00B635BE">
                      <w:pPr>
                        <w:ind w:firstLine="0"/>
                        <w:jc w:val="center"/>
                      </w:pPr>
                      <w:r>
                        <w:rPr>
                          <w:rFonts w:cs="Arial"/>
                          <w:bCs/>
                        </w:rPr>
                        <w:t xml:space="preserve">Mtra. </w:t>
                      </w:r>
                      <w:r w:rsidRPr="00EA2708">
                        <w:rPr>
                          <w:rFonts w:cs="Arial"/>
                          <w:bCs/>
                          <w:color w:val="000000" w:themeColor="text1"/>
                        </w:rPr>
                        <w:t>Martha Lidia Pérez Medina</w:t>
                      </w:r>
                    </w:p>
                  </w:txbxContent>
                </v:textbox>
                <w10:wrap anchorx="margin"/>
              </v:roundrect>
            </w:pict>
          </mc:Fallback>
        </mc:AlternateContent>
      </w:r>
      <w:bookmarkEnd w:id="29"/>
      <w:bookmarkEnd w:id="30"/>
    </w:p>
    <w:p w14:paraId="0C1BF988" w14:textId="0F1A0D5E" w:rsidR="009C67EB" w:rsidRDefault="0082468A" w:rsidP="0082468A">
      <w:pPr>
        <w:pStyle w:val="Ttulo2"/>
        <w:numPr>
          <w:ilvl w:val="0"/>
          <w:numId w:val="0"/>
        </w:numPr>
        <w:tabs>
          <w:tab w:val="left" w:pos="4411"/>
        </w:tabs>
        <w:ind w:left="720"/>
      </w:pPr>
      <w:r>
        <w:tab/>
      </w:r>
    </w:p>
    <w:bookmarkStart w:id="31" w:name="_Toc237371267"/>
    <w:bookmarkStart w:id="32" w:name="_Toc237457021"/>
    <w:p w14:paraId="4F0D73BD" w14:textId="080ABBE4" w:rsidR="009C67EB" w:rsidRDefault="00B635BE" w:rsidP="00B635BE">
      <w:pPr>
        <w:pStyle w:val="Ttulo2"/>
        <w:numPr>
          <w:ilvl w:val="0"/>
          <w:numId w:val="0"/>
        </w:numPr>
      </w:pPr>
      <w:r>
        <w:rPr>
          <w:noProof/>
          <w:lang w:eastAsia="es-DO"/>
        </w:rPr>
        <mc:AlternateContent>
          <mc:Choice Requires="wps">
            <w:drawing>
              <wp:anchor distT="0" distB="0" distL="114300" distR="114300" simplePos="0" relativeHeight="251671040" behindDoc="0" locked="0" layoutInCell="1" allowOverlap="1" wp14:anchorId="44F3B6A8" wp14:editId="4EC24C59">
                <wp:simplePos x="0" y="0"/>
                <wp:positionH relativeFrom="column">
                  <wp:posOffset>2989097</wp:posOffset>
                </wp:positionH>
                <wp:positionV relativeFrom="paragraph">
                  <wp:posOffset>279423</wp:posOffset>
                </wp:positionV>
                <wp:extent cx="450546" cy="5719"/>
                <wp:effectExtent l="0" t="0" r="26035" b="32385"/>
                <wp:wrapNone/>
                <wp:docPr id="1947747019" name="Conector recto 10"/>
                <wp:cNvGraphicFramePr/>
                <a:graphic xmlns:a="http://schemas.openxmlformats.org/drawingml/2006/main">
                  <a:graphicData uri="http://schemas.microsoft.com/office/word/2010/wordprocessingShape">
                    <wps:wsp>
                      <wps:cNvCnPr/>
                      <wps:spPr>
                        <a:xfrm flipV="1">
                          <a:off x="0" y="0"/>
                          <a:ext cx="450546" cy="57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FF50154" id="Conector recto 10"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35pt,22pt" to="270.8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" strokecolor="black [3200]" strokeweight=".5pt">
                <v:stroke joinstyle="miter"/>
              </v:line>
            </w:pict>
          </mc:Fallback>
        </mc:AlternateContent>
      </w:r>
      <w:bookmarkEnd w:id="31"/>
      <w:bookmarkEnd w:id="32"/>
    </w:p>
    <w:p w14:paraId="62D0FEA2" w14:textId="2C943DB8" w:rsidR="009C67EB" w:rsidRDefault="009C67EB" w:rsidP="00903BC8">
      <w:pPr>
        <w:pStyle w:val="Ttulo2"/>
        <w:numPr>
          <w:ilvl w:val="0"/>
          <w:numId w:val="0"/>
        </w:numPr>
        <w:ind w:left="720" w:hanging="720"/>
      </w:pPr>
    </w:p>
    <w:p w14:paraId="2109E155" w14:textId="0DD8ACAB" w:rsidR="00237F3C" w:rsidRDefault="00237F3C" w:rsidP="00903BC8">
      <w:pPr>
        <w:pStyle w:val="Ttulo2"/>
        <w:numPr>
          <w:ilvl w:val="0"/>
          <w:numId w:val="0"/>
        </w:numPr>
        <w:ind w:left="720"/>
      </w:pPr>
    </w:p>
    <w:bookmarkStart w:id="33" w:name="_Toc237371268"/>
    <w:bookmarkStart w:id="34" w:name="_Toc237457022"/>
    <w:p w14:paraId="588B630D" w14:textId="44CFF4CC" w:rsidR="00237F3C" w:rsidRDefault="00B635BE" w:rsidP="00903BC8">
      <w:pPr>
        <w:pStyle w:val="Ttulo2"/>
        <w:numPr>
          <w:ilvl w:val="0"/>
          <w:numId w:val="0"/>
        </w:numPr>
        <w:ind w:left="720"/>
      </w:pPr>
      <w:r>
        <w:rPr>
          <w:noProof/>
          <w:lang w:eastAsia="es-DO"/>
        </w:rPr>
        <mc:AlternateContent>
          <mc:Choice Requires="wps">
            <w:drawing>
              <wp:anchor distT="0" distB="0" distL="114300" distR="114300" simplePos="0" relativeHeight="251675136" behindDoc="0" locked="0" layoutInCell="1" allowOverlap="1" wp14:anchorId="42F08365" wp14:editId="7475269E">
                <wp:simplePos x="0" y="0"/>
                <wp:positionH relativeFrom="column">
                  <wp:posOffset>913779</wp:posOffset>
                </wp:positionH>
                <wp:positionV relativeFrom="paragraph">
                  <wp:posOffset>228330</wp:posOffset>
                </wp:positionV>
                <wp:extent cx="4863" cy="335604"/>
                <wp:effectExtent l="0" t="0" r="33655" b="26670"/>
                <wp:wrapNone/>
                <wp:docPr id="754841860" name="Conector recto 9"/>
                <wp:cNvGraphicFramePr/>
                <a:graphic xmlns:a="http://schemas.openxmlformats.org/drawingml/2006/main">
                  <a:graphicData uri="http://schemas.microsoft.com/office/word/2010/wordprocessingShape">
                    <wps:wsp>
                      <wps:cNvCnPr/>
                      <wps:spPr>
                        <a:xfrm>
                          <a:off x="0" y="0"/>
                          <a:ext cx="4863" cy="3356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10DEE62" id="Conector recto 9"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95pt,18pt" to="72.3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" strokecolor="black [3200]" strokeweight=".5pt">
                <v:stroke joinstyle="miter"/>
              </v:line>
            </w:pict>
          </mc:Fallback>
        </mc:AlternateContent>
      </w:r>
      <w:r>
        <w:rPr>
          <w:noProof/>
          <w:lang w:eastAsia="es-DO"/>
        </w:rPr>
        <mc:AlternateContent>
          <mc:Choice Requires="wps">
            <w:drawing>
              <wp:anchor distT="0" distB="0" distL="114300" distR="114300" simplePos="0" relativeHeight="251673088" behindDoc="0" locked="0" layoutInCell="1" allowOverlap="1" wp14:anchorId="465FB4EC" wp14:editId="564A4FDE">
                <wp:simplePos x="0" y="0"/>
                <wp:positionH relativeFrom="column">
                  <wp:posOffset>908915</wp:posOffset>
                </wp:positionH>
                <wp:positionV relativeFrom="paragraph">
                  <wp:posOffset>221034</wp:posOffset>
                </wp:positionV>
                <wp:extent cx="4210482" cy="2432"/>
                <wp:effectExtent l="0" t="0" r="19050" b="36195"/>
                <wp:wrapNone/>
                <wp:docPr id="1584173586" name="Conector recto 10"/>
                <wp:cNvGraphicFramePr/>
                <a:graphic xmlns:a="http://schemas.openxmlformats.org/drawingml/2006/main">
                  <a:graphicData uri="http://schemas.microsoft.com/office/word/2010/wordprocessingShape">
                    <wps:wsp>
                      <wps:cNvCnPr/>
                      <wps:spPr>
                        <a:xfrm flipV="1">
                          <a:off x="0" y="0"/>
                          <a:ext cx="4210482" cy="24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60151C6" id="Conector recto 10" o:spid="_x0000_s1026"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5pt,17.4pt" to="403.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" strokecolor="black [3200]" strokeweight=".5pt">
                <v:stroke joinstyle="miter"/>
              </v:line>
            </w:pict>
          </mc:Fallback>
        </mc:AlternateContent>
      </w:r>
      <w:r>
        <w:rPr>
          <w:noProof/>
          <w:lang w:eastAsia="es-DO"/>
        </w:rPr>
        <mc:AlternateContent>
          <mc:Choice Requires="wps">
            <w:drawing>
              <wp:anchor distT="0" distB="0" distL="114300" distR="114300" simplePos="0" relativeHeight="251686400" behindDoc="0" locked="0" layoutInCell="1" allowOverlap="1" wp14:anchorId="527A1EFD" wp14:editId="14300149">
                <wp:simplePos x="0" y="0"/>
                <wp:positionH relativeFrom="column">
                  <wp:posOffset>5122545</wp:posOffset>
                </wp:positionH>
                <wp:positionV relativeFrom="paragraph">
                  <wp:posOffset>214630</wp:posOffset>
                </wp:positionV>
                <wp:extent cx="4445" cy="375285"/>
                <wp:effectExtent l="0" t="0" r="33655" b="24765"/>
                <wp:wrapNone/>
                <wp:docPr id="2124283841" name="Conector recto 9"/>
                <wp:cNvGraphicFramePr/>
                <a:graphic xmlns:a="http://schemas.openxmlformats.org/drawingml/2006/main">
                  <a:graphicData uri="http://schemas.microsoft.com/office/word/2010/wordprocessingShape">
                    <wps:wsp>
                      <wps:cNvCnPr/>
                      <wps:spPr>
                        <a:xfrm>
                          <a:off x="0" y="0"/>
                          <a:ext cx="4445" cy="375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E8A08B8" id="Conector recto 9"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35pt,16.9pt" to="403.7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" strokecolor="black [3200]" strokeweight=".5pt">
                <v:stroke joinstyle="miter"/>
              </v:line>
            </w:pict>
          </mc:Fallback>
        </mc:AlternateContent>
      </w:r>
      <w:bookmarkEnd w:id="33"/>
      <w:bookmarkEnd w:id="34"/>
    </w:p>
    <w:bookmarkStart w:id="35" w:name="_Toc237371269"/>
    <w:bookmarkStart w:id="36" w:name="_Toc237457023"/>
    <w:p w14:paraId="6F6B994A" w14:textId="460C0672" w:rsidR="00237F3C" w:rsidRDefault="00B635BE" w:rsidP="00903BC8">
      <w:pPr>
        <w:pStyle w:val="Ttulo2"/>
        <w:numPr>
          <w:ilvl w:val="0"/>
          <w:numId w:val="0"/>
        </w:numPr>
        <w:ind w:left="720"/>
      </w:pPr>
      <w:r>
        <w:rPr>
          <w:noProof/>
          <w:lang w:eastAsia="es-DO"/>
        </w:rPr>
        <mc:AlternateContent>
          <mc:Choice Requires="wps">
            <w:drawing>
              <wp:anchor distT="0" distB="0" distL="114300" distR="114300" simplePos="0" relativeHeight="251666944" behindDoc="0" locked="0" layoutInCell="1" allowOverlap="1" wp14:anchorId="0CA93DF7" wp14:editId="56601CBA">
                <wp:simplePos x="0" y="0"/>
                <wp:positionH relativeFrom="margin">
                  <wp:align>left</wp:align>
                </wp:positionH>
                <wp:positionV relativeFrom="paragraph">
                  <wp:posOffset>216942</wp:posOffset>
                </wp:positionV>
                <wp:extent cx="1817979" cy="1087541"/>
                <wp:effectExtent l="0" t="0" r="11430" b="17780"/>
                <wp:wrapNone/>
                <wp:docPr id="1783212796" name="Rectángulo: esquinas redondeadas 7"/>
                <wp:cNvGraphicFramePr/>
                <a:graphic xmlns:a="http://schemas.openxmlformats.org/drawingml/2006/main">
                  <a:graphicData uri="http://schemas.microsoft.com/office/word/2010/wordprocessingShape">
                    <wps:wsp>
                      <wps:cNvSpPr/>
                      <wps:spPr>
                        <a:xfrm>
                          <a:off x="0" y="0"/>
                          <a:ext cx="1817979" cy="1087541"/>
                        </a:xfrm>
                        <a:prstGeom prst="roundRect">
                          <a:avLst/>
                        </a:prstGeom>
                      </wps:spPr>
                      <wps:style>
                        <a:lnRef idx="2">
                          <a:schemeClr val="dk1"/>
                        </a:lnRef>
                        <a:fillRef idx="1">
                          <a:schemeClr val="lt1"/>
                        </a:fillRef>
                        <a:effectRef idx="0">
                          <a:schemeClr val="dk1"/>
                        </a:effectRef>
                        <a:fontRef idx="minor">
                          <a:schemeClr val="dk1"/>
                        </a:fontRef>
                      </wps:style>
                      <wps:txbx>
                        <w:txbxContent>
                          <w:p w14:paraId="30A4AA87" w14:textId="684249C6" w:rsidR="001F00A8" w:rsidRPr="000A2749" w:rsidRDefault="001F00A8" w:rsidP="00A63E00">
                            <w:pPr>
                              <w:spacing w:after="0"/>
                              <w:ind w:firstLine="0"/>
                              <w:jc w:val="center"/>
                              <w:rPr>
                                <w:rFonts w:cs="Arial"/>
                                <w:b/>
                              </w:rPr>
                            </w:pPr>
                            <w:r w:rsidRPr="000A2749">
                              <w:rPr>
                                <w:rFonts w:cs="Arial"/>
                                <w:b/>
                              </w:rPr>
                              <w:t>Analista</w:t>
                            </w:r>
                            <w:r>
                              <w:rPr>
                                <w:rFonts w:cs="Arial"/>
                                <w:b/>
                              </w:rPr>
                              <w:t xml:space="preserve"> d</w:t>
                            </w:r>
                            <w:r w:rsidRPr="000A2749">
                              <w:rPr>
                                <w:rFonts w:cs="Arial"/>
                                <w:b/>
                              </w:rPr>
                              <w:t>el Sistema</w:t>
                            </w:r>
                          </w:p>
                          <w:p w14:paraId="0F752F00" w14:textId="6C2E9D6F" w:rsidR="001F00A8" w:rsidRPr="00237F3C" w:rsidRDefault="001F00A8" w:rsidP="00A63E00">
                            <w:pPr>
                              <w:spacing w:after="0"/>
                              <w:ind w:firstLine="0"/>
                              <w:jc w:val="center"/>
                            </w:pPr>
                            <w:r>
                              <w:rPr>
                                <w:rFonts w:cs="Arial"/>
                                <w:bCs/>
                              </w:rPr>
                              <w:t>Reynaldo Rodríguez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CA93DF7" id="_x0000_s1030" style="position:absolute;left:0;text-align:left;margin-left:0;margin-top:17.1pt;width:143.15pt;height:85.65pt;z-index:25166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" fillcolor="white [3201]" strokecolor="black [3200]" strokeweight="1pt">
                <v:stroke joinstyle="miter"/>
                <v:textbox>
                  <w:txbxContent>
                    <w:p w14:paraId="30A4AA87" w14:textId="684249C6" w:rsidR="001F00A8" w:rsidRPr="000A2749" w:rsidRDefault="001F00A8" w:rsidP="00A63E00">
                      <w:pPr>
                        <w:spacing w:after="0"/>
                        <w:ind w:firstLine="0"/>
                        <w:jc w:val="center"/>
                        <w:rPr>
                          <w:rFonts w:cs="Arial"/>
                          <w:b/>
                        </w:rPr>
                      </w:pPr>
                      <w:r w:rsidRPr="000A2749">
                        <w:rPr>
                          <w:rFonts w:cs="Arial"/>
                          <w:b/>
                        </w:rPr>
                        <w:t>Analista</w:t>
                      </w:r>
                      <w:r>
                        <w:rPr>
                          <w:rFonts w:cs="Arial"/>
                          <w:b/>
                        </w:rPr>
                        <w:t xml:space="preserve"> d</w:t>
                      </w:r>
                      <w:r w:rsidRPr="000A2749">
                        <w:rPr>
                          <w:rFonts w:cs="Arial"/>
                          <w:b/>
                        </w:rPr>
                        <w:t>el Sistema</w:t>
                      </w:r>
                    </w:p>
                    <w:p w14:paraId="0F752F00" w14:textId="6C2E9D6F" w:rsidR="001F00A8" w:rsidRPr="00237F3C" w:rsidRDefault="001F00A8" w:rsidP="00A63E00">
                      <w:pPr>
                        <w:spacing w:after="0"/>
                        <w:ind w:firstLine="0"/>
                        <w:jc w:val="center"/>
                      </w:pPr>
                      <w:r>
                        <w:rPr>
                          <w:rFonts w:cs="Arial"/>
                          <w:bCs/>
                        </w:rPr>
                        <w:t>Reynaldo Rodríguez</w:t>
                      </w:r>
                    </w:p>
                  </w:txbxContent>
                </v:textbox>
                <w10:wrap anchorx="margin"/>
              </v:roundrect>
            </w:pict>
          </mc:Fallback>
        </mc:AlternateContent>
      </w:r>
      <w:r>
        <w:rPr>
          <w:noProof/>
          <w:lang w:eastAsia="es-DO"/>
        </w:rPr>
        <mc:AlternateContent>
          <mc:Choice Requires="wps">
            <w:drawing>
              <wp:anchor distT="0" distB="0" distL="114300" distR="114300" simplePos="0" relativeHeight="251685376" behindDoc="0" locked="0" layoutInCell="1" allowOverlap="1" wp14:anchorId="51F471D8" wp14:editId="07A0E5E5">
                <wp:simplePos x="0" y="0"/>
                <wp:positionH relativeFrom="margin">
                  <wp:align>right</wp:align>
                </wp:positionH>
                <wp:positionV relativeFrom="paragraph">
                  <wp:posOffset>251242</wp:posOffset>
                </wp:positionV>
                <wp:extent cx="1888317" cy="1053465"/>
                <wp:effectExtent l="0" t="0" r="17145" b="13335"/>
                <wp:wrapNone/>
                <wp:docPr id="826083175" name="Rectángulo: esquinas redondeadas 7"/>
                <wp:cNvGraphicFramePr/>
                <a:graphic xmlns:a="http://schemas.openxmlformats.org/drawingml/2006/main">
                  <a:graphicData uri="http://schemas.microsoft.com/office/word/2010/wordprocessingShape">
                    <wps:wsp>
                      <wps:cNvSpPr/>
                      <wps:spPr>
                        <a:xfrm>
                          <a:off x="0" y="0"/>
                          <a:ext cx="1888317" cy="1053465"/>
                        </a:xfrm>
                        <a:prstGeom prst="roundRect">
                          <a:avLst/>
                        </a:prstGeom>
                      </wps:spPr>
                      <wps:style>
                        <a:lnRef idx="2">
                          <a:schemeClr val="dk1"/>
                        </a:lnRef>
                        <a:fillRef idx="1">
                          <a:schemeClr val="lt1"/>
                        </a:fillRef>
                        <a:effectRef idx="0">
                          <a:schemeClr val="dk1"/>
                        </a:effectRef>
                        <a:fontRef idx="minor">
                          <a:schemeClr val="dk1"/>
                        </a:fontRef>
                      </wps:style>
                      <wps:txbx>
                        <w:txbxContent>
                          <w:p w14:paraId="04C7CFAE" w14:textId="478F60A9" w:rsidR="001F00A8" w:rsidRPr="000A2749" w:rsidRDefault="001F00A8" w:rsidP="0082468A">
                            <w:pPr>
                              <w:spacing w:after="0"/>
                              <w:ind w:firstLine="0"/>
                              <w:jc w:val="center"/>
                              <w:rPr>
                                <w:rFonts w:cs="Arial"/>
                                <w:b/>
                              </w:rPr>
                            </w:pPr>
                            <w:r>
                              <w:rPr>
                                <w:rFonts w:cs="Arial"/>
                                <w:b/>
                              </w:rPr>
                              <w:t>Administrador de base de datos</w:t>
                            </w:r>
                          </w:p>
                          <w:p w14:paraId="074DD22C" w14:textId="77777777" w:rsidR="001F00A8" w:rsidRPr="00612C27" w:rsidRDefault="001F00A8" w:rsidP="0082468A">
                            <w:pPr>
                              <w:spacing w:after="0"/>
                              <w:ind w:firstLine="0"/>
                              <w:jc w:val="center"/>
                              <w:rPr>
                                <w:rFonts w:cs="Arial"/>
                                <w:bCs/>
                              </w:rPr>
                            </w:pPr>
                            <w:r w:rsidRPr="00612C27">
                              <w:rPr>
                                <w:rFonts w:cs="Arial"/>
                                <w:bCs/>
                              </w:rPr>
                              <w:t>Ramón Paulino Gil</w:t>
                            </w:r>
                          </w:p>
                          <w:p w14:paraId="0076FDA9" w14:textId="7DE86A86" w:rsidR="001F00A8" w:rsidRPr="00237F3C" w:rsidRDefault="001F00A8" w:rsidP="00612C27">
                            <w:pPr>
                              <w:spacing w:after="0"/>
                              <w:jc w:val="center"/>
                            </w:pPr>
                            <w:r>
                              <w:rPr>
                                <w:rFonts w:cs="Arial"/>
                                <w:bCs/>
                              </w:rPr>
                              <w:t>Reynaldo Rodríguez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51F471D8" id="_x0000_s1031" style="position:absolute;left:0;text-align:left;margin-left:97.5pt;margin-top:19.8pt;width:148.7pt;height:82.95pt;z-index:251685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" fillcolor="white [3201]" strokecolor="black [3200]" strokeweight="1pt">
                <v:stroke joinstyle="miter"/>
                <v:textbox>
                  <w:txbxContent>
                    <w:p w14:paraId="04C7CFAE" w14:textId="478F60A9" w:rsidR="001F00A8" w:rsidRPr="000A2749" w:rsidRDefault="001F00A8" w:rsidP="0082468A">
                      <w:pPr>
                        <w:spacing w:after="0"/>
                        <w:ind w:firstLine="0"/>
                        <w:jc w:val="center"/>
                        <w:rPr>
                          <w:rFonts w:cs="Arial"/>
                          <w:b/>
                        </w:rPr>
                      </w:pPr>
                      <w:r>
                        <w:rPr>
                          <w:rFonts w:cs="Arial"/>
                          <w:b/>
                        </w:rPr>
                        <w:t>Administrador de base de datos</w:t>
                      </w:r>
                    </w:p>
                    <w:p w14:paraId="074DD22C" w14:textId="77777777" w:rsidR="001F00A8" w:rsidRPr="00612C27" w:rsidRDefault="001F00A8" w:rsidP="0082468A">
                      <w:pPr>
                        <w:spacing w:after="0"/>
                        <w:ind w:firstLine="0"/>
                        <w:jc w:val="center"/>
                        <w:rPr>
                          <w:rFonts w:cs="Arial"/>
                          <w:bCs/>
                        </w:rPr>
                      </w:pPr>
                      <w:r w:rsidRPr="00612C27">
                        <w:rPr>
                          <w:rFonts w:cs="Arial"/>
                          <w:bCs/>
                        </w:rPr>
                        <w:t>Ramón Paulino Gil</w:t>
                      </w:r>
                    </w:p>
                    <w:p w14:paraId="0076FDA9" w14:textId="7DE86A86" w:rsidR="001F00A8" w:rsidRPr="00237F3C" w:rsidRDefault="001F00A8" w:rsidP="00612C27">
                      <w:pPr>
                        <w:spacing w:after="0"/>
                        <w:jc w:val="center"/>
                      </w:pPr>
                      <w:r>
                        <w:rPr>
                          <w:rFonts w:cs="Arial"/>
                          <w:bCs/>
                        </w:rPr>
                        <w:t>Reynaldo Rodríguez</w:t>
                      </w:r>
                    </w:p>
                  </w:txbxContent>
                </v:textbox>
                <w10:wrap anchorx="margin"/>
              </v:roundrect>
            </w:pict>
          </mc:Fallback>
        </mc:AlternateContent>
      </w:r>
      <w:r w:rsidR="0099736B">
        <w:rPr>
          <w:noProof/>
          <w:lang w:eastAsia="es-DO"/>
        </w:rPr>
        <mc:AlternateContent>
          <mc:Choice Requires="wps">
            <w:drawing>
              <wp:anchor distT="0" distB="0" distL="114300" distR="114300" simplePos="0" relativeHeight="251683328" behindDoc="0" locked="0" layoutInCell="1" allowOverlap="1" wp14:anchorId="170798DC" wp14:editId="22242507">
                <wp:simplePos x="0" y="0"/>
                <wp:positionH relativeFrom="margin">
                  <wp:posOffset>2078736</wp:posOffset>
                </wp:positionH>
                <wp:positionV relativeFrom="paragraph">
                  <wp:posOffset>162052</wp:posOffset>
                </wp:positionV>
                <wp:extent cx="1846326" cy="1133856"/>
                <wp:effectExtent l="0" t="0" r="20955" b="28575"/>
                <wp:wrapNone/>
                <wp:docPr id="1851640115" name="Rectángulo: esquinas redondeadas 7"/>
                <wp:cNvGraphicFramePr/>
                <a:graphic xmlns:a="http://schemas.openxmlformats.org/drawingml/2006/main">
                  <a:graphicData uri="http://schemas.microsoft.com/office/word/2010/wordprocessingShape">
                    <wps:wsp>
                      <wps:cNvSpPr/>
                      <wps:spPr>
                        <a:xfrm>
                          <a:off x="0" y="0"/>
                          <a:ext cx="1846326" cy="1133856"/>
                        </a:xfrm>
                        <a:prstGeom prst="roundRect">
                          <a:avLst/>
                        </a:prstGeom>
                      </wps:spPr>
                      <wps:style>
                        <a:lnRef idx="2">
                          <a:schemeClr val="dk1"/>
                        </a:lnRef>
                        <a:fillRef idx="1">
                          <a:schemeClr val="lt1"/>
                        </a:fillRef>
                        <a:effectRef idx="0">
                          <a:schemeClr val="dk1"/>
                        </a:effectRef>
                        <a:fontRef idx="minor">
                          <a:schemeClr val="dk1"/>
                        </a:fontRef>
                      </wps:style>
                      <wps:txbx>
                        <w:txbxContent>
                          <w:p w14:paraId="008C8414" w14:textId="0E4D8E47" w:rsidR="001F00A8" w:rsidRPr="00612C27" w:rsidRDefault="001F00A8" w:rsidP="0082468A">
                            <w:pPr>
                              <w:spacing w:after="0"/>
                              <w:ind w:firstLine="0"/>
                              <w:jc w:val="center"/>
                              <w:rPr>
                                <w:rFonts w:cs="Arial"/>
                                <w:b/>
                              </w:rPr>
                            </w:pPr>
                            <w:r w:rsidRPr="00612C27">
                              <w:rPr>
                                <w:rFonts w:cs="Arial"/>
                                <w:b/>
                              </w:rPr>
                              <w:t>Programador</w:t>
                            </w:r>
                            <w:r>
                              <w:rPr>
                                <w:rFonts w:cs="Arial"/>
                                <w:b/>
                              </w:rPr>
                              <w:t xml:space="preserve"> </w:t>
                            </w:r>
                            <w:proofErr w:type="spellStart"/>
                            <w:r>
                              <w:rPr>
                                <w:rFonts w:cs="Arial"/>
                                <w:b/>
                              </w:rPr>
                              <w:t>Frontend</w:t>
                            </w:r>
                            <w:proofErr w:type="spellEnd"/>
                          </w:p>
                          <w:p w14:paraId="536EE4E1" w14:textId="24547BBB" w:rsidR="001F00A8" w:rsidRPr="00237F3C" w:rsidRDefault="001F00A8" w:rsidP="0082468A">
                            <w:pPr>
                              <w:spacing w:after="0"/>
                              <w:ind w:firstLine="0"/>
                              <w:jc w:val="center"/>
                            </w:pPr>
                            <w:r w:rsidRPr="00612C27">
                              <w:rPr>
                                <w:rFonts w:cs="Arial"/>
                                <w:bCs/>
                              </w:rPr>
                              <w:t>Reynaldo Rodríguez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170798DC" id="_x0000_s1032" style="position:absolute;left:0;text-align:left;margin-left:163.7pt;margin-top:12.75pt;width:145.4pt;height:89.3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" fillcolor="white [3201]" strokecolor="black [3200]" strokeweight="1pt">
                <v:stroke joinstyle="miter"/>
                <v:textbox>
                  <w:txbxContent>
                    <w:p w14:paraId="008C8414" w14:textId="0E4D8E47" w:rsidR="001F00A8" w:rsidRPr="00612C27" w:rsidRDefault="001F00A8" w:rsidP="0082468A">
                      <w:pPr>
                        <w:spacing w:after="0"/>
                        <w:ind w:firstLine="0"/>
                        <w:jc w:val="center"/>
                        <w:rPr>
                          <w:rFonts w:cs="Arial"/>
                          <w:b/>
                        </w:rPr>
                      </w:pPr>
                      <w:r w:rsidRPr="00612C27">
                        <w:rPr>
                          <w:rFonts w:cs="Arial"/>
                          <w:b/>
                        </w:rPr>
                        <w:t>Programador</w:t>
                      </w:r>
                      <w:r>
                        <w:rPr>
                          <w:rFonts w:cs="Arial"/>
                          <w:b/>
                        </w:rPr>
                        <w:t xml:space="preserve"> Frontend</w:t>
                      </w:r>
                    </w:p>
                    <w:p w14:paraId="536EE4E1" w14:textId="24547BBB" w:rsidR="001F00A8" w:rsidRPr="00237F3C" w:rsidRDefault="001F00A8" w:rsidP="0082468A">
                      <w:pPr>
                        <w:spacing w:after="0"/>
                        <w:ind w:firstLine="0"/>
                        <w:jc w:val="center"/>
                      </w:pPr>
                      <w:r w:rsidRPr="00612C27">
                        <w:rPr>
                          <w:rFonts w:cs="Arial"/>
                          <w:bCs/>
                        </w:rPr>
                        <w:t>Reynaldo Rodríguez</w:t>
                      </w:r>
                    </w:p>
                  </w:txbxContent>
                </v:textbox>
                <w10:wrap anchorx="margin"/>
              </v:roundrect>
            </w:pict>
          </mc:Fallback>
        </mc:AlternateContent>
      </w:r>
      <w:bookmarkEnd w:id="35"/>
      <w:bookmarkEnd w:id="36"/>
    </w:p>
    <w:p w14:paraId="14E4C532" w14:textId="502D5C3D" w:rsidR="00237F3C" w:rsidRDefault="00237F3C" w:rsidP="000B7795">
      <w:pPr>
        <w:pStyle w:val="Ttulo2"/>
        <w:numPr>
          <w:ilvl w:val="0"/>
          <w:numId w:val="0"/>
        </w:numPr>
      </w:pPr>
    </w:p>
    <w:p w14:paraId="3A54EDCB" w14:textId="2ED6DC57" w:rsidR="00237F3C" w:rsidRDefault="00237F3C" w:rsidP="000B7795">
      <w:pPr>
        <w:pStyle w:val="Ttulo2"/>
        <w:numPr>
          <w:ilvl w:val="0"/>
          <w:numId w:val="0"/>
        </w:numPr>
      </w:pPr>
    </w:p>
    <w:bookmarkStart w:id="37" w:name="_Toc237371270"/>
    <w:bookmarkStart w:id="38" w:name="_Toc237457024"/>
    <w:p w14:paraId="35CC742D" w14:textId="325A95A9" w:rsidR="00237F3C" w:rsidRDefault="0085117C" w:rsidP="000B7795">
      <w:pPr>
        <w:pStyle w:val="Ttulo2"/>
        <w:numPr>
          <w:ilvl w:val="0"/>
          <w:numId w:val="0"/>
        </w:numPr>
      </w:pPr>
      <w:r>
        <w:rPr>
          <w:noProof/>
          <w:lang w:eastAsia="es-DO"/>
        </w:rPr>
        <mc:AlternateContent>
          <mc:Choice Requires="wps">
            <w:drawing>
              <wp:anchor distT="0" distB="0" distL="114300" distR="114300" simplePos="0" relativeHeight="251677184" behindDoc="0" locked="0" layoutInCell="1" allowOverlap="1" wp14:anchorId="2ED06B0E" wp14:editId="3F628FF2">
                <wp:simplePos x="0" y="0"/>
                <wp:positionH relativeFrom="column">
                  <wp:posOffset>917404</wp:posOffset>
                </wp:positionH>
                <wp:positionV relativeFrom="paragraph">
                  <wp:posOffset>271215</wp:posOffset>
                </wp:positionV>
                <wp:extent cx="3260" cy="423809"/>
                <wp:effectExtent l="0" t="0" r="34925" b="33655"/>
                <wp:wrapNone/>
                <wp:docPr id="1909540671" name="Conector recto 9"/>
                <wp:cNvGraphicFramePr/>
                <a:graphic xmlns:a="http://schemas.openxmlformats.org/drawingml/2006/main">
                  <a:graphicData uri="http://schemas.microsoft.com/office/word/2010/wordprocessingShape">
                    <wps:wsp>
                      <wps:cNvCnPr/>
                      <wps:spPr>
                        <a:xfrm flipH="1">
                          <a:off x="0" y="0"/>
                          <a:ext cx="3260" cy="4238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D0B74B" id="Conector recto 9" o:spid="_x0000_s1026" style="position:absolute;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21.35pt" to="72.5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" strokecolor="black [3200]" strokeweight=".5pt">
                <v:stroke joinstyle="miter"/>
              </v:line>
            </w:pict>
          </mc:Fallback>
        </mc:AlternateContent>
      </w:r>
      <w:r w:rsidR="00B635BE">
        <w:rPr>
          <w:noProof/>
          <w:lang w:eastAsia="es-DO"/>
        </w:rPr>
        <mc:AlternateContent>
          <mc:Choice Requires="wps">
            <w:drawing>
              <wp:anchor distT="0" distB="0" distL="114300" distR="114300" simplePos="0" relativeHeight="251687424" behindDoc="0" locked="0" layoutInCell="1" allowOverlap="1" wp14:anchorId="52013782" wp14:editId="6A546E2F">
                <wp:simplePos x="0" y="0"/>
                <wp:positionH relativeFrom="column">
                  <wp:posOffset>5132276</wp:posOffset>
                </wp:positionH>
                <wp:positionV relativeFrom="paragraph">
                  <wp:posOffset>270664</wp:posOffset>
                </wp:positionV>
                <wp:extent cx="7067" cy="385136"/>
                <wp:effectExtent l="0" t="0" r="31115" b="34290"/>
                <wp:wrapNone/>
                <wp:docPr id="1652860000" name="Conector recto 9"/>
                <wp:cNvGraphicFramePr/>
                <a:graphic xmlns:a="http://schemas.openxmlformats.org/drawingml/2006/main">
                  <a:graphicData uri="http://schemas.microsoft.com/office/word/2010/wordprocessingShape">
                    <wps:wsp>
                      <wps:cNvCnPr/>
                      <wps:spPr>
                        <a:xfrm>
                          <a:off x="0" y="0"/>
                          <a:ext cx="7067" cy="3851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7A6F8C5" id="Conector recto 9"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1pt,21.3pt" to="404.6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" strokecolor="black [3200]" strokeweight=".5pt">
                <v:stroke joinstyle="miter"/>
              </v:line>
            </w:pict>
          </mc:Fallback>
        </mc:AlternateContent>
      </w:r>
      <w:r w:rsidR="000B7795">
        <w:rPr>
          <w:noProof/>
          <w:lang w:eastAsia="es-DO"/>
        </w:rPr>
        <mc:AlternateContent>
          <mc:Choice Requires="wps">
            <w:drawing>
              <wp:anchor distT="0" distB="0" distL="114300" distR="114300" simplePos="0" relativeHeight="251690496" behindDoc="0" locked="0" layoutInCell="1" allowOverlap="1" wp14:anchorId="4120540A" wp14:editId="68355BBB">
                <wp:simplePos x="0" y="0"/>
                <wp:positionH relativeFrom="column">
                  <wp:posOffset>2961640</wp:posOffset>
                </wp:positionH>
                <wp:positionV relativeFrom="paragraph">
                  <wp:posOffset>244564</wp:posOffset>
                </wp:positionV>
                <wp:extent cx="2540" cy="367030"/>
                <wp:effectExtent l="0" t="0" r="35560" b="33020"/>
                <wp:wrapNone/>
                <wp:docPr id="705090165" name="Conector recto 9"/>
                <wp:cNvGraphicFramePr/>
                <a:graphic xmlns:a="http://schemas.openxmlformats.org/drawingml/2006/main">
                  <a:graphicData uri="http://schemas.microsoft.com/office/word/2010/wordprocessingShape">
                    <wps:wsp>
                      <wps:cNvCnPr/>
                      <wps:spPr>
                        <a:xfrm>
                          <a:off x="0" y="0"/>
                          <a:ext cx="2540" cy="367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BDA24EA" id="Conector recto 9"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pt,19.25pt" to="233.4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" strokecolor="black [3200]" strokeweight=".5pt">
                <v:stroke joinstyle="miter"/>
              </v:line>
            </w:pict>
          </mc:Fallback>
        </mc:AlternateContent>
      </w:r>
      <w:bookmarkEnd w:id="37"/>
      <w:bookmarkEnd w:id="38"/>
    </w:p>
    <w:bookmarkStart w:id="39" w:name="_Toc237371271"/>
    <w:bookmarkStart w:id="40" w:name="_Toc237457025"/>
    <w:p w14:paraId="164EDF35" w14:textId="66BB3304" w:rsidR="00237F3C" w:rsidRDefault="000B7795" w:rsidP="000B7795">
      <w:pPr>
        <w:pStyle w:val="Ttulo2"/>
        <w:numPr>
          <w:ilvl w:val="0"/>
          <w:numId w:val="0"/>
        </w:numPr>
      </w:pPr>
      <w:r>
        <w:rPr>
          <w:noProof/>
          <w:lang w:eastAsia="es-DO"/>
        </w:rPr>
        <mc:AlternateContent>
          <mc:Choice Requires="wps">
            <w:drawing>
              <wp:anchor distT="0" distB="0" distL="114300" distR="114300" simplePos="0" relativeHeight="251688448" behindDoc="0" locked="0" layoutInCell="1" allowOverlap="1" wp14:anchorId="1371740F" wp14:editId="54BD0465">
                <wp:simplePos x="0" y="0"/>
                <wp:positionH relativeFrom="margin">
                  <wp:posOffset>4079609</wp:posOffset>
                </wp:positionH>
                <wp:positionV relativeFrom="paragraph">
                  <wp:posOffset>310146</wp:posOffset>
                </wp:positionV>
                <wp:extent cx="1860161" cy="1081405"/>
                <wp:effectExtent l="0" t="0" r="26035" b="23495"/>
                <wp:wrapNone/>
                <wp:docPr id="2110252516" name="Rectángulo: esquinas redondeadas 7"/>
                <wp:cNvGraphicFramePr/>
                <a:graphic xmlns:a="http://schemas.openxmlformats.org/drawingml/2006/main">
                  <a:graphicData uri="http://schemas.microsoft.com/office/word/2010/wordprocessingShape">
                    <wps:wsp>
                      <wps:cNvSpPr/>
                      <wps:spPr>
                        <a:xfrm>
                          <a:off x="0" y="0"/>
                          <a:ext cx="1860161" cy="1081405"/>
                        </a:xfrm>
                        <a:prstGeom prst="roundRect">
                          <a:avLst/>
                        </a:prstGeom>
                      </wps:spPr>
                      <wps:style>
                        <a:lnRef idx="2">
                          <a:schemeClr val="dk1"/>
                        </a:lnRef>
                        <a:fillRef idx="1">
                          <a:schemeClr val="lt1"/>
                        </a:fillRef>
                        <a:effectRef idx="0">
                          <a:schemeClr val="dk1"/>
                        </a:effectRef>
                        <a:fontRef idx="minor">
                          <a:schemeClr val="dk1"/>
                        </a:fontRef>
                      </wps:style>
                      <wps:txbx>
                        <w:txbxContent>
                          <w:p w14:paraId="18797445" w14:textId="5C36AE7E" w:rsidR="001F00A8" w:rsidRPr="00612C27" w:rsidRDefault="001F00A8" w:rsidP="0082468A">
                            <w:pPr>
                              <w:spacing w:after="0"/>
                              <w:ind w:firstLine="0"/>
                              <w:jc w:val="center"/>
                              <w:rPr>
                                <w:rFonts w:cs="Arial"/>
                                <w:b/>
                              </w:rPr>
                            </w:pPr>
                            <w:r>
                              <w:rPr>
                                <w:rFonts w:cs="Arial"/>
                                <w:b/>
                              </w:rPr>
                              <w:t>Soporte a Usuario y Redes</w:t>
                            </w:r>
                          </w:p>
                          <w:p w14:paraId="67203AB8" w14:textId="77777777" w:rsidR="001F00A8" w:rsidRPr="00237F3C" w:rsidRDefault="001F00A8" w:rsidP="0082468A">
                            <w:pPr>
                              <w:spacing w:after="0"/>
                              <w:ind w:firstLine="0"/>
                              <w:jc w:val="center"/>
                            </w:pPr>
                            <w:r w:rsidRPr="00F67A40">
                              <w:rPr>
                                <w:rFonts w:cs="Arial"/>
                                <w:bCs/>
                              </w:rPr>
                              <w:t>José Manuel Otaño Hernández</w:t>
                            </w:r>
                          </w:p>
                          <w:p w14:paraId="066E4254" w14:textId="58704BFE" w:rsidR="001F00A8" w:rsidRPr="00237F3C" w:rsidRDefault="001F00A8" w:rsidP="00B26EB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1371740F" id="_x0000_s1033" style="position:absolute;left:0;text-align:left;margin-left:321.25pt;margin-top:24.4pt;width:146.45pt;height:85.1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" fillcolor="white [3201]" strokecolor="black [3200]" strokeweight="1pt">
                <v:stroke joinstyle="miter"/>
                <v:textbox>
                  <w:txbxContent>
                    <w:p w14:paraId="18797445" w14:textId="5C36AE7E" w:rsidR="001F00A8" w:rsidRPr="00612C27" w:rsidRDefault="001F00A8" w:rsidP="0082468A">
                      <w:pPr>
                        <w:spacing w:after="0"/>
                        <w:ind w:firstLine="0"/>
                        <w:jc w:val="center"/>
                        <w:rPr>
                          <w:rFonts w:cs="Arial"/>
                          <w:b/>
                        </w:rPr>
                      </w:pPr>
                      <w:r>
                        <w:rPr>
                          <w:rFonts w:cs="Arial"/>
                          <w:b/>
                        </w:rPr>
                        <w:t>Soporte a Usuario y Redes</w:t>
                      </w:r>
                    </w:p>
                    <w:p w14:paraId="67203AB8" w14:textId="77777777" w:rsidR="001F00A8" w:rsidRPr="00237F3C" w:rsidRDefault="001F00A8" w:rsidP="0082468A">
                      <w:pPr>
                        <w:spacing w:after="0"/>
                        <w:ind w:firstLine="0"/>
                        <w:jc w:val="center"/>
                      </w:pPr>
                      <w:r w:rsidRPr="00F67A40">
                        <w:rPr>
                          <w:rFonts w:cs="Arial"/>
                          <w:bCs/>
                        </w:rPr>
                        <w:t>José Manuel Otaño Hernández</w:t>
                      </w:r>
                    </w:p>
                    <w:p w14:paraId="066E4254" w14:textId="58704BFE" w:rsidR="001F00A8" w:rsidRPr="00237F3C" w:rsidRDefault="001F00A8" w:rsidP="00B26EB8">
                      <w:pPr>
                        <w:spacing w:after="0"/>
                        <w:jc w:val="center"/>
                      </w:pPr>
                    </w:p>
                  </w:txbxContent>
                </v:textbox>
                <w10:wrap anchorx="margin"/>
              </v:roundrect>
            </w:pict>
          </mc:Fallback>
        </mc:AlternateContent>
      </w:r>
      <w:r>
        <w:rPr>
          <w:noProof/>
          <w:lang w:eastAsia="es-DO"/>
        </w:rPr>
        <mc:AlternateContent>
          <mc:Choice Requires="wps">
            <w:drawing>
              <wp:anchor distT="0" distB="0" distL="114300" distR="114300" simplePos="0" relativeHeight="251691520" behindDoc="0" locked="0" layoutInCell="1" allowOverlap="1" wp14:anchorId="3D62C78F" wp14:editId="0C0B3D54">
                <wp:simplePos x="0" y="0"/>
                <wp:positionH relativeFrom="margin">
                  <wp:align>center</wp:align>
                </wp:positionH>
                <wp:positionV relativeFrom="paragraph">
                  <wp:posOffset>277251</wp:posOffset>
                </wp:positionV>
                <wp:extent cx="1817370" cy="1087120"/>
                <wp:effectExtent l="0" t="0" r="11430" b="17780"/>
                <wp:wrapNone/>
                <wp:docPr id="1339273895" name="Rectángulo: esquinas redondeadas 7"/>
                <wp:cNvGraphicFramePr/>
                <a:graphic xmlns:a="http://schemas.openxmlformats.org/drawingml/2006/main">
                  <a:graphicData uri="http://schemas.microsoft.com/office/word/2010/wordprocessingShape">
                    <wps:wsp>
                      <wps:cNvSpPr/>
                      <wps:spPr>
                        <a:xfrm>
                          <a:off x="0" y="0"/>
                          <a:ext cx="1817370" cy="1087120"/>
                        </a:xfrm>
                        <a:prstGeom prst="roundRect">
                          <a:avLst/>
                        </a:prstGeom>
                      </wps:spPr>
                      <wps:style>
                        <a:lnRef idx="2">
                          <a:schemeClr val="dk1"/>
                        </a:lnRef>
                        <a:fillRef idx="1">
                          <a:schemeClr val="lt1"/>
                        </a:fillRef>
                        <a:effectRef idx="0">
                          <a:schemeClr val="dk1"/>
                        </a:effectRef>
                        <a:fontRef idx="minor">
                          <a:schemeClr val="dk1"/>
                        </a:fontRef>
                      </wps:style>
                      <wps:txbx>
                        <w:txbxContent>
                          <w:p w14:paraId="3B4DE3D1" w14:textId="03B73F26" w:rsidR="001F00A8" w:rsidRPr="00612C27" w:rsidRDefault="001F00A8" w:rsidP="00A63E00">
                            <w:pPr>
                              <w:spacing w:after="0"/>
                              <w:ind w:firstLine="0"/>
                              <w:rPr>
                                <w:rFonts w:cs="Arial"/>
                                <w:b/>
                              </w:rPr>
                            </w:pPr>
                            <w:r w:rsidRPr="00612C27">
                              <w:rPr>
                                <w:rFonts w:cs="Arial"/>
                                <w:b/>
                              </w:rPr>
                              <w:t>Programador</w:t>
                            </w:r>
                            <w:r>
                              <w:rPr>
                                <w:rFonts w:cs="Arial"/>
                                <w:b/>
                              </w:rPr>
                              <w:t xml:space="preserve"> </w:t>
                            </w:r>
                            <w:proofErr w:type="spellStart"/>
                            <w:r>
                              <w:rPr>
                                <w:rFonts w:cs="Arial"/>
                                <w:b/>
                              </w:rPr>
                              <w:t>Backend</w:t>
                            </w:r>
                            <w:proofErr w:type="spellEnd"/>
                          </w:p>
                          <w:p w14:paraId="51880F1B" w14:textId="77777777" w:rsidR="001F00A8" w:rsidRPr="00612C27" w:rsidRDefault="001F00A8" w:rsidP="000B7795">
                            <w:pPr>
                              <w:spacing w:after="0"/>
                              <w:ind w:firstLine="0"/>
                              <w:jc w:val="center"/>
                              <w:rPr>
                                <w:rFonts w:cs="Arial"/>
                                <w:bCs/>
                              </w:rPr>
                            </w:pPr>
                            <w:r w:rsidRPr="00F67A40">
                              <w:rPr>
                                <w:rFonts w:cs="Arial"/>
                                <w:bCs/>
                              </w:rPr>
                              <w:t xml:space="preserve">José Manuel </w:t>
                            </w:r>
                            <w:r>
                              <w:rPr>
                                <w:rFonts w:cs="Arial"/>
                                <w:bCs/>
                              </w:rPr>
                              <w:t xml:space="preserve">y </w:t>
                            </w:r>
                            <w:r w:rsidRPr="00612C27">
                              <w:rPr>
                                <w:rFonts w:cs="Arial"/>
                                <w:bCs/>
                              </w:rPr>
                              <w:t>Ramón Paulino Gil</w:t>
                            </w:r>
                          </w:p>
                          <w:p w14:paraId="013D387E" w14:textId="6BB851FA" w:rsidR="001F00A8" w:rsidRDefault="001F00A8" w:rsidP="0099736B">
                            <w:pPr>
                              <w:spacing w:after="0"/>
                              <w:jc w:val="center"/>
                              <w:rPr>
                                <w:rFonts w:cs="Arial"/>
                                <w:bCs/>
                              </w:rPr>
                            </w:pPr>
                            <w:r w:rsidRPr="00F67A40">
                              <w:rPr>
                                <w:rFonts w:cs="Arial"/>
                                <w:bCs/>
                              </w:rPr>
                              <w:t xml:space="preserve">Otaño </w:t>
                            </w:r>
                          </w:p>
                          <w:p w14:paraId="666BBBF1" w14:textId="77777777" w:rsidR="001F00A8" w:rsidRPr="00612C27" w:rsidRDefault="001F00A8" w:rsidP="0099736B">
                            <w:pPr>
                              <w:spacing w:after="0"/>
                              <w:jc w:val="center"/>
                              <w:rPr>
                                <w:rFonts w:cs="Arial"/>
                                <w:bCs/>
                              </w:rPr>
                            </w:pPr>
                            <w:r w:rsidRPr="00612C27">
                              <w:rPr>
                                <w:rFonts w:cs="Arial"/>
                                <w:bCs/>
                              </w:rPr>
                              <w:t>Ramón Paulino Gil</w:t>
                            </w:r>
                          </w:p>
                          <w:p w14:paraId="5A576933" w14:textId="77777777" w:rsidR="001F00A8" w:rsidRPr="00237F3C" w:rsidRDefault="001F00A8" w:rsidP="0099736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3D62C78F" id="_x0000_s1034" style="position:absolute;left:0;text-align:left;margin-left:0;margin-top:21.85pt;width:143.1pt;height:85.6pt;z-index:251691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" fillcolor="white [3201]" strokecolor="black [3200]" strokeweight="1pt">
                <v:stroke joinstyle="miter"/>
                <v:textbox>
                  <w:txbxContent>
                    <w:p w14:paraId="3B4DE3D1" w14:textId="03B73F26" w:rsidR="001F00A8" w:rsidRPr="00612C27" w:rsidRDefault="001F00A8" w:rsidP="00A63E00">
                      <w:pPr>
                        <w:spacing w:after="0"/>
                        <w:ind w:firstLine="0"/>
                        <w:rPr>
                          <w:rFonts w:cs="Arial"/>
                          <w:b/>
                        </w:rPr>
                      </w:pPr>
                      <w:r w:rsidRPr="00612C27">
                        <w:rPr>
                          <w:rFonts w:cs="Arial"/>
                          <w:b/>
                        </w:rPr>
                        <w:t>Programador</w:t>
                      </w:r>
                      <w:r>
                        <w:rPr>
                          <w:rFonts w:cs="Arial"/>
                          <w:b/>
                        </w:rPr>
                        <w:t xml:space="preserve"> Backend</w:t>
                      </w:r>
                    </w:p>
                    <w:p w14:paraId="51880F1B" w14:textId="77777777" w:rsidR="001F00A8" w:rsidRPr="00612C27" w:rsidRDefault="001F00A8" w:rsidP="000B7795">
                      <w:pPr>
                        <w:spacing w:after="0"/>
                        <w:ind w:firstLine="0"/>
                        <w:jc w:val="center"/>
                        <w:rPr>
                          <w:rFonts w:cs="Arial"/>
                          <w:bCs/>
                        </w:rPr>
                      </w:pPr>
                      <w:r w:rsidRPr="00F67A40">
                        <w:rPr>
                          <w:rFonts w:cs="Arial"/>
                          <w:bCs/>
                        </w:rPr>
                        <w:t xml:space="preserve">José Manuel </w:t>
                      </w:r>
                      <w:r>
                        <w:rPr>
                          <w:rFonts w:cs="Arial"/>
                          <w:bCs/>
                        </w:rPr>
                        <w:t xml:space="preserve">y </w:t>
                      </w:r>
                      <w:r w:rsidRPr="00612C27">
                        <w:rPr>
                          <w:rFonts w:cs="Arial"/>
                          <w:bCs/>
                        </w:rPr>
                        <w:t>Ramón Paulino Gil</w:t>
                      </w:r>
                    </w:p>
                    <w:p w14:paraId="013D387E" w14:textId="6BB851FA" w:rsidR="001F00A8" w:rsidRDefault="001F00A8" w:rsidP="0099736B">
                      <w:pPr>
                        <w:spacing w:after="0"/>
                        <w:jc w:val="center"/>
                        <w:rPr>
                          <w:rFonts w:cs="Arial"/>
                          <w:bCs/>
                        </w:rPr>
                      </w:pPr>
                      <w:r w:rsidRPr="00F67A40">
                        <w:rPr>
                          <w:rFonts w:cs="Arial"/>
                          <w:bCs/>
                        </w:rPr>
                        <w:t xml:space="preserve">Otaño </w:t>
                      </w:r>
                    </w:p>
                    <w:p w14:paraId="666BBBF1" w14:textId="77777777" w:rsidR="001F00A8" w:rsidRPr="00612C27" w:rsidRDefault="001F00A8" w:rsidP="0099736B">
                      <w:pPr>
                        <w:spacing w:after="0"/>
                        <w:jc w:val="center"/>
                        <w:rPr>
                          <w:rFonts w:cs="Arial"/>
                          <w:bCs/>
                        </w:rPr>
                      </w:pPr>
                      <w:r w:rsidRPr="00612C27">
                        <w:rPr>
                          <w:rFonts w:cs="Arial"/>
                          <w:bCs/>
                        </w:rPr>
                        <w:t>Ramón Paulino Gil</w:t>
                      </w:r>
                    </w:p>
                    <w:p w14:paraId="5A576933" w14:textId="77777777" w:rsidR="001F00A8" w:rsidRPr="00237F3C" w:rsidRDefault="001F00A8" w:rsidP="0099736B">
                      <w:pPr>
                        <w:spacing w:after="0"/>
                        <w:jc w:val="center"/>
                      </w:pPr>
                    </w:p>
                  </w:txbxContent>
                </v:textbox>
                <w10:wrap anchorx="margin"/>
              </v:roundrect>
            </w:pict>
          </mc:Fallback>
        </mc:AlternateContent>
      </w:r>
      <w:bookmarkEnd w:id="39"/>
      <w:bookmarkEnd w:id="40"/>
    </w:p>
    <w:bookmarkStart w:id="41" w:name="_Toc237371272"/>
    <w:bookmarkStart w:id="42" w:name="_Toc237457026"/>
    <w:p w14:paraId="2048D15A" w14:textId="3AB24A77" w:rsidR="00237F3C" w:rsidRDefault="002976AF" w:rsidP="000B7795">
      <w:pPr>
        <w:pStyle w:val="Ttulo2"/>
        <w:numPr>
          <w:ilvl w:val="0"/>
          <w:numId w:val="0"/>
        </w:numPr>
      </w:pPr>
      <w:r>
        <w:rPr>
          <w:noProof/>
          <w:lang w:eastAsia="es-DO"/>
        </w:rPr>
        <mc:AlternateContent>
          <mc:Choice Requires="wps">
            <w:drawing>
              <wp:anchor distT="0" distB="0" distL="114300" distR="114300" simplePos="0" relativeHeight="251679232" behindDoc="0" locked="0" layoutInCell="1" allowOverlap="1" wp14:anchorId="30D14299" wp14:editId="64DF7831">
                <wp:simplePos x="0" y="0"/>
                <wp:positionH relativeFrom="margin">
                  <wp:align>left</wp:align>
                </wp:positionH>
                <wp:positionV relativeFrom="paragraph">
                  <wp:posOffset>6985</wp:posOffset>
                </wp:positionV>
                <wp:extent cx="1817370" cy="1087120"/>
                <wp:effectExtent l="0" t="0" r="11430" b="17780"/>
                <wp:wrapNone/>
                <wp:docPr id="1555356392" name="Rectángulo: esquinas redondeadas 7"/>
                <wp:cNvGraphicFramePr/>
                <a:graphic xmlns:a="http://schemas.openxmlformats.org/drawingml/2006/main">
                  <a:graphicData uri="http://schemas.microsoft.com/office/word/2010/wordprocessingShape">
                    <wps:wsp>
                      <wps:cNvSpPr/>
                      <wps:spPr>
                        <a:xfrm>
                          <a:off x="0" y="0"/>
                          <a:ext cx="1817370" cy="1087120"/>
                        </a:xfrm>
                        <a:prstGeom prst="roundRect">
                          <a:avLst/>
                        </a:prstGeom>
                      </wps:spPr>
                      <wps:style>
                        <a:lnRef idx="2">
                          <a:schemeClr val="dk1"/>
                        </a:lnRef>
                        <a:fillRef idx="1">
                          <a:schemeClr val="lt1"/>
                        </a:fillRef>
                        <a:effectRef idx="0">
                          <a:schemeClr val="dk1"/>
                        </a:effectRef>
                        <a:fontRef idx="minor">
                          <a:schemeClr val="dk1"/>
                        </a:fontRef>
                      </wps:style>
                      <wps:txbx>
                        <w:txbxContent>
                          <w:p w14:paraId="5F47A1A4" w14:textId="77777777" w:rsidR="001F00A8" w:rsidRPr="00612C27" w:rsidRDefault="001F00A8" w:rsidP="0082468A">
                            <w:pPr>
                              <w:spacing w:after="0"/>
                              <w:ind w:firstLine="0"/>
                              <w:jc w:val="center"/>
                              <w:rPr>
                                <w:rFonts w:cs="Arial"/>
                                <w:b/>
                              </w:rPr>
                            </w:pPr>
                            <w:r w:rsidRPr="00612C27">
                              <w:rPr>
                                <w:rFonts w:cs="Arial"/>
                                <w:b/>
                              </w:rPr>
                              <w:t>Analista De Pruebas</w:t>
                            </w:r>
                          </w:p>
                          <w:p w14:paraId="6F224289" w14:textId="77777777" w:rsidR="001F00A8" w:rsidRPr="00237F3C" w:rsidRDefault="001F00A8" w:rsidP="00B635BE">
                            <w:pPr>
                              <w:spacing w:after="0"/>
                              <w:ind w:firstLine="0"/>
                              <w:jc w:val="center"/>
                            </w:pPr>
                            <w:r w:rsidRPr="00F67A40">
                              <w:rPr>
                                <w:rFonts w:cs="Arial"/>
                                <w:bCs/>
                              </w:rPr>
                              <w:t>José Manuel Otaño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30D14299" id="_x0000_s1035" style="position:absolute;left:0;text-align:left;margin-left:0;margin-top:.55pt;width:143.1pt;height:85.6pt;z-index:251679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" fillcolor="white [3201]" strokecolor="black [3200]" strokeweight="1pt">
                <v:stroke joinstyle="miter"/>
                <v:textbox>
                  <w:txbxContent>
                    <w:p w14:paraId="5F47A1A4" w14:textId="77777777" w:rsidR="001F00A8" w:rsidRPr="00612C27" w:rsidRDefault="001F00A8" w:rsidP="0082468A">
                      <w:pPr>
                        <w:spacing w:after="0"/>
                        <w:ind w:firstLine="0"/>
                        <w:jc w:val="center"/>
                        <w:rPr>
                          <w:rFonts w:cs="Arial"/>
                          <w:b/>
                        </w:rPr>
                      </w:pPr>
                      <w:r w:rsidRPr="00612C27">
                        <w:rPr>
                          <w:rFonts w:cs="Arial"/>
                          <w:b/>
                        </w:rPr>
                        <w:t>Analista De Pruebas</w:t>
                      </w:r>
                    </w:p>
                    <w:p w14:paraId="6F224289" w14:textId="77777777" w:rsidR="001F00A8" w:rsidRPr="00237F3C" w:rsidRDefault="001F00A8" w:rsidP="00B635BE">
                      <w:pPr>
                        <w:spacing w:after="0"/>
                        <w:ind w:firstLine="0"/>
                        <w:jc w:val="center"/>
                      </w:pPr>
                      <w:r w:rsidRPr="00F67A40">
                        <w:rPr>
                          <w:rFonts w:cs="Arial"/>
                          <w:bCs/>
                        </w:rPr>
                        <w:t>José Manuel Otaño Hernández</w:t>
                      </w:r>
                    </w:p>
                  </w:txbxContent>
                </v:textbox>
                <w10:wrap anchorx="margin"/>
              </v:roundrect>
            </w:pict>
          </mc:Fallback>
        </mc:AlternateContent>
      </w:r>
      <w:bookmarkEnd w:id="41"/>
      <w:bookmarkEnd w:id="42"/>
    </w:p>
    <w:p w14:paraId="435C6215" w14:textId="523D20BB" w:rsidR="00B30DB9" w:rsidRDefault="00B30DB9" w:rsidP="000B7795">
      <w:pPr>
        <w:pStyle w:val="Ttulo2"/>
        <w:numPr>
          <w:ilvl w:val="0"/>
          <w:numId w:val="0"/>
        </w:numPr>
      </w:pPr>
    </w:p>
    <w:p w14:paraId="14E5F0E0" w14:textId="77777777" w:rsidR="00542A22" w:rsidRDefault="00542A22" w:rsidP="00542A22">
      <w:pPr>
        <w:rPr>
          <w:ins w:id="43" w:author="Reynaldo Rodriguez Polanco" w:date="2026-08-11T17:54:00Z" w16du:dateUtc="2026-08-11T21:54:00Z"/>
          <w:lang w:val="es-DO"/>
        </w:rPr>
      </w:pPr>
    </w:p>
    <w:p w14:paraId="60D2278A" w14:textId="77777777" w:rsidR="002976AF" w:rsidRDefault="002976AF" w:rsidP="00542A22">
      <w:pPr>
        <w:rPr>
          <w:ins w:id="44" w:author="Reynaldo Rodriguez Polanco" w:date="2026-08-11T17:54:00Z" w16du:dateUtc="2026-08-11T21:54:00Z"/>
          <w:lang w:val="es-DO"/>
        </w:rPr>
      </w:pPr>
    </w:p>
    <w:p w14:paraId="4E56E711" w14:textId="77777777" w:rsidR="002976AF" w:rsidRDefault="002976AF" w:rsidP="00542A22">
      <w:pPr>
        <w:rPr>
          <w:lang w:val="es-DO"/>
        </w:rPr>
      </w:pPr>
    </w:p>
    <w:p w14:paraId="2F14D7AB" w14:textId="77777777" w:rsidR="004E3794" w:rsidRDefault="004E3794" w:rsidP="00542A22">
      <w:pPr>
        <w:rPr>
          <w:lang w:val="es-DO"/>
        </w:rPr>
      </w:pPr>
    </w:p>
    <w:p w14:paraId="533761B1" w14:textId="77777777" w:rsidR="004E3794" w:rsidRPr="00542A22" w:rsidRDefault="004E3794" w:rsidP="00542A22">
      <w:pPr>
        <w:rPr>
          <w:lang w:val="es-DO"/>
        </w:rPr>
      </w:pPr>
    </w:p>
    <w:p w14:paraId="3CC7C0E3" w14:textId="7188E6A6" w:rsidR="00B30DB9" w:rsidRPr="00903BC8" w:rsidRDefault="00B30DB9">
      <w:pPr>
        <w:pStyle w:val="Ttulo2"/>
      </w:pPr>
      <w:bookmarkStart w:id="45" w:name="_Toc237457027"/>
      <w:r w:rsidRPr="00903BC8">
        <w:lastRenderedPageBreak/>
        <w:t>Descripción de las funciones y responsabilidades</w:t>
      </w:r>
      <w:bookmarkEnd w:id="45"/>
      <w:r w:rsidRPr="00903BC8">
        <w:t xml:space="preserve"> </w:t>
      </w:r>
    </w:p>
    <w:tbl>
      <w:tblPr>
        <w:tblStyle w:val="Tablaconcuadrcula"/>
        <w:tblW w:w="10065" w:type="dxa"/>
        <w:tblInd w:w="-431" w:type="dxa"/>
        <w:tblLook w:val="04A0" w:firstRow="1" w:lastRow="0" w:firstColumn="1" w:lastColumn="0" w:noHBand="0" w:noVBand="1"/>
      </w:tblPr>
      <w:tblGrid>
        <w:gridCol w:w="3687"/>
        <w:gridCol w:w="6378"/>
      </w:tblGrid>
      <w:tr w:rsidR="00542A22" w:rsidRPr="00EE0A63" w14:paraId="503C498C" w14:textId="77777777" w:rsidTr="00542A22">
        <w:trPr>
          <w:trHeight w:val="167"/>
        </w:trPr>
        <w:tc>
          <w:tcPr>
            <w:tcW w:w="3687" w:type="dxa"/>
            <w:shd w:val="clear" w:color="auto" w:fill="00B0F0"/>
          </w:tcPr>
          <w:p w14:paraId="6F6DB940" w14:textId="77777777" w:rsidR="00542A22" w:rsidRPr="003005C2" w:rsidRDefault="00542A22" w:rsidP="007D38D8">
            <w:pPr>
              <w:spacing w:before="240"/>
              <w:jc w:val="center"/>
              <w:rPr>
                <w:rFonts w:cs="Arial"/>
                <w:b/>
                <w:lang w:val="es-DO"/>
              </w:rPr>
            </w:pPr>
            <w:r w:rsidRPr="003005C2">
              <w:rPr>
                <w:rFonts w:cs="Arial"/>
                <w:b/>
                <w:lang w:val="es-DO"/>
              </w:rPr>
              <w:t>Puesto</w:t>
            </w:r>
          </w:p>
        </w:tc>
        <w:tc>
          <w:tcPr>
            <w:tcW w:w="6378" w:type="dxa"/>
            <w:shd w:val="clear" w:color="auto" w:fill="00B0F0"/>
          </w:tcPr>
          <w:p w14:paraId="5F68BD8A" w14:textId="77777777" w:rsidR="00542A22" w:rsidRPr="003005C2" w:rsidRDefault="00542A22" w:rsidP="007D38D8">
            <w:pPr>
              <w:spacing w:before="240"/>
              <w:jc w:val="center"/>
              <w:rPr>
                <w:rFonts w:cs="Arial"/>
                <w:b/>
                <w:lang w:val="es-DO"/>
              </w:rPr>
            </w:pPr>
            <w:r w:rsidRPr="003005C2">
              <w:rPr>
                <w:rFonts w:cs="Arial"/>
                <w:b/>
                <w:lang w:val="es-DO"/>
              </w:rPr>
              <w:t>Descripción</w:t>
            </w:r>
          </w:p>
        </w:tc>
      </w:tr>
      <w:tr w:rsidR="00542A22" w:rsidRPr="00EE0A63" w14:paraId="4AE06A03" w14:textId="77777777" w:rsidTr="00542A22">
        <w:trPr>
          <w:trHeight w:val="306"/>
        </w:trPr>
        <w:tc>
          <w:tcPr>
            <w:tcW w:w="3687" w:type="dxa"/>
          </w:tcPr>
          <w:p w14:paraId="763D8183" w14:textId="7DF92741" w:rsidR="00542A22" w:rsidRPr="00387699" w:rsidRDefault="00542A22" w:rsidP="00387699">
            <w:pPr>
              <w:pStyle w:val="normaltablas"/>
              <w:spacing w:line="480" w:lineRule="auto"/>
              <w:rPr>
                <w:i w:val="0"/>
                <w:iCs/>
                <w:sz w:val="22"/>
                <w:szCs w:val="22"/>
                <w:lang w:val="es-DO"/>
              </w:rPr>
            </w:pPr>
            <w:r w:rsidRPr="00387699">
              <w:rPr>
                <w:i w:val="0"/>
                <w:iCs/>
                <w:sz w:val="22"/>
                <w:szCs w:val="22"/>
              </w:rPr>
              <w:t>Líder del Proyecto</w:t>
            </w:r>
          </w:p>
        </w:tc>
        <w:tc>
          <w:tcPr>
            <w:tcW w:w="6378" w:type="dxa"/>
          </w:tcPr>
          <w:p w14:paraId="309E7AF9" w14:textId="1C30329F" w:rsidR="00542A22" w:rsidRPr="00387699" w:rsidRDefault="00542A22" w:rsidP="00387699">
            <w:pPr>
              <w:pStyle w:val="normaltablas"/>
              <w:spacing w:line="480" w:lineRule="auto"/>
              <w:rPr>
                <w:i w:val="0"/>
                <w:iCs/>
                <w:sz w:val="22"/>
                <w:szCs w:val="22"/>
                <w:lang w:val="es-DO"/>
              </w:rPr>
            </w:pPr>
            <w:r w:rsidRPr="00387699">
              <w:rPr>
                <w:i w:val="0"/>
                <w:iCs/>
                <w:sz w:val="22"/>
                <w:szCs w:val="22"/>
              </w:rPr>
              <w:t>Responsable de coordinar las actividades del equipo de trabajo, supervisar el cumplimiento de los objetivos y dar seguimiento al desarrollo general del proyecto.</w:t>
            </w:r>
          </w:p>
        </w:tc>
      </w:tr>
      <w:tr w:rsidR="00542A22" w:rsidRPr="00EE0A63" w14:paraId="1E9ECA12" w14:textId="77777777" w:rsidTr="00542A22">
        <w:trPr>
          <w:trHeight w:val="306"/>
        </w:trPr>
        <w:tc>
          <w:tcPr>
            <w:tcW w:w="3687" w:type="dxa"/>
          </w:tcPr>
          <w:p w14:paraId="086900BA" w14:textId="5ADC221F"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 xml:space="preserve">Programador </w:t>
            </w:r>
            <w:proofErr w:type="spellStart"/>
            <w:r w:rsidRPr="00387699">
              <w:rPr>
                <w:i w:val="0"/>
                <w:iCs/>
                <w:sz w:val="22"/>
                <w:szCs w:val="22"/>
                <w:lang w:val="es-DO"/>
              </w:rPr>
              <w:t>Frontend</w:t>
            </w:r>
            <w:proofErr w:type="spellEnd"/>
          </w:p>
        </w:tc>
        <w:tc>
          <w:tcPr>
            <w:tcW w:w="6378" w:type="dxa"/>
          </w:tcPr>
          <w:p w14:paraId="3F4D96CB" w14:textId="0E20ADA0"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Responsable del desarrollo de la interfaz y las funcionalidades interactivas del sitio web.</w:t>
            </w:r>
          </w:p>
        </w:tc>
      </w:tr>
      <w:tr w:rsidR="00542A22" w:rsidRPr="00EE0A63" w14:paraId="7D402612" w14:textId="77777777" w:rsidTr="00542A22">
        <w:trPr>
          <w:trHeight w:val="642"/>
        </w:trPr>
        <w:tc>
          <w:tcPr>
            <w:tcW w:w="3687" w:type="dxa"/>
          </w:tcPr>
          <w:p w14:paraId="3F993503" w14:textId="3614F622"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Analista del Sistema</w:t>
            </w:r>
          </w:p>
        </w:tc>
        <w:tc>
          <w:tcPr>
            <w:tcW w:w="6378" w:type="dxa"/>
          </w:tcPr>
          <w:p w14:paraId="7393841C" w14:textId="6C817642"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Encargado del análisis y diseño del sistema además de la revisión del sistema.</w:t>
            </w:r>
          </w:p>
        </w:tc>
      </w:tr>
      <w:tr w:rsidR="00542A22" w:rsidRPr="00EE0A63" w14:paraId="0AAEE1A6" w14:textId="77777777" w:rsidTr="00542A22">
        <w:trPr>
          <w:trHeight w:val="746"/>
        </w:trPr>
        <w:tc>
          <w:tcPr>
            <w:tcW w:w="3687" w:type="dxa"/>
            <w:vMerge w:val="restart"/>
          </w:tcPr>
          <w:p w14:paraId="142E6E2E" w14:textId="504E403E" w:rsidR="00542A22" w:rsidRPr="00387699" w:rsidRDefault="00542A22" w:rsidP="00387699">
            <w:pPr>
              <w:pStyle w:val="normaltablas"/>
              <w:spacing w:line="480" w:lineRule="auto"/>
              <w:rPr>
                <w:i w:val="0"/>
                <w:iCs/>
                <w:sz w:val="22"/>
                <w:szCs w:val="22"/>
              </w:rPr>
            </w:pPr>
            <w:r w:rsidRPr="00387699">
              <w:rPr>
                <w:i w:val="0"/>
                <w:iCs/>
                <w:sz w:val="22"/>
                <w:szCs w:val="22"/>
              </w:rPr>
              <w:t>Administrador de Base de Datos</w:t>
            </w:r>
          </w:p>
        </w:tc>
        <w:tc>
          <w:tcPr>
            <w:tcW w:w="6378" w:type="dxa"/>
            <w:vMerge w:val="restart"/>
          </w:tcPr>
          <w:p w14:paraId="5445893E" w14:textId="4E25E5E5" w:rsidR="00542A22" w:rsidRPr="00387699" w:rsidRDefault="00542A22" w:rsidP="00387699">
            <w:pPr>
              <w:pStyle w:val="normaltablas"/>
              <w:spacing w:line="480" w:lineRule="auto"/>
              <w:rPr>
                <w:i w:val="0"/>
                <w:iCs/>
                <w:sz w:val="22"/>
                <w:szCs w:val="22"/>
                <w:lang w:val="es-DO"/>
              </w:rPr>
            </w:pPr>
            <w:r w:rsidRPr="00387699">
              <w:rPr>
                <w:i w:val="0"/>
                <w:iCs/>
                <w:sz w:val="22"/>
                <w:szCs w:val="22"/>
              </w:rPr>
              <w:t>Responsable del diseño, administración y mantenimiento de la base de datos utilizada por el sitio web.</w:t>
            </w:r>
          </w:p>
        </w:tc>
      </w:tr>
      <w:tr w:rsidR="00542A22" w:rsidRPr="00EE0A63" w14:paraId="11CF16B7" w14:textId="77777777" w:rsidTr="00542A22">
        <w:trPr>
          <w:trHeight w:val="746"/>
        </w:trPr>
        <w:tc>
          <w:tcPr>
            <w:tcW w:w="3687" w:type="dxa"/>
            <w:vMerge/>
          </w:tcPr>
          <w:p w14:paraId="79715339" w14:textId="77777777" w:rsidR="00542A22" w:rsidRPr="00387699" w:rsidRDefault="00542A22" w:rsidP="00387699">
            <w:pPr>
              <w:pStyle w:val="normaltablas"/>
              <w:spacing w:line="480" w:lineRule="auto"/>
              <w:rPr>
                <w:i w:val="0"/>
                <w:iCs/>
                <w:sz w:val="22"/>
                <w:szCs w:val="22"/>
                <w:lang w:val="es-DO"/>
              </w:rPr>
            </w:pPr>
          </w:p>
        </w:tc>
        <w:tc>
          <w:tcPr>
            <w:tcW w:w="6378" w:type="dxa"/>
            <w:vMerge/>
          </w:tcPr>
          <w:p w14:paraId="0B92979D" w14:textId="77777777" w:rsidR="00542A22" w:rsidRPr="00387699" w:rsidRDefault="00542A22" w:rsidP="00387699">
            <w:pPr>
              <w:pStyle w:val="normaltablas"/>
              <w:spacing w:line="480" w:lineRule="auto"/>
              <w:rPr>
                <w:i w:val="0"/>
                <w:iCs/>
                <w:sz w:val="22"/>
                <w:szCs w:val="22"/>
                <w:lang w:val="es-DO"/>
              </w:rPr>
            </w:pPr>
          </w:p>
        </w:tc>
      </w:tr>
      <w:tr w:rsidR="00542A22" w:rsidRPr="00EE0A63" w14:paraId="35AD9693" w14:textId="77777777" w:rsidTr="00542A22">
        <w:trPr>
          <w:trHeight w:val="746"/>
        </w:trPr>
        <w:tc>
          <w:tcPr>
            <w:tcW w:w="3687" w:type="dxa"/>
            <w:vMerge w:val="restart"/>
          </w:tcPr>
          <w:p w14:paraId="33D149BC" w14:textId="23232FE9"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 xml:space="preserve">Programador </w:t>
            </w:r>
            <w:proofErr w:type="spellStart"/>
            <w:r w:rsidRPr="00387699">
              <w:rPr>
                <w:i w:val="0"/>
                <w:iCs/>
                <w:sz w:val="22"/>
                <w:szCs w:val="22"/>
                <w:lang w:val="es-DO"/>
              </w:rPr>
              <w:t>Backend</w:t>
            </w:r>
            <w:proofErr w:type="spellEnd"/>
          </w:p>
        </w:tc>
        <w:tc>
          <w:tcPr>
            <w:tcW w:w="6378" w:type="dxa"/>
            <w:vMerge w:val="restart"/>
          </w:tcPr>
          <w:p w14:paraId="7F06746E" w14:textId="0BE14F13"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Encargado de la lógica del proyecto y la integración de la base de datos, además de mantener los componentes del lado del servidor del sitio web.</w:t>
            </w:r>
          </w:p>
        </w:tc>
      </w:tr>
      <w:tr w:rsidR="00542A22" w:rsidRPr="00EE0A63" w14:paraId="17D990DA" w14:textId="77777777" w:rsidTr="00542A22">
        <w:trPr>
          <w:trHeight w:val="746"/>
        </w:trPr>
        <w:tc>
          <w:tcPr>
            <w:tcW w:w="3687" w:type="dxa"/>
            <w:vMerge/>
          </w:tcPr>
          <w:p w14:paraId="6AC3773B" w14:textId="77777777" w:rsidR="00542A22" w:rsidRPr="00387699" w:rsidRDefault="00542A22" w:rsidP="00387699">
            <w:pPr>
              <w:pStyle w:val="normaltablas"/>
              <w:spacing w:line="480" w:lineRule="auto"/>
              <w:rPr>
                <w:i w:val="0"/>
                <w:iCs/>
                <w:sz w:val="22"/>
                <w:szCs w:val="22"/>
                <w:lang w:val="es-DO"/>
              </w:rPr>
            </w:pPr>
          </w:p>
        </w:tc>
        <w:tc>
          <w:tcPr>
            <w:tcW w:w="6378" w:type="dxa"/>
            <w:vMerge/>
          </w:tcPr>
          <w:p w14:paraId="67C1FB7B" w14:textId="77777777" w:rsidR="00542A22" w:rsidRPr="00387699" w:rsidRDefault="00542A22" w:rsidP="00387699">
            <w:pPr>
              <w:pStyle w:val="normaltablas"/>
              <w:spacing w:line="480" w:lineRule="auto"/>
              <w:rPr>
                <w:i w:val="0"/>
                <w:iCs/>
                <w:sz w:val="22"/>
                <w:szCs w:val="22"/>
                <w:lang w:val="es-DO"/>
              </w:rPr>
            </w:pPr>
          </w:p>
        </w:tc>
      </w:tr>
      <w:tr w:rsidR="00542A22" w:rsidRPr="00EE0A63" w14:paraId="36C599A0" w14:textId="77777777" w:rsidTr="00542A22">
        <w:tc>
          <w:tcPr>
            <w:tcW w:w="3687" w:type="dxa"/>
          </w:tcPr>
          <w:p w14:paraId="3A2FDDB1" w14:textId="13A38338" w:rsidR="00542A22" w:rsidRPr="00387699" w:rsidRDefault="00542A22" w:rsidP="00387699">
            <w:pPr>
              <w:pStyle w:val="normaltablas"/>
              <w:spacing w:line="480" w:lineRule="auto"/>
              <w:rPr>
                <w:i w:val="0"/>
                <w:iCs/>
                <w:sz w:val="22"/>
                <w:szCs w:val="22"/>
              </w:rPr>
            </w:pPr>
            <w:r w:rsidRPr="00387699">
              <w:rPr>
                <w:i w:val="0"/>
                <w:iCs/>
                <w:sz w:val="22"/>
                <w:szCs w:val="22"/>
              </w:rPr>
              <w:t>Analista De Pruebas</w:t>
            </w:r>
          </w:p>
        </w:tc>
        <w:tc>
          <w:tcPr>
            <w:tcW w:w="6378" w:type="dxa"/>
          </w:tcPr>
          <w:p w14:paraId="595897D5" w14:textId="3AC57B75" w:rsidR="00542A22" w:rsidRPr="00387699" w:rsidRDefault="00542A22" w:rsidP="00387699">
            <w:pPr>
              <w:pStyle w:val="normaltablas"/>
              <w:spacing w:line="480" w:lineRule="auto"/>
              <w:rPr>
                <w:i w:val="0"/>
                <w:iCs/>
                <w:sz w:val="22"/>
                <w:szCs w:val="22"/>
                <w:lang w:val="es-DO"/>
              </w:rPr>
            </w:pPr>
            <w:r w:rsidRPr="00387699">
              <w:rPr>
                <w:i w:val="0"/>
                <w:iCs/>
                <w:sz w:val="22"/>
                <w:szCs w:val="22"/>
              </w:rPr>
              <w:t>Encargado de realizar pruebas funcionales y de calidad al sistema para detectar errores y verificar el correcto funcionamiento del sitio web.</w:t>
            </w:r>
          </w:p>
        </w:tc>
      </w:tr>
      <w:tr w:rsidR="00542A22" w:rsidRPr="00EE0A63" w14:paraId="1B39E896" w14:textId="77777777" w:rsidTr="00542A22">
        <w:tc>
          <w:tcPr>
            <w:tcW w:w="3687" w:type="dxa"/>
          </w:tcPr>
          <w:p w14:paraId="6EE36914" w14:textId="36CC52C3" w:rsidR="00542A22" w:rsidRPr="00387699" w:rsidRDefault="00542A22" w:rsidP="00387699">
            <w:pPr>
              <w:pStyle w:val="normaltablas"/>
              <w:spacing w:line="480" w:lineRule="auto"/>
              <w:rPr>
                <w:i w:val="0"/>
                <w:iCs/>
                <w:sz w:val="22"/>
                <w:szCs w:val="22"/>
              </w:rPr>
            </w:pPr>
            <w:r w:rsidRPr="00387699">
              <w:rPr>
                <w:i w:val="0"/>
                <w:iCs/>
                <w:sz w:val="22"/>
                <w:szCs w:val="22"/>
              </w:rPr>
              <w:t>Soporte a Usuario y Redes</w:t>
            </w:r>
          </w:p>
        </w:tc>
        <w:tc>
          <w:tcPr>
            <w:tcW w:w="6378" w:type="dxa"/>
          </w:tcPr>
          <w:p w14:paraId="25432046" w14:textId="66F5CEEE" w:rsidR="00542A22" w:rsidRPr="00387699" w:rsidRDefault="00542A22" w:rsidP="00387699">
            <w:pPr>
              <w:pStyle w:val="normaltablas"/>
              <w:spacing w:line="480" w:lineRule="auto"/>
              <w:rPr>
                <w:i w:val="0"/>
                <w:iCs/>
                <w:sz w:val="22"/>
                <w:szCs w:val="22"/>
                <w:lang w:val="es-DO"/>
              </w:rPr>
            </w:pPr>
            <w:r w:rsidRPr="00387699">
              <w:rPr>
                <w:i w:val="0"/>
                <w:iCs/>
                <w:sz w:val="22"/>
                <w:szCs w:val="22"/>
                <w:lang w:val="es-DO"/>
              </w:rPr>
              <w:t xml:space="preserve">Encargado </w:t>
            </w:r>
            <w:r w:rsidRPr="00387699">
              <w:rPr>
                <w:i w:val="0"/>
                <w:iCs/>
                <w:sz w:val="22"/>
                <w:szCs w:val="22"/>
              </w:rPr>
              <w:t>de brindar soporte técnico a los usuarios y solucionar problemas relacionadas con el uso y conectividad del sistema.</w:t>
            </w:r>
          </w:p>
        </w:tc>
      </w:tr>
    </w:tbl>
    <w:p w14:paraId="5F9DC5E1" w14:textId="77777777" w:rsidR="00577201" w:rsidRDefault="00FC042C" w:rsidP="009A00C3">
      <w:pPr>
        <w:pStyle w:val="Ttulo1"/>
        <w:rPr>
          <w:rFonts w:eastAsiaTheme="minorHAnsi"/>
        </w:rPr>
      </w:pPr>
      <w:bookmarkStart w:id="46" w:name="_Toc237457028"/>
      <w:r w:rsidRPr="00FC042C">
        <w:lastRenderedPageBreak/>
        <w:t>Descripción De Los Aspectos Técnicos</w:t>
      </w:r>
      <w:bookmarkEnd w:id="46"/>
    </w:p>
    <w:p w14:paraId="42BD2EA4" w14:textId="234FF72C" w:rsidR="00577201" w:rsidRPr="00577201" w:rsidRDefault="00577201" w:rsidP="00903BC8">
      <w:pPr>
        <w:pStyle w:val="Ttulo2"/>
      </w:pPr>
      <w:bookmarkStart w:id="47" w:name="_Toc237457029"/>
      <w:r w:rsidRPr="00577201">
        <w:t>Requerimientos de hardware</w:t>
      </w:r>
      <w:bookmarkEnd w:id="47"/>
      <w:r w:rsidRPr="00577201">
        <w:fldChar w:fldCharType="begin"/>
      </w:r>
      <w:r w:rsidRPr="00577201">
        <w:instrText xml:space="preserve"> XE "Requerimientos de hardware.;15" </w:instrText>
      </w:r>
      <w:r w:rsidRPr="00577201">
        <w:fldChar w:fldCharType="end"/>
      </w:r>
    </w:p>
    <w:p w14:paraId="6EB3249D" w14:textId="336A3344" w:rsidR="00577201" w:rsidRPr="00EE0A63" w:rsidRDefault="00E6411A" w:rsidP="00A33457">
      <w:pPr>
        <w:rPr>
          <w:lang w:val="es-DO"/>
        </w:rPr>
      </w:pPr>
      <w:r w:rsidRPr="00E6411A">
        <w:t>Los siguientes recursos de hardware son necesarios para el desarrollo</w:t>
      </w:r>
      <w:r w:rsidR="00436B0D">
        <w:t xml:space="preserve"> </w:t>
      </w:r>
      <w:r w:rsidRPr="00E6411A">
        <w:t>del Sistema de Gestión de Evidencias para la Evaluación Quinquenal UASD–MESCyT.</w:t>
      </w:r>
      <w:r w:rsidR="00436B0D">
        <w:t xml:space="preserve"> A </w:t>
      </w:r>
      <w:r w:rsidR="008F73F0">
        <w:t>continuación,</w:t>
      </w:r>
      <w:r w:rsidR="00436B0D">
        <w:t xml:space="preserve"> los detalles de dichos recursos:</w:t>
      </w:r>
    </w:p>
    <w:tbl>
      <w:tblPr>
        <w:tblStyle w:val="Tablaconcuadrcula"/>
        <w:tblW w:w="9747" w:type="dxa"/>
        <w:tblInd w:w="-113" w:type="dxa"/>
        <w:tblLook w:val="04A0" w:firstRow="1" w:lastRow="0" w:firstColumn="1" w:lastColumn="0" w:noHBand="0" w:noVBand="1"/>
      </w:tblPr>
      <w:tblGrid>
        <w:gridCol w:w="4644"/>
        <w:gridCol w:w="5103"/>
      </w:tblGrid>
      <w:tr w:rsidR="00577201" w:rsidRPr="00EE0A63" w14:paraId="5D5447AD" w14:textId="77777777" w:rsidTr="00436B0D">
        <w:tc>
          <w:tcPr>
            <w:tcW w:w="4644" w:type="dxa"/>
            <w:shd w:val="clear" w:color="auto" w:fill="00B0F0"/>
          </w:tcPr>
          <w:p w14:paraId="69908F79" w14:textId="77777777" w:rsidR="00577201" w:rsidRPr="003005C2" w:rsidRDefault="00577201" w:rsidP="00436B0D">
            <w:pPr>
              <w:spacing w:before="240"/>
              <w:jc w:val="center"/>
              <w:rPr>
                <w:rFonts w:cs="Arial"/>
                <w:b/>
                <w:lang w:val="es-DO"/>
              </w:rPr>
            </w:pPr>
            <w:r w:rsidRPr="003005C2">
              <w:rPr>
                <w:rFonts w:cs="Arial"/>
                <w:b/>
                <w:lang w:val="es-DO"/>
              </w:rPr>
              <w:t>Objeto</w:t>
            </w:r>
          </w:p>
        </w:tc>
        <w:tc>
          <w:tcPr>
            <w:tcW w:w="5103" w:type="dxa"/>
            <w:shd w:val="clear" w:color="auto" w:fill="00B0F0"/>
          </w:tcPr>
          <w:p w14:paraId="69DCF949" w14:textId="77777777" w:rsidR="00577201" w:rsidRPr="003005C2" w:rsidRDefault="00577201" w:rsidP="00436B0D">
            <w:pPr>
              <w:spacing w:before="240"/>
              <w:jc w:val="center"/>
              <w:rPr>
                <w:rFonts w:cs="Arial"/>
                <w:b/>
                <w:lang w:val="es-DO"/>
              </w:rPr>
            </w:pPr>
            <w:r w:rsidRPr="003005C2">
              <w:rPr>
                <w:rFonts w:cs="Arial"/>
                <w:b/>
                <w:lang w:val="es-DO"/>
              </w:rPr>
              <w:t>Descripción</w:t>
            </w:r>
          </w:p>
        </w:tc>
      </w:tr>
      <w:tr w:rsidR="00577201" w:rsidRPr="00EE0A63" w14:paraId="713D1EE7" w14:textId="77777777" w:rsidTr="00436B0D">
        <w:tc>
          <w:tcPr>
            <w:tcW w:w="4644" w:type="dxa"/>
          </w:tcPr>
          <w:p w14:paraId="054E8FBE" w14:textId="6DF8762E" w:rsidR="00577201" w:rsidRPr="00387699" w:rsidRDefault="00436B0D" w:rsidP="00387699">
            <w:pPr>
              <w:pStyle w:val="normaltablas"/>
              <w:spacing w:line="480" w:lineRule="auto"/>
              <w:rPr>
                <w:i w:val="0"/>
                <w:iCs/>
                <w:sz w:val="22"/>
                <w:szCs w:val="22"/>
                <w:lang w:val="es-DO"/>
              </w:rPr>
            </w:pPr>
            <w:r w:rsidRPr="00387699">
              <w:rPr>
                <w:i w:val="0"/>
                <w:iCs/>
                <w:sz w:val="22"/>
                <w:szCs w:val="22"/>
              </w:rPr>
              <w:t>Computadora de Desarrollo</w:t>
            </w:r>
          </w:p>
        </w:tc>
        <w:tc>
          <w:tcPr>
            <w:tcW w:w="5103" w:type="dxa"/>
          </w:tcPr>
          <w:p w14:paraId="31ED21F9" w14:textId="38EA836A" w:rsidR="00577201" w:rsidRPr="00387699" w:rsidRDefault="00436B0D" w:rsidP="00387699">
            <w:pPr>
              <w:pStyle w:val="normaltablas"/>
              <w:spacing w:line="480" w:lineRule="auto"/>
              <w:rPr>
                <w:i w:val="0"/>
                <w:iCs/>
                <w:sz w:val="22"/>
                <w:szCs w:val="22"/>
                <w:lang w:val="es-DO"/>
              </w:rPr>
            </w:pPr>
            <w:r w:rsidRPr="00387699">
              <w:rPr>
                <w:i w:val="0"/>
                <w:iCs/>
                <w:sz w:val="22"/>
                <w:szCs w:val="22"/>
              </w:rPr>
              <w:t>Equipo utilizado para el análisis, diseño, programación y pruebas del sistema. Se recomienda procesador Intel Core i5 o superior, 16 GB de memoria RAM y 512 GB de almacenamiento SSD.</w:t>
            </w:r>
          </w:p>
        </w:tc>
      </w:tr>
      <w:tr w:rsidR="00577201" w:rsidRPr="00EE0A63" w14:paraId="5559091D" w14:textId="77777777" w:rsidTr="00436B0D">
        <w:tc>
          <w:tcPr>
            <w:tcW w:w="4644" w:type="dxa"/>
          </w:tcPr>
          <w:p w14:paraId="50D76EC4" w14:textId="3D0AE641" w:rsidR="00577201" w:rsidRPr="00387699" w:rsidRDefault="00436B0D" w:rsidP="00387699">
            <w:pPr>
              <w:pStyle w:val="normaltablas"/>
              <w:spacing w:line="480" w:lineRule="auto"/>
              <w:rPr>
                <w:i w:val="0"/>
                <w:iCs/>
                <w:sz w:val="22"/>
                <w:szCs w:val="22"/>
                <w:lang w:val="es-DO"/>
              </w:rPr>
            </w:pPr>
            <w:r w:rsidRPr="00387699">
              <w:rPr>
                <w:i w:val="0"/>
                <w:iCs/>
                <w:sz w:val="22"/>
                <w:szCs w:val="22"/>
              </w:rPr>
              <w:t>Servidor de Aplicaciones</w:t>
            </w:r>
          </w:p>
        </w:tc>
        <w:tc>
          <w:tcPr>
            <w:tcW w:w="5103" w:type="dxa"/>
          </w:tcPr>
          <w:p w14:paraId="73C12FF0" w14:textId="143CBBA8" w:rsidR="00577201" w:rsidRPr="00387699" w:rsidRDefault="00436B0D" w:rsidP="00387699">
            <w:pPr>
              <w:pStyle w:val="normaltablas"/>
              <w:spacing w:line="480" w:lineRule="auto"/>
              <w:rPr>
                <w:i w:val="0"/>
                <w:iCs/>
                <w:sz w:val="22"/>
                <w:szCs w:val="22"/>
                <w:lang w:val="es-DO"/>
              </w:rPr>
            </w:pPr>
            <w:r w:rsidRPr="00387699">
              <w:rPr>
                <w:i w:val="0"/>
                <w:iCs/>
                <w:sz w:val="22"/>
                <w:szCs w:val="22"/>
              </w:rPr>
              <w:t>Equipo destinado al alojamiento del sistema web y los servicios necesarios para su funcionamiento. Puede ser físico o virtual.</w:t>
            </w:r>
          </w:p>
        </w:tc>
      </w:tr>
      <w:tr w:rsidR="00436B0D" w:rsidRPr="00EE0A63" w14:paraId="43A5223C" w14:textId="77777777" w:rsidTr="00436B0D">
        <w:tc>
          <w:tcPr>
            <w:tcW w:w="4644" w:type="dxa"/>
          </w:tcPr>
          <w:p w14:paraId="59E6C0FF" w14:textId="74B26562" w:rsidR="00436B0D" w:rsidRPr="00387699" w:rsidRDefault="00436B0D" w:rsidP="00387699">
            <w:pPr>
              <w:pStyle w:val="normaltablas"/>
              <w:spacing w:line="480" w:lineRule="auto"/>
              <w:rPr>
                <w:i w:val="0"/>
                <w:iCs/>
                <w:sz w:val="22"/>
                <w:szCs w:val="22"/>
                <w:lang w:val="es-DO"/>
              </w:rPr>
            </w:pPr>
            <w:r w:rsidRPr="00387699">
              <w:rPr>
                <w:i w:val="0"/>
                <w:iCs/>
                <w:sz w:val="22"/>
                <w:szCs w:val="22"/>
              </w:rPr>
              <w:t>Servidor de Base de Datos</w:t>
            </w:r>
          </w:p>
        </w:tc>
        <w:tc>
          <w:tcPr>
            <w:tcW w:w="5103" w:type="dxa"/>
          </w:tcPr>
          <w:p w14:paraId="0486D4FA" w14:textId="6FDB33BC" w:rsidR="00436B0D" w:rsidRPr="00387699" w:rsidRDefault="00436B0D" w:rsidP="00387699">
            <w:pPr>
              <w:pStyle w:val="normaltablas"/>
              <w:spacing w:line="480" w:lineRule="auto"/>
              <w:rPr>
                <w:i w:val="0"/>
                <w:iCs/>
                <w:sz w:val="22"/>
                <w:szCs w:val="22"/>
                <w:lang w:val="es-DO"/>
              </w:rPr>
            </w:pPr>
            <w:r w:rsidRPr="00387699">
              <w:rPr>
                <w:i w:val="0"/>
                <w:iCs/>
                <w:sz w:val="22"/>
                <w:szCs w:val="22"/>
              </w:rPr>
              <w:t>Equipo encargado del almacenamiento y gestión de la información del sistema. Puede encontrarse en el mismo servidor de aplicaciones o en uno independiente.</w:t>
            </w:r>
          </w:p>
        </w:tc>
      </w:tr>
      <w:tr w:rsidR="00436B0D" w:rsidRPr="00EE0A63" w14:paraId="5A381270" w14:textId="77777777" w:rsidTr="00436B0D">
        <w:tc>
          <w:tcPr>
            <w:tcW w:w="4644" w:type="dxa"/>
          </w:tcPr>
          <w:p w14:paraId="311F201B" w14:textId="3E8ECEDD" w:rsidR="00436B0D" w:rsidRPr="00387699" w:rsidRDefault="00436B0D" w:rsidP="00387699">
            <w:pPr>
              <w:pStyle w:val="normaltablas"/>
              <w:spacing w:line="480" w:lineRule="auto"/>
              <w:rPr>
                <w:i w:val="0"/>
                <w:iCs/>
                <w:sz w:val="22"/>
                <w:szCs w:val="22"/>
                <w:lang w:val="es-DO"/>
              </w:rPr>
            </w:pPr>
            <w:r w:rsidRPr="00387699">
              <w:rPr>
                <w:i w:val="0"/>
                <w:iCs/>
                <w:sz w:val="22"/>
                <w:szCs w:val="22"/>
              </w:rPr>
              <w:t>Equipos Cliente</w:t>
            </w:r>
          </w:p>
        </w:tc>
        <w:tc>
          <w:tcPr>
            <w:tcW w:w="5103" w:type="dxa"/>
          </w:tcPr>
          <w:p w14:paraId="121F6A27" w14:textId="570D898E" w:rsidR="00436B0D" w:rsidRPr="00387699" w:rsidRDefault="00436B0D" w:rsidP="00387699">
            <w:pPr>
              <w:pStyle w:val="normaltablas"/>
              <w:spacing w:line="480" w:lineRule="auto"/>
              <w:rPr>
                <w:i w:val="0"/>
                <w:iCs/>
                <w:sz w:val="22"/>
                <w:szCs w:val="22"/>
                <w:lang w:val="es-DO"/>
              </w:rPr>
            </w:pPr>
            <w:r w:rsidRPr="00387699">
              <w:rPr>
                <w:i w:val="0"/>
                <w:iCs/>
                <w:sz w:val="22"/>
                <w:szCs w:val="22"/>
              </w:rPr>
              <w:t>Computadoras, laptops o dispositivos móviles utilizados por los usuarios para acceder al sistema mediante un navegador web.</w:t>
            </w:r>
          </w:p>
        </w:tc>
      </w:tr>
    </w:tbl>
    <w:p w14:paraId="53BF9259" w14:textId="77777777" w:rsidR="00577201" w:rsidRPr="00EE0A63" w:rsidRDefault="00577201" w:rsidP="00577201">
      <w:pPr>
        <w:rPr>
          <w:rFonts w:cs="Arial"/>
          <w:bCs/>
          <w:sz w:val="24"/>
          <w:szCs w:val="24"/>
          <w:lang w:val="es-DO"/>
        </w:rPr>
      </w:pPr>
    </w:p>
    <w:p w14:paraId="775E40FD" w14:textId="4DCA24BB" w:rsidR="00577201" w:rsidRPr="00903BC8" w:rsidRDefault="00577201" w:rsidP="00903BC8">
      <w:pPr>
        <w:pStyle w:val="Ttulo2"/>
      </w:pPr>
      <w:bookmarkStart w:id="48" w:name="_Toc237457030"/>
      <w:r w:rsidRPr="00903BC8">
        <w:lastRenderedPageBreak/>
        <w:t>Requerimientos de software</w:t>
      </w:r>
      <w:bookmarkEnd w:id="48"/>
      <w:r w:rsidRPr="00903BC8">
        <w:fldChar w:fldCharType="begin"/>
      </w:r>
      <w:r w:rsidRPr="00903BC8">
        <w:instrText xml:space="preserve"> XE "Requerimientos de software.;16" </w:instrText>
      </w:r>
      <w:r w:rsidRPr="00903BC8">
        <w:fldChar w:fldCharType="end"/>
      </w:r>
    </w:p>
    <w:p w14:paraId="75F00FE2" w14:textId="0C3D791E" w:rsidR="00577201" w:rsidRPr="00EE0A63" w:rsidRDefault="008F73F0" w:rsidP="00A33457">
      <w:pPr>
        <w:rPr>
          <w:lang w:val="es-DO"/>
        </w:rPr>
      </w:pPr>
      <w:r w:rsidRPr="00E6411A">
        <w:t xml:space="preserve">Los siguientes recursos de </w:t>
      </w:r>
      <w:r>
        <w:t>software</w:t>
      </w:r>
      <w:r w:rsidRPr="00E6411A">
        <w:t xml:space="preserve"> son necesarios para el desarrollo</w:t>
      </w:r>
      <w:r>
        <w:t xml:space="preserve"> </w:t>
      </w:r>
      <w:r w:rsidRPr="00E6411A">
        <w:t>del Sistema de Gestión de Evidencias para la Evaluación Quinquenal UASD–MESCyT.</w:t>
      </w:r>
      <w:r>
        <w:t xml:space="preserve"> A continuación, los detalles de dichos recursos:</w:t>
      </w:r>
    </w:p>
    <w:tbl>
      <w:tblPr>
        <w:tblStyle w:val="Tablaconcuadrcula"/>
        <w:tblW w:w="9747" w:type="dxa"/>
        <w:tblInd w:w="-113" w:type="dxa"/>
        <w:tblLook w:val="04A0" w:firstRow="1" w:lastRow="0" w:firstColumn="1" w:lastColumn="0" w:noHBand="0" w:noVBand="1"/>
      </w:tblPr>
      <w:tblGrid>
        <w:gridCol w:w="4644"/>
        <w:gridCol w:w="5103"/>
      </w:tblGrid>
      <w:tr w:rsidR="008F73F0" w:rsidRPr="00EE0A63" w14:paraId="123A2B06" w14:textId="77777777" w:rsidTr="008F73F0">
        <w:tc>
          <w:tcPr>
            <w:tcW w:w="4644" w:type="dxa"/>
            <w:shd w:val="clear" w:color="auto" w:fill="00B0F0"/>
          </w:tcPr>
          <w:p w14:paraId="4C4BB5AD" w14:textId="77777777" w:rsidR="008F73F0" w:rsidRPr="003005C2" w:rsidRDefault="008F73F0" w:rsidP="00335E6E">
            <w:pPr>
              <w:spacing w:before="240"/>
              <w:jc w:val="center"/>
              <w:rPr>
                <w:rFonts w:cs="Arial"/>
                <w:b/>
                <w:lang w:val="es-DO"/>
              </w:rPr>
            </w:pPr>
            <w:r w:rsidRPr="003005C2">
              <w:rPr>
                <w:rFonts w:cs="Arial"/>
                <w:b/>
                <w:lang w:val="es-DO"/>
              </w:rPr>
              <w:t>Objeto</w:t>
            </w:r>
          </w:p>
        </w:tc>
        <w:tc>
          <w:tcPr>
            <w:tcW w:w="5103" w:type="dxa"/>
            <w:shd w:val="clear" w:color="auto" w:fill="00B0F0"/>
          </w:tcPr>
          <w:p w14:paraId="0F8591E1" w14:textId="77777777" w:rsidR="008F73F0" w:rsidRPr="003005C2" w:rsidRDefault="008F73F0" w:rsidP="00335E6E">
            <w:pPr>
              <w:spacing w:before="240"/>
              <w:jc w:val="center"/>
              <w:rPr>
                <w:rFonts w:cs="Arial"/>
                <w:b/>
                <w:lang w:val="es-DO"/>
              </w:rPr>
            </w:pPr>
            <w:r w:rsidRPr="003005C2">
              <w:rPr>
                <w:rFonts w:cs="Arial"/>
                <w:b/>
                <w:lang w:val="es-DO"/>
              </w:rPr>
              <w:t>Descripción</w:t>
            </w:r>
          </w:p>
        </w:tc>
      </w:tr>
      <w:tr w:rsidR="008F73F0" w:rsidRPr="00EE0A63" w14:paraId="59624F91" w14:textId="77777777" w:rsidTr="008F73F0">
        <w:tc>
          <w:tcPr>
            <w:tcW w:w="4644" w:type="dxa"/>
          </w:tcPr>
          <w:p w14:paraId="5C914731" w14:textId="62433836" w:rsidR="008F73F0" w:rsidRPr="003005C2" w:rsidRDefault="008F73F0" w:rsidP="003005C2">
            <w:pPr>
              <w:pStyle w:val="normaltablas"/>
              <w:spacing w:line="480" w:lineRule="auto"/>
              <w:rPr>
                <w:i w:val="0"/>
                <w:iCs/>
                <w:sz w:val="22"/>
                <w:szCs w:val="22"/>
                <w:lang w:val="es-DO"/>
              </w:rPr>
            </w:pPr>
            <w:r w:rsidRPr="003005C2">
              <w:rPr>
                <w:i w:val="0"/>
                <w:iCs/>
                <w:sz w:val="22"/>
                <w:szCs w:val="22"/>
              </w:rPr>
              <w:t>Sistema Operativo</w:t>
            </w:r>
          </w:p>
        </w:tc>
        <w:tc>
          <w:tcPr>
            <w:tcW w:w="5103" w:type="dxa"/>
          </w:tcPr>
          <w:p w14:paraId="4C64FD9D" w14:textId="2F1BB2A8" w:rsidR="008F73F0" w:rsidRPr="003005C2" w:rsidRDefault="008F73F0" w:rsidP="003005C2">
            <w:pPr>
              <w:pStyle w:val="normaltablas"/>
              <w:spacing w:line="480" w:lineRule="auto"/>
              <w:rPr>
                <w:i w:val="0"/>
                <w:iCs/>
                <w:sz w:val="22"/>
                <w:szCs w:val="22"/>
                <w:lang w:val="es-DO"/>
              </w:rPr>
            </w:pPr>
            <w:r w:rsidRPr="003005C2">
              <w:rPr>
                <w:i w:val="0"/>
                <w:iCs/>
                <w:sz w:val="22"/>
                <w:szCs w:val="22"/>
              </w:rPr>
              <w:t xml:space="preserve">Windows 10 o superior, </w:t>
            </w:r>
            <w:proofErr w:type="spellStart"/>
            <w:r w:rsidRPr="003005C2">
              <w:rPr>
                <w:i w:val="0"/>
                <w:iCs/>
                <w:sz w:val="22"/>
                <w:szCs w:val="22"/>
              </w:rPr>
              <w:t>macOs</w:t>
            </w:r>
            <w:proofErr w:type="spellEnd"/>
            <w:r w:rsidRPr="003005C2">
              <w:rPr>
                <w:i w:val="0"/>
                <w:iCs/>
                <w:sz w:val="22"/>
                <w:szCs w:val="22"/>
              </w:rPr>
              <w:t>, Ubuntu u otras distribuciones de Linux.</w:t>
            </w:r>
          </w:p>
        </w:tc>
      </w:tr>
      <w:tr w:rsidR="008F73F0" w:rsidRPr="00EE0A63" w14:paraId="3D177C63" w14:textId="77777777" w:rsidTr="008F73F0">
        <w:tc>
          <w:tcPr>
            <w:tcW w:w="4644" w:type="dxa"/>
          </w:tcPr>
          <w:p w14:paraId="2B935E38" w14:textId="6CDC29B5" w:rsidR="008F73F0" w:rsidRPr="003005C2" w:rsidRDefault="008F73F0" w:rsidP="003005C2">
            <w:pPr>
              <w:pStyle w:val="normaltablas"/>
              <w:spacing w:line="480" w:lineRule="auto"/>
              <w:rPr>
                <w:i w:val="0"/>
                <w:iCs/>
                <w:sz w:val="22"/>
                <w:szCs w:val="22"/>
                <w:lang w:val="es-DO"/>
              </w:rPr>
            </w:pPr>
            <w:r w:rsidRPr="003005C2">
              <w:rPr>
                <w:i w:val="0"/>
                <w:iCs/>
                <w:sz w:val="22"/>
                <w:szCs w:val="22"/>
              </w:rPr>
              <w:t xml:space="preserve">Lenguaje de Programación </w:t>
            </w:r>
            <w:proofErr w:type="spellStart"/>
            <w:r w:rsidRPr="003005C2">
              <w:rPr>
                <w:i w:val="0"/>
                <w:iCs/>
                <w:sz w:val="22"/>
                <w:szCs w:val="22"/>
              </w:rPr>
              <w:t>Backend</w:t>
            </w:r>
            <w:proofErr w:type="spellEnd"/>
          </w:p>
        </w:tc>
        <w:tc>
          <w:tcPr>
            <w:tcW w:w="5103" w:type="dxa"/>
          </w:tcPr>
          <w:p w14:paraId="4F925D70" w14:textId="0D1FD24D" w:rsidR="008F73F0" w:rsidRPr="003005C2" w:rsidRDefault="005D59C5" w:rsidP="003005C2">
            <w:pPr>
              <w:pStyle w:val="normaltablas"/>
              <w:spacing w:line="480" w:lineRule="auto"/>
              <w:rPr>
                <w:i w:val="0"/>
                <w:iCs/>
                <w:sz w:val="22"/>
                <w:szCs w:val="22"/>
                <w:lang w:val="es-DO"/>
              </w:rPr>
            </w:pPr>
            <w:r w:rsidRPr="003005C2">
              <w:rPr>
                <w:i w:val="0"/>
                <w:iCs/>
                <w:sz w:val="22"/>
                <w:szCs w:val="22"/>
              </w:rPr>
              <w:t>Python 3.12 o superior.</w:t>
            </w:r>
          </w:p>
        </w:tc>
      </w:tr>
      <w:tr w:rsidR="008F73F0" w:rsidRPr="00EE0A63" w14:paraId="2DFB4ADC" w14:textId="77777777" w:rsidTr="008F73F0">
        <w:tc>
          <w:tcPr>
            <w:tcW w:w="4644" w:type="dxa"/>
          </w:tcPr>
          <w:p w14:paraId="490BAE9E" w14:textId="1DF39281" w:rsidR="008F73F0" w:rsidRPr="003005C2" w:rsidRDefault="005D59C5" w:rsidP="003005C2">
            <w:pPr>
              <w:pStyle w:val="normaltablas"/>
              <w:spacing w:line="480" w:lineRule="auto"/>
              <w:rPr>
                <w:i w:val="0"/>
                <w:iCs/>
                <w:sz w:val="22"/>
                <w:szCs w:val="22"/>
                <w:lang w:val="es-DO"/>
              </w:rPr>
            </w:pPr>
            <w:r w:rsidRPr="003005C2">
              <w:rPr>
                <w:i w:val="0"/>
                <w:iCs/>
                <w:sz w:val="22"/>
                <w:szCs w:val="22"/>
              </w:rPr>
              <w:t xml:space="preserve">Framework </w:t>
            </w:r>
            <w:proofErr w:type="spellStart"/>
            <w:r w:rsidRPr="003005C2">
              <w:rPr>
                <w:i w:val="0"/>
                <w:iCs/>
                <w:sz w:val="22"/>
                <w:szCs w:val="22"/>
              </w:rPr>
              <w:t>Backend</w:t>
            </w:r>
            <w:proofErr w:type="spellEnd"/>
          </w:p>
        </w:tc>
        <w:tc>
          <w:tcPr>
            <w:tcW w:w="5103" w:type="dxa"/>
          </w:tcPr>
          <w:p w14:paraId="6036B644" w14:textId="0C829B21" w:rsidR="008F73F0" w:rsidRPr="003005C2" w:rsidRDefault="005D59C5" w:rsidP="003005C2">
            <w:pPr>
              <w:pStyle w:val="normaltablas"/>
              <w:spacing w:line="480" w:lineRule="auto"/>
              <w:rPr>
                <w:i w:val="0"/>
                <w:iCs/>
                <w:sz w:val="22"/>
                <w:szCs w:val="22"/>
                <w:lang w:val="es-DO"/>
              </w:rPr>
            </w:pPr>
            <w:r w:rsidRPr="003005C2">
              <w:rPr>
                <w:i w:val="0"/>
                <w:iCs/>
                <w:sz w:val="22"/>
                <w:szCs w:val="22"/>
              </w:rPr>
              <w:t>Django 5 y Django REST Framework para la construcción de la API y la lógica de negocio.</w:t>
            </w:r>
          </w:p>
        </w:tc>
      </w:tr>
      <w:tr w:rsidR="008F73F0" w:rsidRPr="00EE0A63" w14:paraId="48DA1B2F" w14:textId="77777777" w:rsidTr="008F73F0">
        <w:tc>
          <w:tcPr>
            <w:tcW w:w="4644" w:type="dxa"/>
          </w:tcPr>
          <w:p w14:paraId="1C73B2F0" w14:textId="13403B43" w:rsidR="008F73F0" w:rsidRPr="003005C2" w:rsidRDefault="005D59C5" w:rsidP="003005C2">
            <w:pPr>
              <w:pStyle w:val="normaltablas"/>
              <w:spacing w:line="480" w:lineRule="auto"/>
              <w:rPr>
                <w:i w:val="0"/>
                <w:iCs/>
                <w:sz w:val="22"/>
                <w:szCs w:val="22"/>
                <w:lang w:val="es-DO"/>
              </w:rPr>
            </w:pPr>
            <w:r w:rsidRPr="003005C2">
              <w:rPr>
                <w:i w:val="0"/>
                <w:iCs/>
                <w:sz w:val="22"/>
                <w:szCs w:val="22"/>
              </w:rPr>
              <w:t xml:space="preserve">Lenguaje de Programación </w:t>
            </w:r>
            <w:proofErr w:type="spellStart"/>
            <w:r w:rsidRPr="003005C2">
              <w:rPr>
                <w:i w:val="0"/>
                <w:iCs/>
                <w:sz w:val="22"/>
                <w:szCs w:val="22"/>
              </w:rPr>
              <w:t>Frontend</w:t>
            </w:r>
            <w:proofErr w:type="spellEnd"/>
          </w:p>
        </w:tc>
        <w:tc>
          <w:tcPr>
            <w:tcW w:w="5103" w:type="dxa"/>
          </w:tcPr>
          <w:p w14:paraId="1DA472F0" w14:textId="740DFE8F" w:rsidR="008F73F0" w:rsidRPr="003005C2" w:rsidRDefault="005D59C5" w:rsidP="003005C2">
            <w:pPr>
              <w:pStyle w:val="normaltablas"/>
              <w:spacing w:line="480" w:lineRule="auto"/>
              <w:rPr>
                <w:i w:val="0"/>
                <w:iCs/>
                <w:sz w:val="22"/>
                <w:szCs w:val="22"/>
                <w:lang w:val="es-DO"/>
              </w:rPr>
            </w:pPr>
            <w:proofErr w:type="spellStart"/>
            <w:r w:rsidRPr="003005C2">
              <w:rPr>
                <w:i w:val="0"/>
                <w:iCs/>
                <w:sz w:val="22"/>
                <w:szCs w:val="22"/>
              </w:rPr>
              <w:t>TypeScript</w:t>
            </w:r>
            <w:proofErr w:type="spellEnd"/>
            <w:r w:rsidRPr="003005C2">
              <w:rPr>
                <w:i w:val="0"/>
                <w:iCs/>
                <w:sz w:val="22"/>
                <w:szCs w:val="22"/>
              </w:rPr>
              <w:t>, HTML5 y CSS3.</w:t>
            </w:r>
          </w:p>
        </w:tc>
      </w:tr>
      <w:tr w:rsidR="005D59C5" w:rsidRPr="00EE0A63" w14:paraId="1C64E01E" w14:textId="77777777" w:rsidTr="008F73F0">
        <w:tc>
          <w:tcPr>
            <w:tcW w:w="4644" w:type="dxa"/>
          </w:tcPr>
          <w:p w14:paraId="2FC146C2" w14:textId="662D17E1" w:rsidR="005D59C5" w:rsidRPr="003005C2" w:rsidRDefault="005D59C5" w:rsidP="003005C2">
            <w:pPr>
              <w:pStyle w:val="normaltablas"/>
              <w:spacing w:line="480" w:lineRule="auto"/>
              <w:rPr>
                <w:i w:val="0"/>
                <w:iCs/>
                <w:sz w:val="22"/>
                <w:szCs w:val="22"/>
              </w:rPr>
            </w:pPr>
            <w:r w:rsidRPr="003005C2">
              <w:rPr>
                <w:i w:val="0"/>
                <w:iCs/>
                <w:sz w:val="22"/>
                <w:szCs w:val="22"/>
              </w:rPr>
              <w:t xml:space="preserve">Framework </w:t>
            </w:r>
            <w:proofErr w:type="spellStart"/>
            <w:r w:rsidRPr="003005C2">
              <w:rPr>
                <w:i w:val="0"/>
                <w:iCs/>
                <w:sz w:val="22"/>
                <w:szCs w:val="22"/>
              </w:rPr>
              <w:t>Frontend</w:t>
            </w:r>
            <w:proofErr w:type="spellEnd"/>
          </w:p>
        </w:tc>
        <w:tc>
          <w:tcPr>
            <w:tcW w:w="5103" w:type="dxa"/>
          </w:tcPr>
          <w:p w14:paraId="24C45E5D" w14:textId="062144FA" w:rsidR="005D59C5" w:rsidRPr="003005C2" w:rsidRDefault="005D59C5" w:rsidP="003005C2">
            <w:pPr>
              <w:pStyle w:val="normaltablas"/>
              <w:spacing w:line="480" w:lineRule="auto"/>
              <w:rPr>
                <w:i w:val="0"/>
                <w:iCs/>
                <w:sz w:val="22"/>
                <w:szCs w:val="22"/>
              </w:rPr>
            </w:pPr>
            <w:r w:rsidRPr="003005C2">
              <w:rPr>
                <w:i w:val="0"/>
                <w:iCs/>
                <w:sz w:val="22"/>
                <w:szCs w:val="22"/>
              </w:rPr>
              <w:t>Angular 20 o superior para el desarrollo de la interfaz de usuario.</w:t>
            </w:r>
          </w:p>
        </w:tc>
      </w:tr>
      <w:tr w:rsidR="005D59C5" w:rsidRPr="00EE0A63" w14:paraId="15860FC1" w14:textId="77777777" w:rsidTr="008F73F0">
        <w:tc>
          <w:tcPr>
            <w:tcW w:w="4644" w:type="dxa"/>
          </w:tcPr>
          <w:p w14:paraId="64F69991" w14:textId="65905896" w:rsidR="005D59C5" w:rsidRPr="003005C2" w:rsidRDefault="005D59C5" w:rsidP="003005C2">
            <w:pPr>
              <w:pStyle w:val="normaltablas"/>
              <w:spacing w:line="480" w:lineRule="auto"/>
              <w:rPr>
                <w:i w:val="0"/>
                <w:iCs/>
                <w:sz w:val="22"/>
                <w:szCs w:val="22"/>
              </w:rPr>
            </w:pPr>
            <w:r w:rsidRPr="003005C2">
              <w:rPr>
                <w:i w:val="0"/>
                <w:iCs/>
                <w:sz w:val="22"/>
                <w:szCs w:val="22"/>
              </w:rPr>
              <w:t>Entorno de Desarrollo Integrado (IDE)</w:t>
            </w:r>
          </w:p>
        </w:tc>
        <w:tc>
          <w:tcPr>
            <w:tcW w:w="5103" w:type="dxa"/>
          </w:tcPr>
          <w:p w14:paraId="636E3221" w14:textId="4D2A60C1" w:rsidR="005D59C5" w:rsidRPr="003005C2" w:rsidRDefault="005D59C5" w:rsidP="003005C2">
            <w:pPr>
              <w:pStyle w:val="normaltablas"/>
              <w:spacing w:line="480" w:lineRule="auto"/>
              <w:rPr>
                <w:i w:val="0"/>
                <w:iCs/>
                <w:sz w:val="22"/>
                <w:szCs w:val="22"/>
              </w:rPr>
            </w:pPr>
            <w:r w:rsidRPr="003005C2">
              <w:rPr>
                <w:i w:val="0"/>
                <w:iCs/>
                <w:sz w:val="22"/>
                <w:szCs w:val="22"/>
              </w:rPr>
              <w:t>Visual Studio Code o herramienta equivalente.</w:t>
            </w:r>
          </w:p>
        </w:tc>
      </w:tr>
      <w:tr w:rsidR="005D59C5" w:rsidRPr="00EE0A63" w14:paraId="6CB90EE5" w14:textId="77777777" w:rsidTr="008F73F0">
        <w:tc>
          <w:tcPr>
            <w:tcW w:w="4644" w:type="dxa"/>
          </w:tcPr>
          <w:p w14:paraId="53172AF1" w14:textId="2F61A9C3" w:rsidR="005D59C5" w:rsidRPr="003005C2" w:rsidRDefault="005D59C5" w:rsidP="003005C2">
            <w:pPr>
              <w:pStyle w:val="normaltablas"/>
              <w:spacing w:line="480" w:lineRule="auto"/>
              <w:rPr>
                <w:i w:val="0"/>
                <w:iCs/>
                <w:sz w:val="22"/>
                <w:szCs w:val="22"/>
              </w:rPr>
            </w:pPr>
            <w:r w:rsidRPr="003005C2">
              <w:rPr>
                <w:i w:val="0"/>
                <w:iCs/>
                <w:sz w:val="22"/>
                <w:szCs w:val="22"/>
              </w:rPr>
              <w:t>Control de Versiones</w:t>
            </w:r>
          </w:p>
        </w:tc>
        <w:tc>
          <w:tcPr>
            <w:tcW w:w="5103" w:type="dxa"/>
          </w:tcPr>
          <w:p w14:paraId="3AD7327F" w14:textId="1FDB8B46" w:rsidR="005D59C5" w:rsidRPr="003005C2" w:rsidRDefault="005D59C5" w:rsidP="003005C2">
            <w:pPr>
              <w:pStyle w:val="normaltablas"/>
              <w:spacing w:line="480" w:lineRule="auto"/>
              <w:rPr>
                <w:i w:val="0"/>
                <w:iCs/>
                <w:sz w:val="22"/>
                <w:szCs w:val="22"/>
              </w:rPr>
            </w:pPr>
            <w:r w:rsidRPr="003005C2">
              <w:rPr>
                <w:i w:val="0"/>
                <w:iCs/>
                <w:sz w:val="22"/>
                <w:szCs w:val="22"/>
              </w:rPr>
              <w:t>Git para el control de cambios durante el desarrollo.</w:t>
            </w:r>
          </w:p>
        </w:tc>
      </w:tr>
      <w:tr w:rsidR="005D59C5" w:rsidRPr="00EE0A63" w14:paraId="1ED6DF44" w14:textId="77777777" w:rsidTr="008F73F0">
        <w:tc>
          <w:tcPr>
            <w:tcW w:w="4644" w:type="dxa"/>
          </w:tcPr>
          <w:p w14:paraId="127D6274" w14:textId="7E94FAD6" w:rsidR="005D59C5" w:rsidRPr="003005C2" w:rsidRDefault="005D59C5" w:rsidP="003005C2">
            <w:pPr>
              <w:pStyle w:val="normaltablas"/>
              <w:spacing w:line="480" w:lineRule="auto"/>
              <w:rPr>
                <w:i w:val="0"/>
                <w:iCs/>
                <w:sz w:val="22"/>
                <w:szCs w:val="22"/>
              </w:rPr>
            </w:pPr>
            <w:r w:rsidRPr="003005C2">
              <w:rPr>
                <w:i w:val="0"/>
                <w:iCs/>
                <w:sz w:val="22"/>
                <w:szCs w:val="22"/>
              </w:rPr>
              <w:t>Repositorio de Código</w:t>
            </w:r>
          </w:p>
        </w:tc>
        <w:tc>
          <w:tcPr>
            <w:tcW w:w="5103" w:type="dxa"/>
          </w:tcPr>
          <w:p w14:paraId="6F36A7F9" w14:textId="6F322042" w:rsidR="005D59C5" w:rsidRPr="003005C2" w:rsidRDefault="005D59C5" w:rsidP="003005C2">
            <w:pPr>
              <w:pStyle w:val="normaltablas"/>
              <w:spacing w:line="480" w:lineRule="auto"/>
              <w:rPr>
                <w:i w:val="0"/>
                <w:iCs/>
                <w:sz w:val="22"/>
                <w:szCs w:val="22"/>
              </w:rPr>
            </w:pPr>
            <w:r w:rsidRPr="003005C2">
              <w:rPr>
                <w:i w:val="0"/>
                <w:iCs/>
                <w:sz w:val="22"/>
                <w:szCs w:val="22"/>
              </w:rPr>
              <w:t>GitHub para el almacenamiento y gestión del código fuente.</w:t>
            </w:r>
          </w:p>
        </w:tc>
      </w:tr>
      <w:tr w:rsidR="005D59C5" w:rsidRPr="00EE0A63" w14:paraId="5F334163" w14:textId="77777777" w:rsidTr="008F73F0">
        <w:tc>
          <w:tcPr>
            <w:tcW w:w="4644" w:type="dxa"/>
          </w:tcPr>
          <w:p w14:paraId="0914FB8D" w14:textId="3C71B0F1" w:rsidR="005D59C5" w:rsidRPr="003005C2" w:rsidRDefault="005D59C5" w:rsidP="003005C2">
            <w:pPr>
              <w:pStyle w:val="normaltablas"/>
              <w:spacing w:line="480" w:lineRule="auto"/>
              <w:rPr>
                <w:i w:val="0"/>
                <w:iCs/>
                <w:sz w:val="22"/>
                <w:szCs w:val="22"/>
              </w:rPr>
            </w:pPr>
            <w:r w:rsidRPr="003005C2">
              <w:rPr>
                <w:i w:val="0"/>
                <w:iCs/>
                <w:sz w:val="22"/>
                <w:szCs w:val="22"/>
              </w:rPr>
              <w:t>Navegador Web</w:t>
            </w:r>
          </w:p>
        </w:tc>
        <w:tc>
          <w:tcPr>
            <w:tcW w:w="5103" w:type="dxa"/>
          </w:tcPr>
          <w:p w14:paraId="05030068" w14:textId="36825F9E" w:rsidR="005D59C5" w:rsidRPr="003005C2" w:rsidRDefault="005D59C5" w:rsidP="003005C2">
            <w:pPr>
              <w:pStyle w:val="normaltablas"/>
              <w:spacing w:line="480" w:lineRule="auto"/>
              <w:rPr>
                <w:i w:val="0"/>
                <w:iCs/>
                <w:sz w:val="22"/>
                <w:szCs w:val="22"/>
              </w:rPr>
            </w:pPr>
            <w:r w:rsidRPr="003005C2">
              <w:rPr>
                <w:i w:val="0"/>
                <w:iCs/>
                <w:sz w:val="22"/>
                <w:szCs w:val="22"/>
              </w:rPr>
              <w:t>Google Chrome, Microsoft Edge, Opera o Mozilla Firefox actualizados.</w:t>
            </w:r>
          </w:p>
        </w:tc>
      </w:tr>
      <w:tr w:rsidR="005D59C5" w:rsidRPr="00EE0A63" w14:paraId="62825499" w14:textId="77777777" w:rsidTr="008F73F0">
        <w:tc>
          <w:tcPr>
            <w:tcW w:w="4644" w:type="dxa"/>
          </w:tcPr>
          <w:p w14:paraId="4C60683A" w14:textId="7A43BB3B" w:rsidR="005D59C5" w:rsidRPr="003005C2" w:rsidRDefault="005D59C5" w:rsidP="003005C2">
            <w:pPr>
              <w:pStyle w:val="normaltablas"/>
              <w:spacing w:line="480" w:lineRule="auto"/>
              <w:rPr>
                <w:i w:val="0"/>
                <w:iCs/>
                <w:sz w:val="22"/>
                <w:szCs w:val="22"/>
              </w:rPr>
            </w:pPr>
            <w:r w:rsidRPr="003005C2">
              <w:rPr>
                <w:i w:val="0"/>
                <w:iCs/>
                <w:sz w:val="22"/>
                <w:szCs w:val="22"/>
              </w:rPr>
              <w:t>Herramientas de Diseño</w:t>
            </w:r>
          </w:p>
        </w:tc>
        <w:tc>
          <w:tcPr>
            <w:tcW w:w="5103" w:type="dxa"/>
          </w:tcPr>
          <w:p w14:paraId="298B5D2D" w14:textId="1DCC46BE" w:rsidR="005D59C5" w:rsidRPr="003005C2" w:rsidRDefault="005D59C5" w:rsidP="003005C2">
            <w:pPr>
              <w:pStyle w:val="normaltablas"/>
              <w:spacing w:line="480" w:lineRule="auto"/>
              <w:rPr>
                <w:i w:val="0"/>
                <w:iCs/>
                <w:sz w:val="22"/>
                <w:szCs w:val="22"/>
              </w:rPr>
            </w:pPr>
            <w:proofErr w:type="spellStart"/>
            <w:r w:rsidRPr="003005C2">
              <w:rPr>
                <w:i w:val="0"/>
                <w:iCs/>
                <w:sz w:val="22"/>
                <w:szCs w:val="22"/>
              </w:rPr>
              <w:t>Figma</w:t>
            </w:r>
            <w:proofErr w:type="spellEnd"/>
            <w:r w:rsidRPr="003005C2">
              <w:rPr>
                <w:i w:val="0"/>
                <w:iCs/>
                <w:sz w:val="22"/>
                <w:szCs w:val="22"/>
              </w:rPr>
              <w:t xml:space="preserve"> o </w:t>
            </w:r>
            <w:proofErr w:type="spellStart"/>
            <w:r w:rsidRPr="003005C2">
              <w:rPr>
                <w:i w:val="0"/>
                <w:iCs/>
                <w:sz w:val="22"/>
                <w:szCs w:val="22"/>
              </w:rPr>
              <w:t>Canva</w:t>
            </w:r>
            <w:proofErr w:type="spellEnd"/>
            <w:r w:rsidRPr="003005C2">
              <w:rPr>
                <w:i w:val="0"/>
                <w:iCs/>
                <w:sz w:val="22"/>
                <w:szCs w:val="22"/>
              </w:rPr>
              <w:t>.</w:t>
            </w:r>
          </w:p>
        </w:tc>
      </w:tr>
    </w:tbl>
    <w:p w14:paraId="68DFA226" w14:textId="77777777" w:rsidR="00013592" w:rsidRDefault="00013592" w:rsidP="00B71ED0">
      <w:pPr>
        <w:ind w:firstLine="0"/>
        <w:rPr>
          <w:rFonts w:cs="Arial"/>
          <w:b/>
          <w:bCs/>
          <w:sz w:val="28"/>
          <w:szCs w:val="28"/>
          <w:lang w:val="es-DO"/>
        </w:rPr>
      </w:pPr>
    </w:p>
    <w:p w14:paraId="5A5623BF" w14:textId="6C4F6567" w:rsidR="00013592" w:rsidRPr="00013592" w:rsidRDefault="00013592" w:rsidP="00903BC8">
      <w:pPr>
        <w:pStyle w:val="Ttulo2"/>
      </w:pPr>
      <w:bookmarkStart w:id="49" w:name="_Toc237457031"/>
      <w:r w:rsidRPr="00013592">
        <w:lastRenderedPageBreak/>
        <w:t>Arquitectura técnica del proyecto.</w:t>
      </w:r>
      <w:bookmarkEnd w:id="49"/>
      <w:r w:rsidRPr="00013592">
        <w:fldChar w:fldCharType="begin"/>
      </w:r>
      <w:r w:rsidRPr="00013592">
        <w:instrText xml:space="preserve"> XE "Arquitectura técnica del proyecto.;17" </w:instrText>
      </w:r>
      <w:r w:rsidRPr="00013592">
        <w:fldChar w:fldCharType="end"/>
      </w:r>
    </w:p>
    <w:p w14:paraId="3EC81640" w14:textId="77777777" w:rsidR="00144D48" w:rsidRDefault="00144D48" w:rsidP="00A33457">
      <w:r w:rsidRPr="00144D48">
        <w:t>La arquitectura propuesta para el Sistema de Gestión de Evidencias para la Evaluación Quinquenal UASD–MESCyT estará basada en un modelo cliente-servidor de tres capas, compuesto por la capa de presentación, la capa de lógica de negocio y la capa de datos. Esta arquitectura permitirá una adecuada separación de responsabilidades, facilitando el mantenimiento, escalabilidad y seguridad del sistema.</w:t>
      </w:r>
    </w:p>
    <w:p w14:paraId="26217E6B" w14:textId="03C52FAA" w:rsidR="00144D48" w:rsidRDefault="00144D48" w:rsidP="00A33457">
      <w:pPr>
        <w:pStyle w:val="Ttulo3"/>
        <w:numPr>
          <w:ilvl w:val="2"/>
          <w:numId w:val="1"/>
        </w:numPr>
        <w:rPr>
          <w:rFonts w:eastAsiaTheme="minorHAnsi" w:cs="Arial"/>
          <w:b w:val="0"/>
          <w:bCs/>
        </w:rPr>
      </w:pPr>
      <w:bookmarkStart w:id="50" w:name="_Toc237457032"/>
      <w:r w:rsidRPr="00144D48">
        <w:rPr>
          <w:rFonts w:eastAsiaTheme="minorHAnsi" w:cs="Arial"/>
          <w:bCs/>
        </w:rPr>
        <w:t>Diseño de la conexión de la Red</w:t>
      </w:r>
      <w:bookmarkEnd w:id="50"/>
    </w:p>
    <w:p w14:paraId="102695FC" w14:textId="13F3934D" w:rsidR="00144D48" w:rsidRPr="00144D48" w:rsidRDefault="00144D48" w:rsidP="00D45B09">
      <w:pPr>
        <w:spacing w:after="0"/>
        <w:rPr>
          <w:rFonts w:cs="Arial"/>
        </w:rPr>
      </w:pPr>
      <w:r w:rsidRPr="00144D48">
        <w:rPr>
          <w:rFonts w:cs="Arial"/>
        </w:rPr>
        <w:t>Los usuarios accederán al sistema a través de navegadores web instalados en computadoras o dispositivos móviles conectados a la red institucional o a Internet. Las solicitudes realizadas por los usuarios serán procesadas por el servidor de aplicaciones, el cual gestionará la lógica del negocio y la comunicación con la base de datos.</w:t>
      </w:r>
    </w:p>
    <w:p w14:paraId="499C3653" w14:textId="323E2330" w:rsidR="00144D48" w:rsidRDefault="00D45B09" w:rsidP="00A33457">
      <w:pPr>
        <w:pStyle w:val="Ttulo3"/>
        <w:numPr>
          <w:ilvl w:val="2"/>
          <w:numId w:val="1"/>
        </w:numPr>
        <w:rPr>
          <w:rFonts w:eastAsiaTheme="minorHAnsi" w:cs="Arial"/>
          <w:b w:val="0"/>
          <w:bCs/>
        </w:rPr>
      </w:pPr>
      <w:bookmarkStart w:id="51" w:name="_Toc237457033"/>
      <w:r>
        <w:rPr>
          <w:rFonts w:eastAsiaTheme="minorHAnsi" w:cs="Arial"/>
          <w:bCs/>
        </w:rPr>
        <w:t>Infraestructura de los servidores</w:t>
      </w:r>
      <w:bookmarkEnd w:id="51"/>
    </w:p>
    <w:p w14:paraId="73264059" w14:textId="1D7F94AA" w:rsidR="006F7ACC" w:rsidRPr="006F7ACC" w:rsidRDefault="00D45B09" w:rsidP="006F7ACC">
      <w:pPr>
        <w:spacing w:after="0"/>
        <w:rPr>
          <w:rFonts w:cs="Arial"/>
        </w:rPr>
      </w:pPr>
      <w:r w:rsidRPr="00D45B09">
        <w:rPr>
          <w:rFonts w:cs="Arial"/>
        </w:rPr>
        <w:t>El sistema podrá implementarse en un servidor físico o virtual que cumpla con los requerimientos de procesamiento, memoria y almacenamiento definidos para el proyecto. Dicho servidor alojará la aplicación web, la base de datos y los documentos correspondientes a las evidencias institucionales.</w:t>
      </w:r>
    </w:p>
    <w:p w14:paraId="2B3377D3" w14:textId="33B314A8" w:rsidR="00D45B09" w:rsidRDefault="00144D48" w:rsidP="00A33457">
      <w:pPr>
        <w:pStyle w:val="Ttulo1"/>
        <w:numPr>
          <w:ilvl w:val="2"/>
          <w:numId w:val="1"/>
        </w:numPr>
        <w:jc w:val="both"/>
        <w:rPr>
          <w:rFonts w:eastAsiaTheme="minorHAnsi"/>
          <w:sz w:val="32"/>
          <w:szCs w:val="32"/>
        </w:rPr>
      </w:pPr>
      <w:bookmarkStart w:id="52" w:name="_Toc237457034"/>
      <w:r w:rsidRPr="00144D48">
        <w:rPr>
          <w:rFonts w:eastAsiaTheme="minorHAnsi"/>
        </w:rPr>
        <w:t xml:space="preserve">Diseño de conexión </w:t>
      </w:r>
      <w:r w:rsidR="00D45B09">
        <w:rPr>
          <w:rFonts w:eastAsiaTheme="minorHAnsi"/>
        </w:rPr>
        <w:t>a internet</w:t>
      </w:r>
      <w:bookmarkEnd w:id="52"/>
    </w:p>
    <w:p w14:paraId="5A3477CA" w14:textId="71B479D7" w:rsidR="0010021B" w:rsidRDefault="00D45B09" w:rsidP="005C347F">
      <w:pPr>
        <w:rPr>
          <w:lang w:val="es-DO"/>
        </w:rPr>
      </w:pPr>
      <w:r w:rsidRPr="00D45B09">
        <w:t>El sistema requerirá una conexión permanente a Internet para permitir el acceso remoto de los usuarios autorizados. La velocidad de conexión deberá ser suficiente para soportar la carga y descarga de documentos digitales, así como la interacción simultánea de múltiples usuarios dentro de la plataforma.</w:t>
      </w:r>
      <w:r w:rsidRPr="00D45B09">
        <w:rPr>
          <w:lang w:val="es-DO"/>
        </w:rPr>
        <w:t xml:space="preserve"> </w:t>
      </w:r>
    </w:p>
    <w:p w14:paraId="718EF5F9" w14:textId="06FDF315" w:rsidR="0010021B" w:rsidRPr="00A33457" w:rsidRDefault="0010021B" w:rsidP="006F7ACC">
      <w:pPr>
        <w:pStyle w:val="Ttulo1"/>
        <w:numPr>
          <w:ilvl w:val="2"/>
          <w:numId w:val="1"/>
        </w:numPr>
        <w:jc w:val="both"/>
      </w:pPr>
      <w:bookmarkStart w:id="53" w:name="_Toc237457035"/>
      <w:r w:rsidRPr="00A33457">
        <w:lastRenderedPageBreak/>
        <w:t>Diagrama de red</w:t>
      </w:r>
      <w:bookmarkEnd w:id="53"/>
    </w:p>
    <w:p w14:paraId="493735E5" w14:textId="77777777" w:rsidR="00AF6C69" w:rsidRDefault="002A40A6" w:rsidP="00B138E7">
      <w:pPr>
        <w:ind w:firstLine="0"/>
        <w:rPr>
          <w:rFonts w:cs="Arial"/>
          <w:b/>
          <w:bCs/>
          <w:sz w:val="32"/>
          <w:szCs w:val="32"/>
        </w:rPr>
      </w:pPr>
      <w:r w:rsidRPr="002A40A6">
        <w:rPr>
          <w:noProof/>
          <w:lang w:val="es-DO" w:eastAsia="es-DO"/>
        </w:rPr>
        <w:drawing>
          <wp:inline distT="0" distB="0" distL="0" distR="0" wp14:anchorId="31E4EDB2" wp14:editId="3730C741">
            <wp:extent cx="5943600" cy="5820410"/>
            <wp:effectExtent l="0" t="0" r="0" b="8890"/>
            <wp:docPr id="162489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1803" name=""/>
                    <pic:cNvPicPr/>
                  </pic:nvPicPr>
                  <pic:blipFill>
                    <a:blip r:embed="rId9"/>
                    <a:stretch>
                      <a:fillRect/>
                    </a:stretch>
                  </pic:blipFill>
                  <pic:spPr>
                    <a:xfrm>
                      <a:off x="0" y="0"/>
                      <a:ext cx="5943600" cy="5820410"/>
                    </a:xfrm>
                    <a:prstGeom prst="rect">
                      <a:avLst/>
                    </a:prstGeom>
                  </pic:spPr>
                </pic:pic>
              </a:graphicData>
            </a:graphic>
          </wp:inline>
        </w:drawing>
      </w:r>
    </w:p>
    <w:p w14:paraId="4C3B4A7D" w14:textId="04EE34E7" w:rsidR="00AF6C69" w:rsidRPr="00AF6C69" w:rsidRDefault="00AF6C69" w:rsidP="009A00C3">
      <w:pPr>
        <w:pStyle w:val="Ttulo1"/>
      </w:pPr>
      <w:bookmarkStart w:id="54" w:name="_Toc237457036"/>
      <w:r w:rsidRPr="00AF6C69">
        <w:t>Presupuesto</w:t>
      </w:r>
      <w:bookmarkEnd w:id="54"/>
    </w:p>
    <w:p w14:paraId="43BBEFB6" w14:textId="20895733" w:rsidR="00AF6C69" w:rsidRPr="007F22EA" w:rsidRDefault="00AF6C69" w:rsidP="007F22EA">
      <w:pPr>
        <w:spacing w:after="0"/>
        <w:rPr>
          <w:rFonts w:cs="Arial"/>
        </w:rPr>
      </w:pPr>
      <w:r w:rsidRPr="007F22EA">
        <w:rPr>
          <w:rFonts w:cs="Arial"/>
        </w:rPr>
        <w:t>Para este capítulo trabajaremos la parte de presupuesto, enfocándonos en tres puntos esenciales,</w:t>
      </w:r>
      <w:r w:rsidR="007F22EA" w:rsidRPr="007F22EA">
        <w:rPr>
          <w:rFonts w:cs="Arial"/>
        </w:rPr>
        <w:t xml:space="preserve"> el presupuesto de software, donde se detallará los costos en hora de los programas, licencias y otras herramientas digitales a utilizar. El presupuesto de hardware, donde se mostrarán los detalles de los equipos a utilizar para la creación y mantenimiento del proyecto. </w:t>
      </w:r>
      <w:proofErr w:type="gramStart"/>
      <w:r w:rsidR="007F22EA" w:rsidRPr="007F22EA">
        <w:rPr>
          <w:rFonts w:cs="Arial"/>
        </w:rPr>
        <w:t xml:space="preserve">El </w:t>
      </w:r>
      <w:r w:rsidR="007F22EA" w:rsidRPr="007F22EA">
        <w:rPr>
          <w:rFonts w:cs="Arial"/>
        </w:rPr>
        <w:lastRenderedPageBreak/>
        <w:t>último punto a destacar</w:t>
      </w:r>
      <w:proofErr w:type="gramEnd"/>
      <w:r w:rsidR="007F22EA" w:rsidRPr="007F22EA">
        <w:rPr>
          <w:rFonts w:cs="Arial"/>
        </w:rPr>
        <w:t xml:space="preserve"> será el de oferta al cliente, donde se detallan el producto final junto con los costos y beneficios de este.</w:t>
      </w:r>
    </w:p>
    <w:p w14:paraId="10670010" w14:textId="56E479E2" w:rsidR="00063A72" w:rsidRPr="00063A72" w:rsidRDefault="00063A72" w:rsidP="00903BC8">
      <w:pPr>
        <w:pStyle w:val="Ttulo2"/>
      </w:pPr>
      <w:bookmarkStart w:id="55" w:name="_Toc237457037"/>
      <w:r w:rsidRPr="00063A72">
        <w:t>Presupuesto de Software</w:t>
      </w:r>
      <w:bookmarkEnd w:id="55"/>
    </w:p>
    <w:p w14:paraId="5A7A2F51" w14:textId="2EDAA1D6" w:rsidR="00063A72" w:rsidRDefault="00063A72" w:rsidP="00063A72">
      <w:pPr>
        <w:spacing w:after="0"/>
        <w:rPr>
          <w:rFonts w:cs="Arial"/>
          <w:lang w:val="es-DO"/>
        </w:rPr>
      </w:pPr>
      <w:r w:rsidRPr="00063A72">
        <w:rPr>
          <w:rFonts w:cs="Arial"/>
          <w:lang w:val="es-DO"/>
        </w:rPr>
        <w:t>El desarrollo de</w:t>
      </w:r>
      <w:r w:rsidR="000640D8">
        <w:rPr>
          <w:rFonts w:cs="Arial"/>
          <w:lang w:val="es-DO"/>
        </w:rPr>
        <w:t xml:space="preserve"> este</w:t>
      </w:r>
      <w:r w:rsidRPr="00063A72">
        <w:rPr>
          <w:rFonts w:cs="Arial"/>
          <w:lang w:val="es-DO"/>
        </w:rPr>
        <w:t xml:space="preserve"> sistema requerirá la utilización de </w:t>
      </w:r>
      <w:r w:rsidR="000640D8">
        <w:rPr>
          <w:rFonts w:cs="Arial"/>
          <w:lang w:val="es-DO"/>
        </w:rPr>
        <w:t xml:space="preserve">algunas </w:t>
      </w:r>
      <w:r w:rsidRPr="00063A72">
        <w:rPr>
          <w:rFonts w:cs="Arial"/>
          <w:lang w:val="es-DO"/>
        </w:rPr>
        <w:t xml:space="preserve">herramientas de programación, diseño, gestión de bases de datos y control de versiones. Aunque gran parte de las tecnologías </w:t>
      </w:r>
      <w:r w:rsidR="000640D8">
        <w:rPr>
          <w:rFonts w:cs="Arial"/>
          <w:lang w:val="es-DO"/>
        </w:rPr>
        <w:t>a usar</w:t>
      </w:r>
      <w:r w:rsidRPr="00063A72">
        <w:rPr>
          <w:rFonts w:cs="Arial"/>
          <w:lang w:val="es-DO"/>
        </w:rPr>
        <w:t xml:space="preserve"> son de código abierto</w:t>
      </w:r>
      <w:r w:rsidR="000640D8">
        <w:rPr>
          <w:rFonts w:cs="Arial"/>
          <w:lang w:val="es-DO"/>
        </w:rPr>
        <w:t xml:space="preserve"> </w:t>
      </w:r>
      <w:r w:rsidRPr="00063A72">
        <w:rPr>
          <w:rFonts w:cs="Arial"/>
          <w:lang w:val="es-DO"/>
        </w:rPr>
        <w:t>y no representan costos de licenciamiento</w:t>
      </w:r>
      <w:r w:rsidR="000640D8">
        <w:rPr>
          <w:rFonts w:cs="Arial"/>
          <w:lang w:val="es-DO"/>
        </w:rPr>
        <w:t>, como Django, Angular, Postman, etc.</w:t>
      </w:r>
      <w:r w:rsidRPr="00063A72">
        <w:rPr>
          <w:rFonts w:cs="Arial"/>
          <w:lang w:val="es-DO"/>
        </w:rPr>
        <w:t xml:space="preserve"> es necesario considerar el costo de las horas de trabajo invertidas por el equipo de desarrollo.</w:t>
      </w:r>
    </w:p>
    <w:p w14:paraId="4B97ACA5" w14:textId="62F356C6" w:rsidR="00BB18CC" w:rsidRPr="00BB18CC" w:rsidRDefault="00BB18CC" w:rsidP="00A33457">
      <w:pPr>
        <w:pStyle w:val="Ttulo3"/>
        <w:numPr>
          <w:ilvl w:val="2"/>
          <w:numId w:val="1"/>
        </w:numPr>
        <w:rPr>
          <w:rFonts w:cs="Arial"/>
          <w:b w:val="0"/>
          <w:bCs/>
          <w:lang w:val="es-DO"/>
        </w:rPr>
      </w:pPr>
      <w:bookmarkStart w:id="56" w:name="_Toc237457038"/>
      <w:r w:rsidRPr="00BB18CC">
        <w:rPr>
          <w:rFonts w:cs="Arial"/>
          <w:bCs/>
          <w:lang w:val="es-DO"/>
        </w:rPr>
        <w:t>Costos en desarrollo</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0"/>
        <w:gridCol w:w="2045"/>
        <w:gridCol w:w="30"/>
        <w:gridCol w:w="2086"/>
        <w:gridCol w:w="2551"/>
      </w:tblGrid>
      <w:tr w:rsidR="000640D8" w:rsidRPr="000640D8" w14:paraId="16394FC1" w14:textId="77777777" w:rsidTr="007A594F">
        <w:trPr>
          <w:tblHeader/>
          <w:tblCellSpacing w:w="15" w:type="dxa"/>
        </w:trPr>
        <w:tc>
          <w:tcPr>
            <w:tcW w:w="0" w:type="auto"/>
            <w:shd w:val="clear" w:color="auto" w:fill="00B0F0"/>
            <w:vAlign w:val="center"/>
            <w:hideMark/>
          </w:tcPr>
          <w:p w14:paraId="38F85033" w14:textId="147F68E2" w:rsidR="000640D8" w:rsidRPr="003005C2" w:rsidRDefault="000640D8" w:rsidP="003005C2">
            <w:pPr>
              <w:pStyle w:val="normaltablas"/>
              <w:spacing w:before="240" w:after="0" w:line="480" w:lineRule="auto"/>
              <w:jc w:val="center"/>
              <w:rPr>
                <w:rFonts w:cs="Arial"/>
                <w:b/>
                <w:bCs/>
                <w:i w:val="0"/>
                <w:iCs/>
                <w:sz w:val="22"/>
                <w:szCs w:val="22"/>
                <w:lang w:val="es-DO"/>
              </w:rPr>
            </w:pPr>
            <w:r w:rsidRPr="003005C2">
              <w:rPr>
                <w:rFonts w:cs="Arial"/>
                <w:b/>
                <w:bCs/>
                <w:i w:val="0"/>
                <w:iCs/>
                <w:sz w:val="22"/>
                <w:szCs w:val="22"/>
                <w:lang w:val="es-DO"/>
              </w:rPr>
              <w:t>Recursos</w:t>
            </w:r>
          </w:p>
        </w:tc>
        <w:tc>
          <w:tcPr>
            <w:tcW w:w="2061" w:type="dxa"/>
            <w:gridSpan w:val="2"/>
            <w:shd w:val="clear" w:color="auto" w:fill="00B0F0"/>
            <w:vAlign w:val="center"/>
            <w:hideMark/>
          </w:tcPr>
          <w:p w14:paraId="2929812E" w14:textId="77777777" w:rsidR="000640D8" w:rsidRPr="003005C2" w:rsidRDefault="000640D8" w:rsidP="003005C2">
            <w:pPr>
              <w:pStyle w:val="normaltablas"/>
              <w:spacing w:before="240" w:after="0" w:line="480" w:lineRule="auto"/>
              <w:jc w:val="center"/>
              <w:rPr>
                <w:rFonts w:cs="Arial"/>
                <w:b/>
                <w:bCs/>
                <w:i w:val="0"/>
                <w:iCs/>
                <w:sz w:val="22"/>
                <w:szCs w:val="22"/>
                <w:lang w:val="es-DO"/>
              </w:rPr>
            </w:pPr>
            <w:r w:rsidRPr="003005C2">
              <w:rPr>
                <w:rFonts w:cs="Arial"/>
                <w:b/>
                <w:bCs/>
                <w:i w:val="0"/>
                <w:iCs/>
                <w:sz w:val="22"/>
                <w:szCs w:val="22"/>
                <w:lang w:val="es-DO"/>
              </w:rPr>
              <w:t>Cantidad de Horas</w:t>
            </w:r>
          </w:p>
        </w:tc>
        <w:tc>
          <w:tcPr>
            <w:tcW w:w="2056" w:type="dxa"/>
            <w:shd w:val="clear" w:color="auto" w:fill="00B0F0"/>
            <w:vAlign w:val="center"/>
            <w:hideMark/>
          </w:tcPr>
          <w:p w14:paraId="384D9495" w14:textId="77777777" w:rsidR="000640D8" w:rsidRPr="003005C2" w:rsidRDefault="000640D8" w:rsidP="003005C2">
            <w:pPr>
              <w:pStyle w:val="normaltablas"/>
              <w:spacing w:before="240" w:after="0" w:line="480" w:lineRule="auto"/>
              <w:jc w:val="center"/>
              <w:rPr>
                <w:rFonts w:cs="Arial"/>
                <w:b/>
                <w:bCs/>
                <w:i w:val="0"/>
                <w:iCs/>
                <w:sz w:val="22"/>
                <w:szCs w:val="22"/>
                <w:lang w:val="es-DO"/>
              </w:rPr>
            </w:pPr>
            <w:r w:rsidRPr="003005C2">
              <w:rPr>
                <w:rFonts w:cs="Arial"/>
                <w:b/>
                <w:bCs/>
                <w:i w:val="0"/>
                <w:iCs/>
                <w:sz w:val="22"/>
                <w:szCs w:val="22"/>
                <w:lang w:val="es-DO"/>
              </w:rPr>
              <w:t>Costo por Hora (RD$)</w:t>
            </w:r>
          </w:p>
        </w:tc>
        <w:tc>
          <w:tcPr>
            <w:tcW w:w="2506" w:type="dxa"/>
            <w:shd w:val="clear" w:color="auto" w:fill="00B0F0"/>
            <w:vAlign w:val="center"/>
            <w:hideMark/>
          </w:tcPr>
          <w:p w14:paraId="1349EDED" w14:textId="77777777" w:rsidR="000640D8" w:rsidRPr="003005C2" w:rsidRDefault="000640D8" w:rsidP="003005C2">
            <w:pPr>
              <w:pStyle w:val="normaltablas"/>
              <w:spacing w:before="240" w:after="0" w:line="480" w:lineRule="auto"/>
              <w:jc w:val="center"/>
              <w:rPr>
                <w:rFonts w:cs="Arial"/>
                <w:b/>
                <w:bCs/>
                <w:i w:val="0"/>
                <w:iCs/>
                <w:sz w:val="22"/>
                <w:szCs w:val="22"/>
                <w:lang w:val="es-DO"/>
              </w:rPr>
            </w:pPr>
            <w:r w:rsidRPr="003005C2">
              <w:rPr>
                <w:rFonts w:cs="Arial"/>
                <w:b/>
                <w:bCs/>
                <w:i w:val="0"/>
                <w:iCs/>
                <w:sz w:val="22"/>
                <w:szCs w:val="22"/>
                <w:lang w:val="es-DO"/>
              </w:rPr>
              <w:t>Total (RD$)</w:t>
            </w:r>
          </w:p>
        </w:tc>
      </w:tr>
      <w:tr w:rsidR="000640D8" w:rsidRPr="000640D8" w14:paraId="021CA121" w14:textId="77777777" w:rsidTr="007A594F">
        <w:trPr>
          <w:tblCellSpacing w:w="15" w:type="dxa"/>
        </w:trPr>
        <w:tc>
          <w:tcPr>
            <w:tcW w:w="0" w:type="auto"/>
            <w:vAlign w:val="center"/>
          </w:tcPr>
          <w:p w14:paraId="2FB54A80" w14:textId="66ECA2D0" w:rsidR="000640D8" w:rsidRPr="003005C2" w:rsidRDefault="00C604B2"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Análisis de requerimientos</w:t>
            </w:r>
          </w:p>
        </w:tc>
        <w:tc>
          <w:tcPr>
            <w:tcW w:w="0" w:type="auto"/>
            <w:vAlign w:val="center"/>
          </w:tcPr>
          <w:p w14:paraId="58F7CA7E" w14:textId="14575234" w:rsidR="000640D8"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20</w:t>
            </w:r>
          </w:p>
        </w:tc>
        <w:tc>
          <w:tcPr>
            <w:tcW w:w="2086" w:type="dxa"/>
            <w:gridSpan w:val="2"/>
            <w:vAlign w:val="center"/>
          </w:tcPr>
          <w:p w14:paraId="3520343E" w14:textId="31887AB5" w:rsidR="000640D8"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400</w:t>
            </w:r>
          </w:p>
        </w:tc>
        <w:tc>
          <w:tcPr>
            <w:tcW w:w="2506" w:type="dxa"/>
            <w:vAlign w:val="center"/>
          </w:tcPr>
          <w:p w14:paraId="2F80FAA7" w14:textId="6EE6F0E2" w:rsidR="000640D8"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8,000</w:t>
            </w:r>
          </w:p>
        </w:tc>
      </w:tr>
      <w:tr w:rsidR="00C604B2" w:rsidRPr="000640D8" w14:paraId="02C4E6B9" w14:textId="77777777" w:rsidTr="007A594F">
        <w:trPr>
          <w:tblCellSpacing w:w="15" w:type="dxa"/>
        </w:trPr>
        <w:tc>
          <w:tcPr>
            <w:tcW w:w="0" w:type="auto"/>
            <w:vAlign w:val="center"/>
          </w:tcPr>
          <w:p w14:paraId="5FC8ECFB" w14:textId="4FE2842D" w:rsidR="00C604B2" w:rsidRPr="003005C2" w:rsidRDefault="00C604B2"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Análisis del Sistema</w:t>
            </w:r>
          </w:p>
        </w:tc>
        <w:tc>
          <w:tcPr>
            <w:tcW w:w="0" w:type="auto"/>
            <w:vAlign w:val="center"/>
          </w:tcPr>
          <w:p w14:paraId="3A384348" w14:textId="3FF584D8"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20</w:t>
            </w:r>
          </w:p>
        </w:tc>
        <w:tc>
          <w:tcPr>
            <w:tcW w:w="2086" w:type="dxa"/>
            <w:gridSpan w:val="2"/>
            <w:vAlign w:val="center"/>
          </w:tcPr>
          <w:p w14:paraId="1B7A02CA" w14:textId="48F62BC8"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400</w:t>
            </w:r>
          </w:p>
        </w:tc>
        <w:tc>
          <w:tcPr>
            <w:tcW w:w="2506" w:type="dxa"/>
            <w:vAlign w:val="center"/>
          </w:tcPr>
          <w:p w14:paraId="32C9CCDC" w14:textId="26FA8547"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8,000</w:t>
            </w:r>
          </w:p>
        </w:tc>
      </w:tr>
      <w:tr w:rsidR="00C604B2" w:rsidRPr="000640D8" w14:paraId="670E04C6" w14:textId="77777777" w:rsidTr="007A594F">
        <w:trPr>
          <w:tblCellSpacing w:w="15" w:type="dxa"/>
        </w:trPr>
        <w:tc>
          <w:tcPr>
            <w:tcW w:w="0" w:type="auto"/>
            <w:vAlign w:val="center"/>
          </w:tcPr>
          <w:p w14:paraId="63AE1FFA" w14:textId="2AF3CE2F" w:rsidR="00C604B2" w:rsidRPr="003005C2" w:rsidRDefault="00C604B2"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Preparación del sistema</w:t>
            </w:r>
          </w:p>
        </w:tc>
        <w:tc>
          <w:tcPr>
            <w:tcW w:w="0" w:type="auto"/>
            <w:vAlign w:val="center"/>
          </w:tcPr>
          <w:p w14:paraId="2A0DB0CF" w14:textId="4B0D2AFF"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30</w:t>
            </w:r>
          </w:p>
        </w:tc>
        <w:tc>
          <w:tcPr>
            <w:tcW w:w="2086" w:type="dxa"/>
            <w:gridSpan w:val="2"/>
            <w:vAlign w:val="center"/>
          </w:tcPr>
          <w:p w14:paraId="6A44B9C2" w14:textId="3208B6C3"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450</w:t>
            </w:r>
          </w:p>
        </w:tc>
        <w:tc>
          <w:tcPr>
            <w:tcW w:w="2506" w:type="dxa"/>
            <w:vAlign w:val="center"/>
          </w:tcPr>
          <w:p w14:paraId="69972908" w14:textId="076F0C3D"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13,500</w:t>
            </w:r>
          </w:p>
        </w:tc>
      </w:tr>
      <w:tr w:rsidR="000640D8" w:rsidRPr="000640D8" w14:paraId="5D27E95D" w14:textId="77777777" w:rsidTr="007A594F">
        <w:trPr>
          <w:tblCellSpacing w:w="15" w:type="dxa"/>
        </w:trPr>
        <w:tc>
          <w:tcPr>
            <w:tcW w:w="0" w:type="auto"/>
            <w:vAlign w:val="center"/>
            <w:hideMark/>
          </w:tcPr>
          <w:p w14:paraId="1F5E14E8" w14:textId="77777777" w:rsidR="000640D8" w:rsidRPr="003005C2" w:rsidRDefault="000640D8"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Diseño de Base de Datos</w:t>
            </w:r>
          </w:p>
        </w:tc>
        <w:tc>
          <w:tcPr>
            <w:tcW w:w="0" w:type="auto"/>
            <w:vAlign w:val="center"/>
            <w:hideMark/>
          </w:tcPr>
          <w:p w14:paraId="7754B84F" w14:textId="15E3A418"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20</w:t>
            </w:r>
          </w:p>
        </w:tc>
        <w:tc>
          <w:tcPr>
            <w:tcW w:w="2086" w:type="dxa"/>
            <w:gridSpan w:val="2"/>
            <w:vAlign w:val="center"/>
            <w:hideMark/>
          </w:tcPr>
          <w:p w14:paraId="082FB01B" w14:textId="77777777"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400</w:t>
            </w:r>
          </w:p>
        </w:tc>
        <w:tc>
          <w:tcPr>
            <w:tcW w:w="2506" w:type="dxa"/>
            <w:vAlign w:val="center"/>
            <w:hideMark/>
          </w:tcPr>
          <w:p w14:paraId="2883A399" w14:textId="75BEBF5A"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8,000</w:t>
            </w:r>
          </w:p>
        </w:tc>
      </w:tr>
      <w:tr w:rsidR="000640D8" w:rsidRPr="000640D8" w14:paraId="5B625E47" w14:textId="77777777" w:rsidTr="007A594F">
        <w:trPr>
          <w:tblCellSpacing w:w="15" w:type="dxa"/>
        </w:trPr>
        <w:tc>
          <w:tcPr>
            <w:tcW w:w="0" w:type="auto"/>
            <w:vAlign w:val="center"/>
            <w:hideMark/>
          </w:tcPr>
          <w:p w14:paraId="5F308B3F" w14:textId="77777777" w:rsidR="000640D8" w:rsidRPr="003005C2" w:rsidRDefault="000640D8"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 xml:space="preserve">Desarrollo </w:t>
            </w:r>
            <w:proofErr w:type="spellStart"/>
            <w:r w:rsidRPr="003005C2">
              <w:rPr>
                <w:rFonts w:cs="Arial"/>
                <w:i w:val="0"/>
                <w:iCs/>
                <w:sz w:val="22"/>
                <w:szCs w:val="22"/>
                <w:lang w:val="es-DO"/>
              </w:rPr>
              <w:t>Frontend</w:t>
            </w:r>
            <w:proofErr w:type="spellEnd"/>
          </w:p>
        </w:tc>
        <w:tc>
          <w:tcPr>
            <w:tcW w:w="0" w:type="auto"/>
            <w:vAlign w:val="center"/>
            <w:hideMark/>
          </w:tcPr>
          <w:p w14:paraId="645AD064" w14:textId="284B1452"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190</w:t>
            </w:r>
          </w:p>
        </w:tc>
        <w:tc>
          <w:tcPr>
            <w:tcW w:w="2086" w:type="dxa"/>
            <w:gridSpan w:val="2"/>
            <w:vAlign w:val="center"/>
            <w:hideMark/>
          </w:tcPr>
          <w:p w14:paraId="0AF98ABC" w14:textId="669BC81A"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500</w:t>
            </w:r>
          </w:p>
        </w:tc>
        <w:tc>
          <w:tcPr>
            <w:tcW w:w="2506" w:type="dxa"/>
            <w:vAlign w:val="center"/>
            <w:hideMark/>
          </w:tcPr>
          <w:p w14:paraId="224C122F" w14:textId="252C7273" w:rsidR="000640D8" w:rsidRPr="003005C2" w:rsidRDefault="00923A1B"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 xml:space="preserve">RD$ </w:t>
            </w:r>
            <w:r w:rsidR="000640D8" w:rsidRPr="003005C2">
              <w:rPr>
                <w:rFonts w:cs="Arial"/>
                <w:i w:val="0"/>
                <w:iCs/>
                <w:sz w:val="22"/>
                <w:szCs w:val="22"/>
                <w:lang w:val="es-DO"/>
              </w:rPr>
              <w:t>95,000</w:t>
            </w:r>
          </w:p>
        </w:tc>
      </w:tr>
      <w:tr w:rsidR="000640D8" w:rsidRPr="000640D8" w14:paraId="45543626" w14:textId="77777777" w:rsidTr="007A594F">
        <w:trPr>
          <w:tblCellSpacing w:w="15" w:type="dxa"/>
        </w:trPr>
        <w:tc>
          <w:tcPr>
            <w:tcW w:w="0" w:type="auto"/>
            <w:vAlign w:val="center"/>
            <w:hideMark/>
          </w:tcPr>
          <w:p w14:paraId="67C7B563" w14:textId="77777777" w:rsidR="000640D8" w:rsidRPr="003005C2" w:rsidRDefault="000640D8"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 xml:space="preserve">Desarrollo </w:t>
            </w:r>
            <w:proofErr w:type="spellStart"/>
            <w:r w:rsidRPr="003005C2">
              <w:rPr>
                <w:rFonts w:cs="Arial"/>
                <w:i w:val="0"/>
                <w:iCs/>
                <w:sz w:val="22"/>
                <w:szCs w:val="22"/>
                <w:lang w:val="es-DO"/>
              </w:rPr>
              <w:t>Backend</w:t>
            </w:r>
            <w:proofErr w:type="spellEnd"/>
          </w:p>
        </w:tc>
        <w:tc>
          <w:tcPr>
            <w:tcW w:w="0" w:type="auto"/>
            <w:vAlign w:val="center"/>
            <w:hideMark/>
          </w:tcPr>
          <w:p w14:paraId="738690DF" w14:textId="579B4E5C"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200</w:t>
            </w:r>
          </w:p>
        </w:tc>
        <w:tc>
          <w:tcPr>
            <w:tcW w:w="2086" w:type="dxa"/>
            <w:gridSpan w:val="2"/>
            <w:vAlign w:val="center"/>
            <w:hideMark/>
          </w:tcPr>
          <w:p w14:paraId="0C70A929" w14:textId="65F0B0E1"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550</w:t>
            </w:r>
          </w:p>
        </w:tc>
        <w:tc>
          <w:tcPr>
            <w:tcW w:w="2506" w:type="dxa"/>
            <w:vAlign w:val="center"/>
            <w:hideMark/>
          </w:tcPr>
          <w:p w14:paraId="59163DF8" w14:textId="6139722C" w:rsidR="000640D8" w:rsidRPr="003005C2" w:rsidRDefault="00923A1B"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 xml:space="preserve">RD$ </w:t>
            </w:r>
            <w:r w:rsidR="00C604B2" w:rsidRPr="003005C2">
              <w:rPr>
                <w:rFonts w:cs="Arial"/>
                <w:i w:val="0"/>
                <w:iCs/>
                <w:sz w:val="22"/>
                <w:szCs w:val="22"/>
                <w:lang w:val="es-DO"/>
              </w:rPr>
              <w:t>110</w:t>
            </w:r>
            <w:r w:rsidR="000640D8" w:rsidRPr="003005C2">
              <w:rPr>
                <w:rFonts w:cs="Arial"/>
                <w:i w:val="0"/>
                <w:iCs/>
                <w:sz w:val="22"/>
                <w:szCs w:val="22"/>
                <w:lang w:val="es-DO"/>
              </w:rPr>
              <w:t>,000</w:t>
            </w:r>
          </w:p>
        </w:tc>
      </w:tr>
      <w:tr w:rsidR="000640D8" w:rsidRPr="000640D8" w14:paraId="5FDD37C2" w14:textId="77777777" w:rsidTr="007A594F">
        <w:trPr>
          <w:tblCellSpacing w:w="15" w:type="dxa"/>
        </w:trPr>
        <w:tc>
          <w:tcPr>
            <w:tcW w:w="0" w:type="auto"/>
            <w:vAlign w:val="center"/>
            <w:hideMark/>
          </w:tcPr>
          <w:p w14:paraId="4AAE2E97" w14:textId="77777777" w:rsidR="000640D8" w:rsidRPr="003005C2" w:rsidRDefault="000640D8"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lastRenderedPageBreak/>
              <w:t>Pruebas del Sistema</w:t>
            </w:r>
          </w:p>
        </w:tc>
        <w:tc>
          <w:tcPr>
            <w:tcW w:w="0" w:type="auto"/>
            <w:vAlign w:val="center"/>
            <w:hideMark/>
          </w:tcPr>
          <w:p w14:paraId="173E2815" w14:textId="77777777"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40</w:t>
            </w:r>
          </w:p>
        </w:tc>
        <w:tc>
          <w:tcPr>
            <w:tcW w:w="2086" w:type="dxa"/>
            <w:gridSpan w:val="2"/>
            <w:vAlign w:val="center"/>
            <w:hideMark/>
          </w:tcPr>
          <w:p w14:paraId="46945D35" w14:textId="77777777"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350</w:t>
            </w:r>
          </w:p>
        </w:tc>
        <w:tc>
          <w:tcPr>
            <w:tcW w:w="2506" w:type="dxa"/>
            <w:vAlign w:val="center"/>
            <w:hideMark/>
          </w:tcPr>
          <w:p w14:paraId="44C8A135" w14:textId="1701D6C7" w:rsidR="000640D8" w:rsidRPr="003005C2" w:rsidRDefault="00923A1B"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RD$</w:t>
            </w:r>
            <w:r w:rsidR="000640D8" w:rsidRPr="003005C2">
              <w:rPr>
                <w:rFonts w:cs="Arial"/>
                <w:i w:val="0"/>
                <w:iCs/>
                <w:sz w:val="22"/>
                <w:szCs w:val="22"/>
                <w:lang w:val="es-DO"/>
              </w:rPr>
              <w:t>14,000</w:t>
            </w:r>
          </w:p>
        </w:tc>
      </w:tr>
      <w:tr w:rsidR="000640D8" w:rsidRPr="000640D8" w14:paraId="0F64599F" w14:textId="77777777" w:rsidTr="007A594F">
        <w:trPr>
          <w:tblCellSpacing w:w="15" w:type="dxa"/>
        </w:trPr>
        <w:tc>
          <w:tcPr>
            <w:tcW w:w="0" w:type="auto"/>
            <w:vAlign w:val="center"/>
            <w:hideMark/>
          </w:tcPr>
          <w:p w14:paraId="44B0EE95" w14:textId="77777777" w:rsidR="000640D8" w:rsidRPr="003005C2" w:rsidRDefault="000640D8"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Documentación</w:t>
            </w:r>
          </w:p>
        </w:tc>
        <w:tc>
          <w:tcPr>
            <w:tcW w:w="0" w:type="auto"/>
            <w:vAlign w:val="center"/>
            <w:hideMark/>
          </w:tcPr>
          <w:p w14:paraId="52BDB38D" w14:textId="77777777"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30</w:t>
            </w:r>
          </w:p>
        </w:tc>
        <w:tc>
          <w:tcPr>
            <w:tcW w:w="2086" w:type="dxa"/>
            <w:gridSpan w:val="2"/>
            <w:vAlign w:val="center"/>
            <w:hideMark/>
          </w:tcPr>
          <w:p w14:paraId="529E17DD" w14:textId="77777777" w:rsidR="000640D8" w:rsidRPr="003005C2" w:rsidRDefault="000640D8"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300</w:t>
            </w:r>
          </w:p>
        </w:tc>
        <w:tc>
          <w:tcPr>
            <w:tcW w:w="2506" w:type="dxa"/>
            <w:vAlign w:val="center"/>
            <w:hideMark/>
          </w:tcPr>
          <w:p w14:paraId="16066BDA" w14:textId="3248340E" w:rsidR="000640D8" w:rsidRPr="003005C2" w:rsidRDefault="00923A1B"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 xml:space="preserve">RD$ </w:t>
            </w:r>
            <w:r w:rsidR="000640D8" w:rsidRPr="003005C2">
              <w:rPr>
                <w:rFonts w:cs="Arial"/>
                <w:i w:val="0"/>
                <w:iCs/>
                <w:sz w:val="22"/>
                <w:szCs w:val="22"/>
                <w:lang w:val="es-DO"/>
              </w:rPr>
              <w:t>9,000</w:t>
            </w:r>
          </w:p>
        </w:tc>
      </w:tr>
      <w:tr w:rsidR="00C604B2" w:rsidRPr="000640D8" w14:paraId="72E0A2C8" w14:textId="77777777" w:rsidTr="007A594F">
        <w:trPr>
          <w:tblCellSpacing w:w="15" w:type="dxa"/>
        </w:trPr>
        <w:tc>
          <w:tcPr>
            <w:tcW w:w="0" w:type="auto"/>
            <w:vAlign w:val="center"/>
          </w:tcPr>
          <w:p w14:paraId="00B92483" w14:textId="2E2F16C9" w:rsidR="00C604B2" w:rsidRPr="003005C2" w:rsidRDefault="00C604B2" w:rsidP="003005C2">
            <w:pPr>
              <w:pStyle w:val="normaltablas"/>
              <w:spacing w:before="240" w:line="480" w:lineRule="auto"/>
              <w:jc w:val="left"/>
              <w:rPr>
                <w:rFonts w:cs="Arial"/>
                <w:i w:val="0"/>
                <w:iCs/>
                <w:sz w:val="22"/>
                <w:szCs w:val="22"/>
                <w:lang w:val="es-DO"/>
              </w:rPr>
            </w:pPr>
            <w:r w:rsidRPr="003005C2">
              <w:rPr>
                <w:rFonts w:cs="Arial"/>
                <w:i w:val="0"/>
                <w:iCs/>
                <w:sz w:val="22"/>
                <w:szCs w:val="22"/>
                <w:lang w:val="es-DO"/>
              </w:rPr>
              <w:t>Despliegue a producción</w:t>
            </w:r>
          </w:p>
        </w:tc>
        <w:tc>
          <w:tcPr>
            <w:tcW w:w="0" w:type="auto"/>
            <w:vAlign w:val="center"/>
          </w:tcPr>
          <w:p w14:paraId="59BA5F53" w14:textId="5D5088DE"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3</w:t>
            </w:r>
          </w:p>
        </w:tc>
        <w:tc>
          <w:tcPr>
            <w:tcW w:w="2086" w:type="dxa"/>
            <w:gridSpan w:val="2"/>
            <w:vAlign w:val="center"/>
          </w:tcPr>
          <w:p w14:paraId="5DE7D3A9" w14:textId="7DCC5EF9" w:rsidR="00C604B2"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1000</w:t>
            </w:r>
          </w:p>
        </w:tc>
        <w:tc>
          <w:tcPr>
            <w:tcW w:w="2506" w:type="dxa"/>
            <w:vAlign w:val="center"/>
          </w:tcPr>
          <w:p w14:paraId="21AFDDE7" w14:textId="20F3F869" w:rsidR="00C604B2" w:rsidRPr="003005C2" w:rsidRDefault="00923A1B"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 xml:space="preserve">RD$ </w:t>
            </w:r>
            <w:r w:rsidR="00C604B2" w:rsidRPr="003005C2">
              <w:rPr>
                <w:rFonts w:cs="Arial"/>
                <w:i w:val="0"/>
                <w:iCs/>
                <w:sz w:val="22"/>
                <w:szCs w:val="22"/>
                <w:lang w:val="es-DO"/>
              </w:rPr>
              <w:t>3,000</w:t>
            </w:r>
          </w:p>
        </w:tc>
      </w:tr>
      <w:tr w:rsidR="000640D8" w:rsidRPr="000640D8" w14:paraId="4E5DB936" w14:textId="77777777" w:rsidTr="007A594F">
        <w:trPr>
          <w:tblCellSpacing w:w="15" w:type="dxa"/>
        </w:trPr>
        <w:tc>
          <w:tcPr>
            <w:tcW w:w="0" w:type="auto"/>
            <w:vAlign w:val="center"/>
            <w:hideMark/>
          </w:tcPr>
          <w:p w14:paraId="17CEF0EC" w14:textId="1480F677" w:rsidR="000640D8" w:rsidRPr="003005C2" w:rsidRDefault="000640D8" w:rsidP="003005C2">
            <w:pPr>
              <w:pStyle w:val="normaltablas"/>
              <w:spacing w:before="240" w:line="480" w:lineRule="auto"/>
              <w:jc w:val="left"/>
              <w:rPr>
                <w:rFonts w:cs="Arial"/>
                <w:i w:val="0"/>
                <w:iCs/>
                <w:sz w:val="22"/>
                <w:szCs w:val="22"/>
                <w:lang w:val="es-DO"/>
              </w:rPr>
            </w:pPr>
            <w:proofErr w:type="gramStart"/>
            <w:r w:rsidRPr="003005C2">
              <w:rPr>
                <w:rFonts w:cs="Arial"/>
                <w:i w:val="0"/>
                <w:iCs/>
                <w:sz w:val="22"/>
                <w:szCs w:val="22"/>
                <w:lang w:val="es-DO"/>
              </w:rPr>
              <w:t>Total</w:t>
            </w:r>
            <w:proofErr w:type="gramEnd"/>
            <w:r w:rsidRPr="003005C2">
              <w:rPr>
                <w:rFonts w:cs="Arial"/>
                <w:i w:val="0"/>
                <w:iCs/>
                <w:sz w:val="22"/>
                <w:szCs w:val="22"/>
                <w:lang w:val="es-DO"/>
              </w:rPr>
              <w:t xml:space="preserve"> </w:t>
            </w:r>
            <w:r w:rsidR="007A594F" w:rsidRPr="003005C2">
              <w:rPr>
                <w:rFonts w:cs="Arial"/>
                <w:i w:val="0"/>
                <w:iCs/>
                <w:sz w:val="22"/>
                <w:szCs w:val="22"/>
                <w:lang w:val="es-DO"/>
              </w:rPr>
              <w:t xml:space="preserve">en </w:t>
            </w:r>
            <w:r w:rsidRPr="003005C2">
              <w:rPr>
                <w:rFonts w:cs="Arial"/>
                <w:i w:val="0"/>
                <w:iCs/>
                <w:sz w:val="22"/>
                <w:szCs w:val="22"/>
                <w:lang w:val="es-DO"/>
              </w:rPr>
              <w:t>Desarrollo</w:t>
            </w:r>
          </w:p>
        </w:tc>
        <w:tc>
          <w:tcPr>
            <w:tcW w:w="0" w:type="auto"/>
            <w:vAlign w:val="center"/>
            <w:hideMark/>
          </w:tcPr>
          <w:p w14:paraId="78FD3E23" w14:textId="51149D84" w:rsidR="000640D8" w:rsidRPr="003005C2" w:rsidRDefault="007A594F"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553</w:t>
            </w:r>
            <w:r w:rsidR="00C604B2" w:rsidRPr="003005C2">
              <w:rPr>
                <w:rFonts w:cs="Arial"/>
                <w:i w:val="0"/>
                <w:iCs/>
                <w:sz w:val="22"/>
                <w:szCs w:val="22"/>
                <w:lang w:val="es-DO"/>
              </w:rPr>
              <w:t xml:space="preserve"> horas</w:t>
            </w:r>
          </w:p>
        </w:tc>
        <w:tc>
          <w:tcPr>
            <w:tcW w:w="2086" w:type="dxa"/>
            <w:gridSpan w:val="2"/>
            <w:vAlign w:val="center"/>
            <w:hideMark/>
          </w:tcPr>
          <w:p w14:paraId="2645AB98" w14:textId="77777777" w:rsidR="000640D8" w:rsidRPr="003005C2" w:rsidRDefault="000640D8" w:rsidP="003005C2">
            <w:pPr>
              <w:pStyle w:val="normaltablas"/>
              <w:spacing w:before="240" w:line="480" w:lineRule="auto"/>
              <w:jc w:val="center"/>
              <w:rPr>
                <w:rFonts w:cs="Arial"/>
                <w:i w:val="0"/>
                <w:iCs/>
                <w:sz w:val="22"/>
                <w:szCs w:val="22"/>
                <w:lang w:val="es-DO"/>
              </w:rPr>
            </w:pPr>
          </w:p>
        </w:tc>
        <w:tc>
          <w:tcPr>
            <w:tcW w:w="2506" w:type="dxa"/>
            <w:vAlign w:val="center"/>
            <w:hideMark/>
          </w:tcPr>
          <w:p w14:paraId="59D4A8D4" w14:textId="36D57676" w:rsidR="000640D8" w:rsidRPr="003005C2" w:rsidRDefault="00C604B2" w:rsidP="003005C2">
            <w:pPr>
              <w:pStyle w:val="normaltablas"/>
              <w:spacing w:before="240" w:line="480" w:lineRule="auto"/>
              <w:jc w:val="center"/>
              <w:rPr>
                <w:rFonts w:cs="Arial"/>
                <w:i w:val="0"/>
                <w:iCs/>
                <w:sz w:val="22"/>
                <w:szCs w:val="22"/>
                <w:lang w:val="es-DO"/>
              </w:rPr>
            </w:pPr>
            <w:r w:rsidRPr="003005C2">
              <w:rPr>
                <w:rFonts w:cs="Arial"/>
                <w:i w:val="0"/>
                <w:iCs/>
                <w:sz w:val="22"/>
                <w:szCs w:val="22"/>
                <w:lang w:val="es-DO"/>
              </w:rPr>
              <w:t>RD$</w:t>
            </w:r>
            <w:r w:rsidR="00923A1B" w:rsidRPr="003005C2">
              <w:rPr>
                <w:rFonts w:cs="Arial"/>
                <w:i w:val="0"/>
                <w:iCs/>
                <w:sz w:val="22"/>
                <w:szCs w:val="22"/>
                <w:lang w:val="es-DO"/>
              </w:rPr>
              <w:t xml:space="preserve"> </w:t>
            </w:r>
            <w:r w:rsidR="007A594F" w:rsidRPr="003005C2">
              <w:rPr>
                <w:rFonts w:cs="Arial"/>
                <w:i w:val="0"/>
                <w:iCs/>
                <w:sz w:val="22"/>
                <w:szCs w:val="22"/>
                <w:lang w:val="es-DO"/>
              </w:rPr>
              <w:t>268</w:t>
            </w:r>
            <w:r w:rsidR="000640D8" w:rsidRPr="003005C2">
              <w:rPr>
                <w:rFonts w:cs="Arial"/>
                <w:i w:val="0"/>
                <w:iCs/>
                <w:sz w:val="22"/>
                <w:szCs w:val="22"/>
                <w:lang w:val="es-DO"/>
              </w:rPr>
              <w:t>,</w:t>
            </w:r>
            <w:r w:rsidR="007A594F" w:rsidRPr="003005C2">
              <w:rPr>
                <w:rFonts w:cs="Arial"/>
                <w:i w:val="0"/>
                <w:iCs/>
                <w:sz w:val="22"/>
                <w:szCs w:val="22"/>
                <w:lang w:val="es-DO"/>
              </w:rPr>
              <w:t>5</w:t>
            </w:r>
            <w:r w:rsidR="000640D8" w:rsidRPr="003005C2">
              <w:rPr>
                <w:rFonts w:cs="Arial"/>
                <w:i w:val="0"/>
                <w:iCs/>
                <w:sz w:val="22"/>
                <w:szCs w:val="22"/>
                <w:lang w:val="es-DO"/>
              </w:rPr>
              <w:t>00</w:t>
            </w:r>
          </w:p>
        </w:tc>
      </w:tr>
    </w:tbl>
    <w:p w14:paraId="35846B3C" w14:textId="77777777" w:rsidR="00AF6C69" w:rsidRDefault="00AF6C69" w:rsidP="007F22EA">
      <w:pPr>
        <w:spacing w:after="0"/>
        <w:rPr>
          <w:lang w:val="es-DO"/>
        </w:rPr>
      </w:pPr>
    </w:p>
    <w:p w14:paraId="5FF41556" w14:textId="290AC32A" w:rsidR="00D60BBD" w:rsidRDefault="00BB18CC" w:rsidP="00A33457">
      <w:pPr>
        <w:pStyle w:val="Ttulo1"/>
        <w:numPr>
          <w:ilvl w:val="2"/>
          <w:numId w:val="1"/>
        </w:numPr>
        <w:jc w:val="both"/>
        <w:rPr>
          <w:b w:val="0"/>
          <w:bCs w:val="0"/>
        </w:rPr>
      </w:pPr>
      <w:bookmarkStart w:id="57" w:name="_Toc237457039"/>
      <w:r w:rsidRPr="00BB18CC">
        <w:t>Costos en software</w:t>
      </w:r>
      <w:bookmarkEnd w:id="57"/>
    </w:p>
    <w:p w14:paraId="79B9E14C" w14:textId="59EC378C" w:rsidR="00BB18CC" w:rsidRPr="00BB18CC" w:rsidRDefault="00BB18CC" w:rsidP="00BB18CC">
      <w:pPr>
        <w:rPr>
          <w:rFonts w:cs="Arial"/>
          <w:lang w:val="es-DO"/>
        </w:rPr>
      </w:pPr>
      <w:r w:rsidRPr="00BB18CC">
        <w:rPr>
          <w:rFonts w:cs="Arial"/>
          <w:lang w:val="es-DO"/>
        </w:rPr>
        <w:t xml:space="preserve">Como fue mencionado anteriormente, las herramientas de software a utilizar son Open </w:t>
      </w:r>
      <w:proofErr w:type="spellStart"/>
      <w:r w:rsidRPr="00BB18CC">
        <w:rPr>
          <w:rFonts w:cs="Arial"/>
          <w:lang w:val="es-DO"/>
        </w:rPr>
        <w:t>Source</w:t>
      </w:r>
      <w:proofErr w:type="spellEnd"/>
      <w:r w:rsidRPr="00BB18CC">
        <w:rPr>
          <w:rFonts w:cs="Arial"/>
          <w:lang w:val="es-DO"/>
        </w:rPr>
        <w:t>, por lo que no requieren de ningún costo a pagar. A continuación, más detalles de estos: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118"/>
        <w:gridCol w:w="2977"/>
      </w:tblGrid>
      <w:tr w:rsidR="00BB18CC" w:rsidRPr="00BB18CC" w14:paraId="6CAB4D87" w14:textId="77777777" w:rsidTr="00BB18CC">
        <w:trPr>
          <w:tblHeader/>
          <w:tblCellSpacing w:w="15" w:type="dxa"/>
        </w:trPr>
        <w:tc>
          <w:tcPr>
            <w:tcW w:w="3211" w:type="dxa"/>
            <w:shd w:val="clear" w:color="auto" w:fill="00B0F0"/>
            <w:vAlign w:val="center"/>
            <w:hideMark/>
          </w:tcPr>
          <w:p w14:paraId="6F838376" w14:textId="77777777" w:rsidR="00BB18CC" w:rsidRPr="003005C2" w:rsidRDefault="00BB18C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Software</w:t>
            </w:r>
          </w:p>
        </w:tc>
        <w:tc>
          <w:tcPr>
            <w:tcW w:w="3088" w:type="dxa"/>
            <w:shd w:val="clear" w:color="auto" w:fill="00B0F0"/>
            <w:vAlign w:val="center"/>
            <w:hideMark/>
          </w:tcPr>
          <w:p w14:paraId="23573C08" w14:textId="77777777" w:rsidR="00BB18CC" w:rsidRPr="003005C2" w:rsidRDefault="00BB18C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Tipo</w:t>
            </w:r>
          </w:p>
        </w:tc>
        <w:tc>
          <w:tcPr>
            <w:tcW w:w="2932" w:type="dxa"/>
            <w:shd w:val="clear" w:color="auto" w:fill="00B0F0"/>
            <w:vAlign w:val="center"/>
            <w:hideMark/>
          </w:tcPr>
          <w:p w14:paraId="64A6C39D" w14:textId="431671D6" w:rsidR="00BB18CC" w:rsidRPr="003005C2" w:rsidRDefault="00BB18C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Costo (RD$)</w:t>
            </w:r>
          </w:p>
        </w:tc>
      </w:tr>
      <w:tr w:rsidR="00BB18CC" w:rsidRPr="00BB18CC" w14:paraId="1171AF1C" w14:textId="77777777" w:rsidTr="00BB18CC">
        <w:trPr>
          <w:tblCellSpacing w:w="15" w:type="dxa"/>
        </w:trPr>
        <w:tc>
          <w:tcPr>
            <w:tcW w:w="3211" w:type="dxa"/>
            <w:vAlign w:val="center"/>
            <w:hideMark/>
          </w:tcPr>
          <w:p w14:paraId="02CA18AD" w14:textId="77777777"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Python</w:t>
            </w:r>
          </w:p>
        </w:tc>
        <w:tc>
          <w:tcPr>
            <w:tcW w:w="3088" w:type="dxa"/>
            <w:vAlign w:val="center"/>
            <w:hideMark/>
          </w:tcPr>
          <w:p w14:paraId="1E21563A" w14:textId="430D3029"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7FF5BD72"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38945A4F" w14:textId="77777777" w:rsidTr="00BB18CC">
        <w:trPr>
          <w:tblCellSpacing w:w="15" w:type="dxa"/>
        </w:trPr>
        <w:tc>
          <w:tcPr>
            <w:tcW w:w="3211" w:type="dxa"/>
            <w:vAlign w:val="center"/>
            <w:hideMark/>
          </w:tcPr>
          <w:p w14:paraId="51577FD7" w14:textId="77777777"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Django REST Framework</w:t>
            </w:r>
          </w:p>
        </w:tc>
        <w:tc>
          <w:tcPr>
            <w:tcW w:w="3088" w:type="dxa"/>
            <w:vAlign w:val="center"/>
            <w:hideMark/>
          </w:tcPr>
          <w:p w14:paraId="24D03D90" w14:textId="51704F43"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63D68AB6"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133925A5" w14:textId="77777777" w:rsidTr="00BB18CC">
        <w:trPr>
          <w:tblCellSpacing w:w="15" w:type="dxa"/>
        </w:trPr>
        <w:tc>
          <w:tcPr>
            <w:tcW w:w="3211" w:type="dxa"/>
            <w:vAlign w:val="center"/>
            <w:hideMark/>
          </w:tcPr>
          <w:p w14:paraId="2E595BA5" w14:textId="77777777"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Angular</w:t>
            </w:r>
          </w:p>
        </w:tc>
        <w:tc>
          <w:tcPr>
            <w:tcW w:w="3088" w:type="dxa"/>
            <w:vAlign w:val="center"/>
            <w:hideMark/>
          </w:tcPr>
          <w:p w14:paraId="351DA5B4" w14:textId="25308C36"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4D6ABF49"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5EE1761B" w14:textId="77777777" w:rsidTr="00BB18CC">
        <w:trPr>
          <w:tblCellSpacing w:w="15" w:type="dxa"/>
        </w:trPr>
        <w:tc>
          <w:tcPr>
            <w:tcW w:w="3211" w:type="dxa"/>
            <w:vAlign w:val="center"/>
            <w:hideMark/>
          </w:tcPr>
          <w:p w14:paraId="35FD97D0" w14:textId="77777777"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Git</w:t>
            </w:r>
          </w:p>
        </w:tc>
        <w:tc>
          <w:tcPr>
            <w:tcW w:w="3088" w:type="dxa"/>
            <w:vAlign w:val="center"/>
            <w:hideMark/>
          </w:tcPr>
          <w:p w14:paraId="5CB5E652" w14:textId="452833D2"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4951B6DF"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24D3EE95" w14:textId="77777777" w:rsidTr="00BB18CC">
        <w:trPr>
          <w:tblCellSpacing w:w="15" w:type="dxa"/>
        </w:trPr>
        <w:tc>
          <w:tcPr>
            <w:tcW w:w="3211" w:type="dxa"/>
            <w:vAlign w:val="center"/>
            <w:hideMark/>
          </w:tcPr>
          <w:p w14:paraId="0A7CD5A2" w14:textId="77777777"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lastRenderedPageBreak/>
              <w:t>Visual Studio Code</w:t>
            </w:r>
          </w:p>
        </w:tc>
        <w:tc>
          <w:tcPr>
            <w:tcW w:w="3088" w:type="dxa"/>
            <w:vAlign w:val="center"/>
            <w:hideMark/>
          </w:tcPr>
          <w:p w14:paraId="721C69F0" w14:textId="7CECB326"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4718FDF8"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04E248D0" w14:textId="77777777" w:rsidTr="00BB18CC">
        <w:trPr>
          <w:tblCellSpacing w:w="15" w:type="dxa"/>
        </w:trPr>
        <w:tc>
          <w:tcPr>
            <w:tcW w:w="3211" w:type="dxa"/>
            <w:vAlign w:val="center"/>
            <w:hideMark/>
          </w:tcPr>
          <w:p w14:paraId="71749BA6" w14:textId="77777777" w:rsidR="00BB18CC" w:rsidRPr="003005C2" w:rsidRDefault="00BB18CC" w:rsidP="003005C2">
            <w:pPr>
              <w:pStyle w:val="normaltablas"/>
              <w:spacing w:before="240" w:line="480" w:lineRule="auto"/>
              <w:rPr>
                <w:i w:val="0"/>
                <w:iCs/>
                <w:sz w:val="22"/>
                <w:szCs w:val="22"/>
                <w:lang w:val="es-DO"/>
              </w:rPr>
            </w:pPr>
            <w:proofErr w:type="spellStart"/>
            <w:r w:rsidRPr="003005C2">
              <w:rPr>
                <w:i w:val="0"/>
                <w:iCs/>
                <w:sz w:val="22"/>
                <w:szCs w:val="22"/>
                <w:lang w:val="es-DO"/>
              </w:rPr>
              <w:t>Figma</w:t>
            </w:r>
            <w:proofErr w:type="spellEnd"/>
            <w:r w:rsidRPr="003005C2">
              <w:rPr>
                <w:i w:val="0"/>
                <w:iCs/>
                <w:sz w:val="22"/>
                <w:szCs w:val="22"/>
                <w:lang w:val="es-DO"/>
              </w:rPr>
              <w:t xml:space="preserve"> (Plan Gratuito)</w:t>
            </w:r>
          </w:p>
        </w:tc>
        <w:tc>
          <w:tcPr>
            <w:tcW w:w="3088" w:type="dxa"/>
            <w:vAlign w:val="center"/>
            <w:hideMark/>
          </w:tcPr>
          <w:p w14:paraId="2184211F" w14:textId="1B62C68B" w:rsidR="00BB18CC" w:rsidRPr="003005C2" w:rsidRDefault="00BB18CC" w:rsidP="003005C2">
            <w:pPr>
              <w:pStyle w:val="normaltablas"/>
              <w:spacing w:before="240" w:line="480" w:lineRule="auto"/>
              <w:rPr>
                <w:i w:val="0"/>
                <w:iCs/>
                <w:sz w:val="22"/>
                <w:szCs w:val="22"/>
                <w:lang w:val="es-DO"/>
              </w:rPr>
            </w:pPr>
            <w:r w:rsidRPr="003005C2">
              <w:rPr>
                <w:i w:val="0"/>
                <w:iCs/>
                <w:sz w:val="22"/>
                <w:szCs w:val="22"/>
                <w:lang w:val="es-DO"/>
              </w:rPr>
              <w:t xml:space="preserve">Open </w:t>
            </w:r>
            <w:proofErr w:type="spellStart"/>
            <w:r w:rsidRPr="003005C2">
              <w:rPr>
                <w:i w:val="0"/>
                <w:iCs/>
                <w:sz w:val="22"/>
                <w:szCs w:val="22"/>
                <w:lang w:val="es-DO"/>
              </w:rPr>
              <w:t>Source</w:t>
            </w:r>
            <w:proofErr w:type="spellEnd"/>
            <w:r w:rsidRPr="003005C2">
              <w:rPr>
                <w:i w:val="0"/>
                <w:iCs/>
                <w:sz w:val="22"/>
                <w:szCs w:val="22"/>
                <w:lang w:val="es-DO"/>
              </w:rPr>
              <w:t>/Gratis</w:t>
            </w:r>
          </w:p>
        </w:tc>
        <w:tc>
          <w:tcPr>
            <w:tcW w:w="2932" w:type="dxa"/>
            <w:vAlign w:val="center"/>
            <w:hideMark/>
          </w:tcPr>
          <w:p w14:paraId="64F778CD"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r w:rsidR="00BB18CC" w:rsidRPr="00BB18CC" w14:paraId="17B57132" w14:textId="77777777" w:rsidTr="00BB18CC">
        <w:trPr>
          <w:tblCellSpacing w:w="15" w:type="dxa"/>
        </w:trPr>
        <w:tc>
          <w:tcPr>
            <w:tcW w:w="3211" w:type="dxa"/>
            <w:vAlign w:val="center"/>
            <w:hideMark/>
          </w:tcPr>
          <w:p w14:paraId="780FFC18" w14:textId="702C986E" w:rsidR="00BB18CC" w:rsidRPr="003005C2" w:rsidRDefault="00BB18CC" w:rsidP="003005C2">
            <w:pPr>
              <w:pStyle w:val="normaltablas"/>
              <w:spacing w:before="240" w:line="480" w:lineRule="auto"/>
              <w:rPr>
                <w:i w:val="0"/>
                <w:iCs/>
                <w:sz w:val="22"/>
                <w:szCs w:val="22"/>
                <w:lang w:val="es-DO"/>
              </w:rPr>
            </w:pPr>
            <w:proofErr w:type="gramStart"/>
            <w:r w:rsidRPr="003005C2">
              <w:rPr>
                <w:i w:val="0"/>
                <w:iCs/>
                <w:sz w:val="22"/>
                <w:szCs w:val="22"/>
                <w:lang w:val="es-DO"/>
              </w:rPr>
              <w:t>Total</w:t>
            </w:r>
            <w:proofErr w:type="gramEnd"/>
            <w:r w:rsidRPr="003005C2">
              <w:rPr>
                <w:i w:val="0"/>
                <w:iCs/>
                <w:sz w:val="22"/>
                <w:szCs w:val="22"/>
                <w:lang w:val="es-DO"/>
              </w:rPr>
              <w:t xml:space="preserve"> en Software</w:t>
            </w:r>
          </w:p>
        </w:tc>
        <w:tc>
          <w:tcPr>
            <w:tcW w:w="3088" w:type="dxa"/>
            <w:vAlign w:val="center"/>
            <w:hideMark/>
          </w:tcPr>
          <w:p w14:paraId="18472F30" w14:textId="77777777" w:rsidR="00BB18CC" w:rsidRPr="003005C2" w:rsidRDefault="00BB18CC" w:rsidP="003005C2">
            <w:pPr>
              <w:pStyle w:val="normaltablas"/>
              <w:spacing w:before="240" w:line="480" w:lineRule="auto"/>
              <w:rPr>
                <w:i w:val="0"/>
                <w:iCs/>
                <w:sz w:val="22"/>
                <w:szCs w:val="22"/>
                <w:lang w:val="es-DO"/>
              </w:rPr>
            </w:pPr>
          </w:p>
        </w:tc>
        <w:tc>
          <w:tcPr>
            <w:tcW w:w="2932" w:type="dxa"/>
            <w:vAlign w:val="center"/>
            <w:hideMark/>
          </w:tcPr>
          <w:p w14:paraId="7DEA11AF" w14:textId="77777777" w:rsidR="00BB18CC" w:rsidRPr="003005C2" w:rsidRDefault="00BB18CC" w:rsidP="003005C2">
            <w:pPr>
              <w:pStyle w:val="normaltablas"/>
              <w:spacing w:before="240" w:line="480" w:lineRule="auto"/>
              <w:jc w:val="center"/>
              <w:rPr>
                <w:i w:val="0"/>
                <w:iCs/>
                <w:sz w:val="22"/>
                <w:szCs w:val="22"/>
                <w:lang w:val="es-DO"/>
              </w:rPr>
            </w:pPr>
            <w:r w:rsidRPr="003005C2">
              <w:rPr>
                <w:i w:val="0"/>
                <w:iCs/>
                <w:sz w:val="22"/>
                <w:szCs w:val="22"/>
                <w:lang w:val="es-DO"/>
              </w:rPr>
              <w:t>RD$ 0.00</w:t>
            </w:r>
          </w:p>
        </w:tc>
      </w:tr>
    </w:tbl>
    <w:p w14:paraId="21126653" w14:textId="77777777" w:rsidR="00BB18CC" w:rsidRDefault="00BB18CC" w:rsidP="00BB18CC">
      <w:pPr>
        <w:rPr>
          <w:lang w:val="es-DO"/>
        </w:rPr>
      </w:pPr>
    </w:p>
    <w:p w14:paraId="3FC72C93" w14:textId="592E6516" w:rsidR="00BB18CC" w:rsidRDefault="00923A1B" w:rsidP="00903BC8">
      <w:pPr>
        <w:pStyle w:val="Ttulo2"/>
      </w:pPr>
      <w:bookmarkStart w:id="58" w:name="_Toc237457040"/>
      <w:r w:rsidRPr="00923A1B">
        <w:t>Presupuesto de Hardware</w:t>
      </w:r>
      <w:bookmarkEnd w:id="58"/>
    </w:p>
    <w:p w14:paraId="4FE67974" w14:textId="0F5D7554" w:rsidR="00923A1B" w:rsidRPr="00923A1B" w:rsidRDefault="00923A1B" w:rsidP="00923A1B">
      <w:pPr>
        <w:rPr>
          <w:rFonts w:cs="Arial"/>
        </w:rPr>
      </w:pPr>
      <w:r w:rsidRPr="00923A1B">
        <w:rPr>
          <w:rFonts w:cs="Arial"/>
        </w:rPr>
        <w:t>Los recursos de hardware se tratan de los equipos y servicios necesarios para el funcionamiento y mantenimiento de la plataforma. Las computadoras corresponden a los equipos utilizados por los miembros del equipo para la construcción del sistema.</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7"/>
        <w:gridCol w:w="1498"/>
        <w:gridCol w:w="1985"/>
        <w:gridCol w:w="1701"/>
      </w:tblGrid>
      <w:tr w:rsidR="00D8579C" w:rsidRPr="00D8579C" w14:paraId="67A7831B" w14:textId="77777777" w:rsidTr="00D8579C">
        <w:trPr>
          <w:tblHeader/>
          <w:tblCellSpacing w:w="15" w:type="dxa"/>
        </w:trPr>
        <w:tc>
          <w:tcPr>
            <w:tcW w:w="0" w:type="auto"/>
            <w:shd w:val="clear" w:color="auto" w:fill="00B0F0"/>
            <w:vAlign w:val="center"/>
            <w:hideMark/>
          </w:tcPr>
          <w:p w14:paraId="09A0C09A" w14:textId="581555D7" w:rsidR="00D8579C" w:rsidRPr="003005C2" w:rsidRDefault="00D8579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Recursos</w:t>
            </w:r>
          </w:p>
        </w:tc>
        <w:tc>
          <w:tcPr>
            <w:tcW w:w="1468" w:type="dxa"/>
            <w:shd w:val="clear" w:color="auto" w:fill="00B0F0"/>
            <w:vAlign w:val="center"/>
            <w:hideMark/>
          </w:tcPr>
          <w:p w14:paraId="77097C7A" w14:textId="77777777" w:rsidR="00D8579C" w:rsidRPr="003005C2" w:rsidRDefault="00D8579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Cantidad</w:t>
            </w:r>
          </w:p>
        </w:tc>
        <w:tc>
          <w:tcPr>
            <w:tcW w:w="1955" w:type="dxa"/>
            <w:shd w:val="clear" w:color="auto" w:fill="00B0F0"/>
            <w:vAlign w:val="center"/>
            <w:hideMark/>
          </w:tcPr>
          <w:p w14:paraId="41F95ECA" w14:textId="77777777" w:rsidR="00D8579C" w:rsidRPr="003005C2" w:rsidRDefault="00D8579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Costo Unitario (RD$)</w:t>
            </w:r>
          </w:p>
        </w:tc>
        <w:tc>
          <w:tcPr>
            <w:tcW w:w="1656" w:type="dxa"/>
            <w:shd w:val="clear" w:color="auto" w:fill="00B0F0"/>
            <w:vAlign w:val="center"/>
            <w:hideMark/>
          </w:tcPr>
          <w:p w14:paraId="16B638A3" w14:textId="77777777" w:rsidR="00D8579C" w:rsidRPr="003005C2" w:rsidRDefault="00D8579C" w:rsidP="003005C2">
            <w:pPr>
              <w:pStyle w:val="normaltablas"/>
              <w:spacing w:before="240" w:after="0" w:line="480" w:lineRule="auto"/>
              <w:jc w:val="center"/>
              <w:rPr>
                <w:b/>
                <w:bCs/>
                <w:i w:val="0"/>
                <w:iCs/>
                <w:sz w:val="22"/>
                <w:szCs w:val="22"/>
                <w:lang w:val="es-DO"/>
              </w:rPr>
            </w:pPr>
            <w:r w:rsidRPr="003005C2">
              <w:rPr>
                <w:b/>
                <w:bCs/>
                <w:i w:val="0"/>
                <w:iCs/>
                <w:sz w:val="22"/>
                <w:szCs w:val="22"/>
                <w:lang w:val="es-DO"/>
              </w:rPr>
              <w:t>Total (RD$)</w:t>
            </w:r>
          </w:p>
        </w:tc>
      </w:tr>
      <w:tr w:rsidR="00D8579C" w:rsidRPr="00D8579C" w14:paraId="18DD00DE" w14:textId="77777777" w:rsidTr="00D8579C">
        <w:trPr>
          <w:tblCellSpacing w:w="15" w:type="dxa"/>
        </w:trPr>
        <w:tc>
          <w:tcPr>
            <w:tcW w:w="0" w:type="auto"/>
            <w:vAlign w:val="center"/>
            <w:hideMark/>
          </w:tcPr>
          <w:p w14:paraId="205D7E00" w14:textId="7F5803C8" w:rsidR="00D8579C" w:rsidRPr="003005C2" w:rsidRDefault="00D8579C" w:rsidP="003005C2">
            <w:pPr>
              <w:pStyle w:val="normaltablas"/>
              <w:spacing w:before="240" w:line="480" w:lineRule="auto"/>
              <w:rPr>
                <w:i w:val="0"/>
                <w:iCs/>
                <w:sz w:val="22"/>
                <w:szCs w:val="22"/>
                <w:lang w:val="es-DO"/>
              </w:rPr>
            </w:pPr>
            <w:r w:rsidRPr="003005C2">
              <w:rPr>
                <w:i w:val="0"/>
                <w:iCs/>
                <w:sz w:val="22"/>
                <w:szCs w:val="22"/>
                <w:lang w:val="es-DO"/>
              </w:rPr>
              <w:t>Computadora para Desarrollo</w:t>
            </w:r>
          </w:p>
        </w:tc>
        <w:tc>
          <w:tcPr>
            <w:tcW w:w="1468" w:type="dxa"/>
            <w:vAlign w:val="center"/>
            <w:hideMark/>
          </w:tcPr>
          <w:p w14:paraId="3DB77BA6"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3</w:t>
            </w:r>
          </w:p>
        </w:tc>
        <w:tc>
          <w:tcPr>
            <w:tcW w:w="1955" w:type="dxa"/>
            <w:vAlign w:val="center"/>
            <w:hideMark/>
          </w:tcPr>
          <w:p w14:paraId="430F6B3E"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45,000</w:t>
            </w:r>
          </w:p>
        </w:tc>
        <w:tc>
          <w:tcPr>
            <w:tcW w:w="1656" w:type="dxa"/>
            <w:vAlign w:val="center"/>
            <w:hideMark/>
          </w:tcPr>
          <w:p w14:paraId="4191FE7E" w14:textId="66880B70"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RD$ 135,000</w:t>
            </w:r>
          </w:p>
        </w:tc>
      </w:tr>
      <w:tr w:rsidR="00D8579C" w:rsidRPr="00D8579C" w14:paraId="3F266C0D" w14:textId="77777777" w:rsidTr="00D8579C">
        <w:trPr>
          <w:tblCellSpacing w:w="15" w:type="dxa"/>
        </w:trPr>
        <w:tc>
          <w:tcPr>
            <w:tcW w:w="0" w:type="auto"/>
            <w:vAlign w:val="center"/>
            <w:hideMark/>
          </w:tcPr>
          <w:p w14:paraId="7176F6FF" w14:textId="77777777" w:rsidR="00D8579C" w:rsidRPr="003005C2" w:rsidRDefault="00D8579C" w:rsidP="003005C2">
            <w:pPr>
              <w:pStyle w:val="normaltablas"/>
              <w:spacing w:before="240" w:line="480" w:lineRule="auto"/>
              <w:rPr>
                <w:i w:val="0"/>
                <w:iCs/>
                <w:sz w:val="22"/>
                <w:szCs w:val="22"/>
                <w:lang w:val="en-US"/>
              </w:rPr>
            </w:pPr>
            <w:r w:rsidRPr="003005C2">
              <w:rPr>
                <w:i w:val="0"/>
                <w:iCs/>
                <w:sz w:val="22"/>
                <w:szCs w:val="22"/>
                <w:lang w:val="en-US"/>
              </w:rPr>
              <w:t>Servicio Cloud Startup (</w:t>
            </w:r>
            <w:proofErr w:type="spellStart"/>
            <w:r w:rsidRPr="003005C2">
              <w:rPr>
                <w:i w:val="0"/>
                <w:iCs/>
                <w:sz w:val="22"/>
                <w:szCs w:val="22"/>
                <w:lang w:val="en-US"/>
              </w:rPr>
              <w:t>Hostinger</w:t>
            </w:r>
            <w:proofErr w:type="spellEnd"/>
            <w:r w:rsidRPr="003005C2">
              <w:rPr>
                <w:i w:val="0"/>
                <w:iCs/>
                <w:sz w:val="22"/>
                <w:szCs w:val="22"/>
                <w:lang w:val="en-US"/>
              </w:rPr>
              <w:t xml:space="preserve"> - </w:t>
            </w:r>
            <w:proofErr w:type="spellStart"/>
            <w:r w:rsidRPr="003005C2">
              <w:rPr>
                <w:i w:val="0"/>
                <w:iCs/>
                <w:sz w:val="22"/>
                <w:szCs w:val="22"/>
                <w:lang w:val="en-US"/>
              </w:rPr>
              <w:t>anual</w:t>
            </w:r>
            <w:proofErr w:type="spellEnd"/>
            <w:r w:rsidRPr="003005C2">
              <w:rPr>
                <w:i w:val="0"/>
                <w:iCs/>
                <w:sz w:val="22"/>
                <w:szCs w:val="22"/>
                <w:lang w:val="en-US"/>
              </w:rPr>
              <w:t>)</w:t>
            </w:r>
          </w:p>
        </w:tc>
        <w:tc>
          <w:tcPr>
            <w:tcW w:w="1468" w:type="dxa"/>
            <w:vAlign w:val="center"/>
            <w:hideMark/>
          </w:tcPr>
          <w:p w14:paraId="7BEE973C"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1</w:t>
            </w:r>
          </w:p>
        </w:tc>
        <w:tc>
          <w:tcPr>
            <w:tcW w:w="1955" w:type="dxa"/>
            <w:vAlign w:val="center"/>
            <w:hideMark/>
          </w:tcPr>
          <w:p w14:paraId="0B2CC9B8"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12,000</w:t>
            </w:r>
          </w:p>
        </w:tc>
        <w:tc>
          <w:tcPr>
            <w:tcW w:w="1656" w:type="dxa"/>
            <w:vAlign w:val="center"/>
            <w:hideMark/>
          </w:tcPr>
          <w:p w14:paraId="50434121" w14:textId="0C2BB649"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RD$ 12,000</w:t>
            </w:r>
          </w:p>
        </w:tc>
      </w:tr>
      <w:tr w:rsidR="00D8579C" w:rsidRPr="00D8579C" w14:paraId="462BEE66" w14:textId="77777777" w:rsidTr="00D8579C">
        <w:trPr>
          <w:tblCellSpacing w:w="15" w:type="dxa"/>
        </w:trPr>
        <w:tc>
          <w:tcPr>
            <w:tcW w:w="0" w:type="auto"/>
            <w:vAlign w:val="center"/>
            <w:hideMark/>
          </w:tcPr>
          <w:p w14:paraId="400BF920" w14:textId="77777777" w:rsidR="00D8579C" w:rsidRPr="003005C2" w:rsidRDefault="00D8579C" w:rsidP="003005C2">
            <w:pPr>
              <w:pStyle w:val="normaltablas"/>
              <w:spacing w:before="240" w:line="480" w:lineRule="auto"/>
              <w:rPr>
                <w:i w:val="0"/>
                <w:iCs/>
                <w:sz w:val="22"/>
                <w:szCs w:val="22"/>
                <w:lang w:val="es-DO"/>
              </w:rPr>
            </w:pPr>
            <w:r w:rsidRPr="003005C2">
              <w:rPr>
                <w:i w:val="0"/>
                <w:iCs/>
                <w:sz w:val="22"/>
                <w:szCs w:val="22"/>
                <w:lang w:val="es-DO"/>
              </w:rPr>
              <w:t>UPS (Respaldo eléctrico)</w:t>
            </w:r>
          </w:p>
        </w:tc>
        <w:tc>
          <w:tcPr>
            <w:tcW w:w="1468" w:type="dxa"/>
            <w:vAlign w:val="center"/>
            <w:hideMark/>
          </w:tcPr>
          <w:p w14:paraId="266128A1"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1</w:t>
            </w:r>
          </w:p>
        </w:tc>
        <w:tc>
          <w:tcPr>
            <w:tcW w:w="1955" w:type="dxa"/>
            <w:vAlign w:val="center"/>
            <w:hideMark/>
          </w:tcPr>
          <w:p w14:paraId="78606075" w14:textId="77777777"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8,000</w:t>
            </w:r>
          </w:p>
        </w:tc>
        <w:tc>
          <w:tcPr>
            <w:tcW w:w="1656" w:type="dxa"/>
            <w:vAlign w:val="center"/>
            <w:hideMark/>
          </w:tcPr>
          <w:p w14:paraId="24615CA5" w14:textId="03FCC5E5"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RD$ 8,000</w:t>
            </w:r>
          </w:p>
        </w:tc>
      </w:tr>
      <w:tr w:rsidR="00D8579C" w:rsidRPr="00D8579C" w14:paraId="2931FEDE" w14:textId="77777777" w:rsidTr="00D8579C">
        <w:trPr>
          <w:tblCellSpacing w:w="15" w:type="dxa"/>
        </w:trPr>
        <w:tc>
          <w:tcPr>
            <w:tcW w:w="0" w:type="auto"/>
            <w:vAlign w:val="center"/>
            <w:hideMark/>
          </w:tcPr>
          <w:p w14:paraId="1E658B56" w14:textId="50224996" w:rsidR="00D8579C" w:rsidRPr="003005C2" w:rsidRDefault="00D8579C" w:rsidP="003005C2">
            <w:pPr>
              <w:pStyle w:val="normaltablas"/>
              <w:spacing w:before="240" w:line="480" w:lineRule="auto"/>
              <w:rPr>
                <w:i w:val="0"/>
                <w:iCs/>
                <w:sz w:val="22"/>
                <w:szCs w:val="22"/>
                <w:lang w:val="es-DO"/>
              </w:rPr>
            </w:pPr>
            <w:proofErr w:type="gramStart"/>
            <w:r w:rsidRPr="003005C2">
              <w:rPr>
                <w:i w:val="0"/>
                <w:iCs/>
                <w:sz w:val="22"/>
                <w:szCs w:val="22"/>
                <w:lang w:val="es-DO"/>
              </w:rPr>
              <w:t>Total</w:t>
            </w:r>
            <w:proofErr w:type="gramEnd"/>
            <w:r w:rsidRPr="003005C2">
              <w:rPr>
                <w:i w:val="0"/>
                <w:iCs/>
                <w:sz w:val="22"/>
                <w:szCs w:val="22"/>
                <w:lang w:val="es-DO"/>
              </w:rPr>
              <w:t xml:space="preserve"> en Hardware e Infraestructura</w:t>
            </w:r>
          </w:p>
        </w:tc>
        <w:tc>
          <w:tcPr>
            <w:tcW w:w="1468" w:type="dxa"/>
            <w:vAlign w:val="center"/>
            <w:hideMark/>
          </w:tcPr>
          <w:p w14:paraId="389F1246" w14:textId="77777777" w:rsidR="00D8579C" w:rsidRPr="003005C2" w:rsidRDefault="00D8579C" w:rsidP="003005C2">
            <w:pPr>
              <w:pStyle w:val="normaltablas"/>
              <w:spacing w:before="240" w:line="480" w:lineRule="auto"/>
              <w:jc w:val="center"/>
              <w:rPr>
                <w:i w:val="0"/>
                <w:iCs/>
                <w:sz w:val="22"/>
                <w:szCs w:val="22"/>
                <w:lang w:val="es-DO"/>
              </w:rPr>
            </w:pPr>
          </w:p>
        </w:tc>
        <w:tc>
          <w:tcPr>
            <w:tcW w:w="1955" w:type="dxa"/>
            <w:vAlign w:val="center"/>
            <w:hideMark/>
          </w:tcPr>
          <w:p w14:paraId="498CCB77" w14:textId="77777777" w:rsidR="00D8579C" w:rsidRPr="003005C2" w:rsidRDefault="00D8579C" w:rsidP="003005C2">
            <w:pPr>
              <w:pStyle w:val="normaltablas"/>
              <w:spacing w:before="240" w:line="480" w:lineRule="auto"/>
              <w:jc w:val="center"/>
              <w:rPr>
                <w:i w:val="0"/>
                <w:iCs/>
                <w:sz w:val="22"/>
                <w:szCs w:val="22"/>
                <w:lang w:val="es-DO"/>
              </w:rPr>
            </w:pPr>
          </w:p>
        </w:tc>
        <w:tc>
          <w:tcPr>
            <w:tcW w:w="1656" w:type="dxa"/>
            <w:vAlign w:val="center"/>
            <w:hideMark/>
          </w:tcPr>
          <w:p w14:paraId="39666B5F" w14:textId="13409E96" w:rsidR="00D8579C" w:rsidRPr="003005C2" w:rsidRDefault="00D8579C" w:rsidP="003005C2">
            <w:pPr>
              <w:pStyle w:val="normaltablas"/>
              <w:spacing w:before="240" w:line="480" w:lineRule="auto"/>
              <w:jc w:val="center"/>
              <w:rPr>
                <w:i w:val="0"/>
                <w:iCs/>
                <w:sz w:val="22"/>
                <w:szCs w:val="22"/>
                <w:lang w:val="es-DO"/>
              </w:rPr>
            </w:pPr>
            <w:r w:rsidRPr="003005C2">
              <w:rPr>
                <w:i w:val="0"/>
                <w:iCs/>
                <w:sz w:val="22"/>
                <w:szCs w:val="22"/>
                <w:lang w:val="es-DO"/>
              </w:rPr>
              <w:t>RD$ 155,000</w:t>
            </w:r>
          </w:p>
        </w:tc>
      </w:tr>
    </w:tbl>
    <w:p w14:paraId="0F1702A8" w14:textId="77777777" w:rsidR="00923A1B" w:rsidRDefault="00923A1B" w:rsidP="00923A1B"/>
    <w:p w14:paraId="7DF37A37" w14:textId="6A15D503" w:rsidR="00D8579C" w:rsidRPr="00D8579C" w:rsidRDefault="00D8579C" w:rsidP="00903BC8">
      <w:pPr>
        <w:pStyle w:val="Ttulo2"/>
      </w:pPr>
      <w:bookmarkStart w:id="59" w:name="_Toc237457041"/>
      <w:r w:rsidRPr="00D8579C">
        <w:lastRenderedPageBreak/>
        <w:t>Oferta al Cliente</w:t>
      </w:r>
      <w:bookmarkEnd w:id="59"/>
    </w:p>
    <w:p w14:paraId="00A48480" w14:textId="0B858084" w:rsidR="00D8579C" w:rsidRPr="00DB23A5" w:rsidRDefault="00D8579C" w:rsidP="006A1B69">
      <w:pPr>
        <w:pStyle w:val="Ttulo1"/>
        <w:numPr>
          <w:ilvl w:val="2"/>
          <w:numId w:val="1"/>
        </w:numPr>
        <w:jc w:val="both"/>
        <w:rPr>
          <w:b w:val="0"/>
          <w:bCs w:val="0"/>
        </w:rPr>
      </w:pPr>
      <w:bookmarkStart w:id="60" w:name="_Toc237457042"/>
      <w:r w:rsidRPr="00DB23A5">
        <w:t>Descripción del Producto</w:t>
      </w:r>
      <w:bookmarkEnd w:id="60"/>
    </w:p>
    <w:p w14:paraId="427BC0FF" w14:textId="77777777" w:rsidR="00D8579C" w:rsidRPr="003E7276" w:rsidRDefault="00D8579C" w:rsidP="00DB23A5">
      <w:pPr>
        <w:rPr>
          <w:rFonts w:cs="Arial"/>
          <w:lang w:val="es-DO"/>
        </w:rPr>
      </w:pPr>
      <w:r w:rsidRPr="003E7276">
        <w:rPr>
          <w:rFonts w:cs="Arial"/>
          <w:lang w:val="es-DO"/>
        </w:rPr>
        <w:t>El Sistema de Gestión de Evidencias para la Evaluación Quinquenal UASD–MESCyT es una plataforma web diseñada para centralizar la administración de las evidencias institucionales requeridas durante los procesos de evaluación realizados por el Ministerio de Educación Superior, Ciencia y Tecnología (MESCyT).</w:t>
      </w:r>
    </w:p>
    <w:p w14:paraId="22C8D206" w14:textId="57FB7CEE" w:rsidR="00D8579C" w:rsidRPr="003E7276" w:rsidRDefault="003E7276" w:rsidP="00DB23A5">
      <w:pPr>
        <w:rPr>
          <w:rFonts w:cs="Arial"/>
          <w:lang w:val="es-DO"/>
        </w:rPr>
      </w:pPr>
      <w:r w:rsidRPr="003E7276">
        <w:rPr>
          <w:rFonts w:cs="Arial"/>
          <w:lang w:val="es-DO"/>
        </w:rPr>
        <w:t>Entre las f</w:t>
      </w:r>
      <w:r w:rsidR="00D8579C" w:rsidRPr="003E7276">
        <w:rPr>
          <w:rFonts w:cs="Arial"/>
          <w:lang w:val="es-DO"/>
        </w:rPr>
        <w:t xml:space="preserve">uncionalidades </w:t>
      </w:r>
      <w:r w:rsidRPr="003E7276">
        <w:rPr>
          <w:rFonts w:cs="Arial"/>
          <w:lang w:val="es-DO"/>
        </w:rPr>
        <w:t>p</w:t>
      </w:r>
      <w:r w:rsidR="00D8579C" w:rsidRPr="003E7276">
        <w:rPr>
          <w:rFonts w:cs="Arial"/>
          <w:lang w:val="es-DO"/>
        </w:rPr>
        <w:t>rincipales</w:t>
      </w:r>
      <w:r w:rsidRPr="003E7276">
        <w:rPr>
          <w:rFonts w:cs="Arial"/>
          <w:lang w:val="es-DO"/>
        </w:rPr>
        <w:t xml:space="preserve"> del proyecto tenemos la g</w:t>
      </w:r>
      <w:r w:rsidR="00D8579C" w:rsidRPr="003E7276">
        <w:rPr>
          <w:rFonts w:cs="Arial"/>
          <w:lang w:val="es-DO"/>
        </w:rPr>
        <w:t>estión de usuarios y permisos</w:t>
      </w:r>
      <w:r w:rsidRPr="003E7276">
        <w:rPr>
          <w:rFonts w:cs="Arial"/>
          <w:lang w:val="es-DO"/>
        </w:rPr>
        <w:t>, la a</w:t>
      </w:r>
      <w:r w:rsidR="00D8579C" w:rsidRPr="003E7276">
        <w:rPr>
          <w:rFonts w:cs="Arial"/>
          <w:lang w:val="es-DO"/>
        </w:rPr>
        <w:t>dministración de facultades, escuelas y departamentos</w:t>
      </w:r>
      <w:r w:rsidRPr="003E7276">
        <w:rPr>
          <w:rFonts w:cs="Arial"/>
          <w:lang w:val="es-DO"/>
        </w:rPr>
        <w:t>, el r</w:t>
      </w:r>
      <w:r w:rsidR="00D8579C" w:rsidRPr="003E7276">
        <w:rPr>
          <w:rFonts w:cs="Arial"/>
          <w:lang w:val="es-DO"/>
        </w:rPr>
        <w:t>egistro y clasificación de indicadores</w:t>
      </w:r>
      <w:r w:rsidRPr="003E7276">
        <w:rPr>
          <w:rFonts w:cs="Arial"/>
          <w:lang w:val="es-DO"/>
        </w:rPr>
        <w:t>, la c</w:t>
      </w:r>
      <w:r w:rsidR="00D8579C" w:rsidRPr="003E7276">
        <w:rPr>
          <w:rFonts w:cs="Arial"/>
          <w:lang w:val="es-DO"/>
        </w:rPr>
        <w:t>arga y almacenamiento de evidencias digitales</w:t>
      </w:r>
      <w:r w:rsidRPr="003E7276">
        <w:rPr>
          <w:rFonts w:cs="Arial"/>
          <w:lang w:val="es-DO"/>
        </w:rPr>
        <w:t>, el s</w:t>
      </w:r>
      <w:r w:rsidR="00D8579C" w:rsidRPr="003E7276">
        <w:rPr>
          <w:rFonts w:cs="Arial"/>
          <w:lang w:val="es-DO"/>
        </w:rPr>
        <w:t>eguimiento del estado de las evidencias</w:t>
      </w:r>
      <w:r w:rsidRPr="003E7276">
        <w:rPr>
          <w:rFonts w:cs="Arial"/>
          <w:lang w:val="es-DO"/>
        </w:rPr>
        <w:t>, la v</w:t>
      </w:r>
      <w:r w:rsidR="00D8579C" w:rsidRPr="003E7276">
        <w:rPr>
          <w:rFonts w:cs="Arial"/>
          <w:lang w:val="es-DO"/>
        </w:rPr>
        <w:t>alidación y aprobación de documentos</w:t>
      </w:r>
      <w:r w:rsidRPr="003E7276">
        <w:rPr>
          <w:rFonts w:cs="Arial"/>
          <w:lang w:val="es-DO"/>
        </w:rPr>
        <w:t>, la g</w:t>
      </w:r>
      <w:r w:rsidR="00D8579C" w:rsidRPr="003E7276">
        <w:rPr>
          <w:rFonts w:cs="Arial"/>
          <w:lang w:val="es-DO"/>
        </w:rPr>
        <w:t>eneración de reportes</w:t>
      </w:r>
      <w:r w:rsidRPr="003E7276">
        <w:rPr>
          <w:rFonts w:cs="Arial"/>
          <w:lang w:val="es-DO"/>
        </w:rPr>
        <w:t>, la a</w:t>
      </w:r>
      <w:r w:rsidR="00D8579C" w:rsidRPr="003E7276">
        <w:rPr>
          <w:rFonts w:cs="Arial"/>
          <w:lang w:val="es-DO"/>
        </w:rPr>
        <w:t>uditoría y trazabilidad de actividades</w:t>
      </w:r>
      <w:r w:rsidRPr="003E7276">
        <w:rPr>
          <w:rFonts w:cs="Arial"/>
          <w:lang w:val="es-DO"/>
        </w:rPr>
        <w:t xml:space="preserve"> y la c</w:t>
      </w:r>
      <w:r w:rsidR="00D8579C" w:rsidRPr="003E7276">
        <w:rPr>
          <w:rFonts w:cs="Arial"/>
          <w:lang w:val="es-DO"/>
        </w:rPr>
        <w:t xml:space="preserve">onsulta centralizada de información institucional. </w:t>
      </w:r>
    </w:p>
    <w:p w14:paraId="6B6E8692" w14:textId="211A1E9B" w:rsidR="003E7276" w:rsidRPr="003E7276" w:rsidRDefault="003E7276" w:rsidP="00DB23A5">
      <w:pPr>
        <w:rPr>
          <w:rFonts w:cs="Arial"/>
          <w:lang w:val="es-DO"/>
        </w:rPr>
      </w:pPr>
      <w:r w:rsidRPr="003E7276">
        <w:rPr>
          <w:rFonts w:cs="Arial"/>
          <w:lang w:val="es-DO"/>
        </w:rPr>
        <w:t>Entre los b</w:t>
      </w:r>
      <w:r w:rsidR="00D8579C" w:rsidRPr="003E7276">
        <w:rPr>
          <w:rFonts w:cs="Arial"/>
          <w:lang w:val="es-DO"/>
        </w:rPr>
        <w:t>eneficios</w:t>
      </w:r>
      <w:r w:rsidRPr="003E7276">
        <w:rPr>
          <w:rFonts w:cs="Arial"/>
          <w:lang w:val="es-DO"/>
        </w:rPr>
        <w:t xml:space="preserve"> del proyecto, contará principalmente con una gran r</w:t>
      </w:r>
      <w:r w:rsidR="00D8579C" w:rsidRPr="003E7276">
        <w:rPr>
          <w:rFonts w:cs="Arial"/>
          <w:lang w:val="es-DO"/>
        </w:rPr>
        <w:t>educción del uso de documentación física</w:t>
      </w:r>
      <w:r w:rsidRPr="003E7276">
        <w:rPr>
          <w:rFonts w:cs="Arial"/>
          <w:lang w:val="es-DO"/>
        </w:rPr>
        <w:t xml:space="preserve">, acompañado de una disminución del tiempo de búsqueda de evidencias, mayor seguridad y disponibilidad de los documentos y en general una optimización de los procesos de evaluación institucional. </w:t>
      </w:r>
    </w:p>
    <w:p w14:paraId="5AD2AE1D" w14:textId="72FDAB85" w:rsidR="003E7276" w:rsidRPr="00DB23A5" w:rsidRDefault="00DB23A5" w:rsidP="006A1B69">
      <w:pPr>
        <w:pStyle w:val="Ttulo1"/>
        <w:numPr>
          <w:ilvl w:val="2"/>
          <w:numId w:val="1"/>
        </w:numPr>
        <w:jc w:val="both"/>
        <w:rPr>
          <w:b w:val="0"/>
          <w:bCs w:val="0"/>
        </w:rPr>
      </w:pPr>
      <w:bookmarkStart w:id="61" w:name="_Toc237457043"/>
      <w:r w:rsidRPr="00DB23A5">
        <w:t>Costo Total del Proyecto</w:t>
      </w:r>
      <w:bookmarkEnd w:id="61"/>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4536"/>
      </w:tblGrid>
      <w:tr w:rsidR="00DB23A5" w:rsidRPr="00DB23A5" w14:paraId="72BD2FB8" w14:textId="77777777" w:rsidTr="00DB23A5">
        <w:trPr>
          <w:tblHeader/>
          <w:tblCellSpacing w:w="15" w:type="dxa"/>
        </w:trPr>
        <w:tc>
          <w:tcPr>
            <w:tcW w:w="4770" w:type="dxa"/>
            <w:shd w:val="clear" w:color="auto" w:fill="00B0F0"/>
            <w:vAlign w:val="center"/>
            <w:hideMark/>
          </w:tcPr>
          <w:p w14:paraId="3A829FB7" w14:textId="77777777" w:rsidR="00DB23A5" w:rsidRPr="00C900C3" w:rsidRDefault="00DB23A5" w:rsidP="00C900C3">
            <w:pPr>
              <w:pStyle w:val="normaltablas"/>
              <w:spacing w:before="240" w:after="0" w:line="480" w:lineRule="auto"/>
              <w:jc w:val="center"/>
              <w:rPr>
                <w:b/>
                <w:bCs/>
                <w:i w:val="0"/>
                <w:iCs/>
                <w:sz w:val="22"/>
                <w:szCs w:val="22"/>
                <w:lang w:val="es-DO"/>
              </w:rPr>
            </w:pPr>
            <w:r w:rsidRPr="00C900C3">
              <w:rPr>
                <w:b/>
                <w:bCs/>
                <w:i w:val="0"/>
                <w:iCs/>
                <w:sz w:val="22"/>
                <w:szCs w:val="22"/>
                <w:lang w:val="es-DO"/>
              </w:rPr>
              <w:t>Concepto</w:t>
            </w:r>
          </w:p>
        </w:tc>
        <w:tc>
          <w:tcPr>
            <w:tcW w:w="4491" w:type="dxa"/>
            <w:shd w:val="clear" w:color="auto" w:fill="00B0F0"/>
            <w:vAlign w:val="center"/>
            <w:hideMark/>
          </w:tcPr>
          <w:p w14:paraId="4036007A" w14:textId="77777777" w:rsidR="00DB23A5" w:rsidRPr="00C900C3" w:rsidRDefault="00DB23A5" w:rsidP="00C900C3">
            <w:pPr>
              <w:pStyle w:val="normaltablas"/>
              <w:spacing w:before="240" w:after="0" w:line="480" w:lineRule="auto"/>
              <w:jc w:val="center"/>
              <w:rPr>
                <w:b/>
                <w:bCs/>
                <w:i w:val="0"/>
                <w:iCs/>
                <w:sz w:val="22"/>
                <w:szCs w:val="22"/>
                <w:lang w:val="es-DO"/>
              </w:rPr>
            </w:pPr>
            <w:r w:rsidRPr="00C900C3">
              <w:rPr>
                <w:b/>
                <w:bCs/>
                <w:i w:val="0"/>
                <w:iCs/>
                <w:sz w:val="22"/>
                <w:szCs w:val="22"/>
                <w:lang w:val="es-DO"/>
              </w:rPr>
              <w:t>Total (RD$)</w:t>
            </w:r>
          </w:p>
        </w:tc>
      </w:tr>
      <w:tr w:rsidR="00DB23A5" w:rsidRPr="00DB23A5" w14:paraId="3F5182F9" w14:textId="77777777" w:rsidTr="00DB23A5">
        <w:trPr>
          <w:tblCellSpacing w:w="15" w:type="dxa"/>
        </w:trPr>
        <w:tc>
          <w:tcPr>
            <w:tcW w:w="4770" w:type="dxa"/>
            <w:vAlign w:val="center"/>
            <w:hideMark/>
          </w:tcPr>
          <w:p w14:paraId="5EDC9928" w14:textId="77777777" w:rsidR="00DB23A5" w:rsidRPr="003005C2" w:rsidRDefault="00DB23A5" w:rsidP="00C900C3">
            <w:pPr>
              <w:pStyle w:val="normaltablas"/>
              <w:spacing w:before="240" w:after="0" w:line="480" w:lineRule="auto"/>
              <w:rPr>
                <w:i w:val="0"/>
                <w:iCs/>
                <w:sz w:val="22"/>
                <w:szCs w:val="22"/>
                <w:lang w:val="es-DO"/>
              </w:rPr>
            </w:pPr>
            <w:r w:rsidRPr="003005C2">
              <w:rPr>
                <w:i w:val="0"/>
                <w:iCs/>
                <w:sz w:val="22"/>
                <w:szCs w:val="22"/>
                <w:lang w:val="es-DO"/>
              </w:rPr>
              <w:t>Presupuesto de Software</w:t>
            </w:r>
          </w:p>
        </w:tc>
        <w:tc>
          <w:tcPr>
            <w:tcW w:w="4491" w:type="dxa"/>
            <w:vAlign w:val="center"/>
            <w:hideMark/>
          </w:tcPr>
          <w:p w14:paraId="4FEC8259" w14:textId="110C1C6D" w:rsidR="00DB23A5" w:rsidRPr="003005C2" w:rsidRDefault="00DB23A5" w:rsidP="00C900C3">
            <w:pPr>
              <w:pStyle w:val="normaltablas"/>
              <w:spacing w:before="240" w:after="0" w:line="480" w:lineRule="auto"/>
              <w:jc w:val="center"/>
              <w:rPr>
                <w:i w:val="0"/>
                <w:iCs/>
                <w:sz w:val="22"/>
                <w:szCs w:val="22"/>
                <w:lang w:val="es-DO"/>
              </w:rPr>
            </w:pPr>
            <w:r w:rsidRPr="003005C2">
              <w:rPr>
                <w:i w:val="0"/>
                <w:iCs/>
                <w:sz w:val="22"/>
                <w:szCs w:val="22"/>
                <w:lang w:val="es-DO"/>
              </w:rPr>
              <w:t>RD$ 268,500</w:t>
            </w:r>
          </w:p>
        </w:tc>
      </w:tr>
      <w:tr w:rsidR="00DB23A5" w:rsidRPr="00DB23A5" w14:paraId="03A66194" w14:textId="77777777" w:rsidTr="00DB23A5">
        <w:trPr>
          <w:tblCellSpacing w:w="15" w:type="dxa"/>
        </w:trPr>
        <w:tc>
          <w:tcPr>
            <w:tcW w:w="4770" w:type="dxa"/>
            <w:vAlign w:val="center"/>
            <w:hideMark/>
          </w:tcPr>
          <w:p w14:paraId="351A60DA" w14:textId="77777777" w:rsidR="00DB23A5" w:rsidRPr="003005C2" w:rsidRDefault="00DB23A5" w:rsidP="00C900C3">
            <w:pPr>
              <w:pStyle w:val="normaltablas"/>
              <w:spacing w:before="240" w:after="0" w:line="480" w:lineRule="auto"/>
              <w:rPr>
                <w:i w:val="0"/>
                <w:iCs/>
                <w:sz w:val="22"/>
                <w:szCs w:val="22"/>
                <w:lang w:val="es-DO"/>
              </w:rPr>
            </w:pPr>
            <w:r w:rsidRPr="003005C2">
              <w:rPr>
                <w:i w:val="0"/>
                <w:iCs/>
                <w:sz w:val="22"/>
                <w:szCs w:val="22"/>
                <w:lang w:val="es-DO"/>
              </w:rPr>
              <w:t>Presupuesto de Hardware</w:t>
            </w:r>
          </w:p>
        </w:tc>
        <w:tc>
          <w:tcPr>
            <w:tcW w:w="4491" w:type="dxa"/>
            <w:vAlign w:val="center"/>
            <w:hideMark/>
          </w:tcPr>
          <w:p w14:paraId="50024F3B" w14:textId="653A84F8" w:rsidR="00DB23A5" w:rsidRPr="003005C2" w:rsidRDefault="00DB23A5" w:rsidP="00C900C3">
            <w:pPr>
              <w:pStyle w:val="normaltablas"/>
              <w:spacing w:before="240" w:after="0" w:line="480" w:lineRule="auto"/>
              <w:jc w:val="center"/>
              <w:rPr>
                <w:i w:val="0"/>
                <w:iCs/>
                <w:sz w:val="22"/>
                <w:szCs w:val="22"/>
                <w:lang w:val="es-DO"/>
              </w:rPr>
            </w:pPr>
            <w:r w:rsidRPr="003005C2">
              <w:rPr>
                <w:i w:val="0"/>
                <w:iCs/>
                <w:sz w:val="22"/>
                <w:szCs w:val="22"/>
                <w:lang w:val="es-DO"/>
              </w:rPr>
              <w:t>RD$ 155,000</w:t>
            </w:r>
          </w:p>
        </w:tc>
      </w:tr>
      <w:tr w:rsidR="00DB23A5" w:rsidRPr="00DB23A5" w14:paraId="5DBA99AB" w14:textId="77777777" w:rsidTr="00DB23A5">
        <w:trPr>
          <w:tblCellSpacing w:w="15" w:type="dxa"/>
        </w:trPr>
        <w:tc>
          <w:tcPr>
            <w:tcW w:w="4770" w:type="dxa"/>
            <w:vAlign w:val="center"/>
            <w:hideMark/>
          </w:tcPr>
          <w:p w14:paraId="20FA27C2" w14:textId="77777777" w:rsidR="00DB23A5" w:rsidRPr="003005C2" w:rsidRDefault="00DB23A5" w:rsidP="00C900C3">
            <w:pPr>
              <w:pStyle w:val="normaltablas"/>
              <w:spacing w:before="240" w:after="0" w:line="480" w:lineRule="auto"/>
              <w:rPr>
                <w:i w:val="0"/>
                <w:iCs/>
                <w:sz w:val="22"/>
                <w:szCs w:val="22"/>
                <w:lang w:val="es-DO"/>
              </w:rPr>
            </w:pPr>
            <w:r w:rsidRPr="003005C2">
              <w:rPr>
                <w:i w:val="0"/>
                <w:iCs/>
                <w:sz w:val="22"/>
                <w:szCs w:val="22"/>
                <w:lang w:val="es-DO"/>
              </w:rPr>
              <w:t>Costo Total del Proyecto</w:t>
            </w:r>
          </w:p>
        </w:tc>
        <w:tc>
          <w:tcPr>
            <w:tcW w:w="4491" w:type="dxa"/>
            <w:vAlign w:val="center"/>
            <w:hideMark/>
          </w:tcPr>
          <w:p w14:paraId="37D411C6" w14:textId="29CDB44D" w:rsidR="00DB23A5" w:rsidRPr="003005C2" w:rsidRDefault="00DB23A5" w:rsidP="00C900C3">
            <w:pPr>
              <w:pStyle w:val="normaltablas"/>
              <w:spacing w:before="240" w:after="0" w:line="480" w:lineRule="auto"/>
              <w:jc w:val="center"/>
              <w:rPr>
                <w:i w:val="0"/>
                <w:iCs/>
                <w:sz w:val="22"/>
                <w:szCs w:val="22"/>
                <w:lang w:val="es-DO"/>
              </w:rPr>
            </w:pPr>
            <w:r w:rsidRPr="003005C2">
              <w:rPr>
                <w:i w:val="0"/>
                <w:iCs/>
                <w:sz w:val="22"/>
                <w:szCs w:val="22"/>
                <w:lang w:val="es-DO"/>
              </w:rPr>
              <w:t>RD$ 423,500</w:t>
            </w:r>
          </w:p>
        </w:tc>
      </w:tr>
    </w:tbl>
    <w:p w14:paraId="13C80812" w14:textId="77777777" w:rsidR="00D8579C" w:rsidRDefault="00D8579C" w:rsidP="00923A1B">
      <w:pPr>
        <w:rPr>
          <w:lang w:val="es-DO"/>
        </w:rPr>
      </w:pPr>
    </w:p>
    <w:p w14:paraId="429365F2" w14:textId="5213F535" w:rsidR="00111FDA" w:rsidRPr="00111FDA" w:rsidRDefault="00111FDA" w:rsidP="009A00C3">
      <w:pPr>
        <w:pStyle w:val="Ttulo1"/>
      </w:pPr>
      <w:bookmarkStart w:id="62" w:name="_Toc237457044"/>
      <w:r w:rsidRPr="00111FDA">
        <w:lastRenderedPageBreak/>
        <w:t>Lista De Actividades.</w:t>
      </w:r>
      <w:bookmarkEnd w:id="62"/>
    </w:p>
    <w:p w14:paraId="7476F492" w14:textId="77777777" w:rsidR="00B7290F" w:rsidRPr="009054DE" w:rsidRDefault="00B7290F" w:rsidP="009054DE">
      <w:pPr>
        <w:pStyle w:val="Ttulo2"/>
      </w:pPr>
      <w:bookmarkStart w:id="63" w:name="_Toc237457045"/>
      <w:r w:rsidRPr="009054DE">
        <w:t>Levantamiento de Información</w:t>
      </w:r>
      <w:bookmarkEnd w:id="63"/>
    </w:p>
    <w:p w14:paraId="12918D30" w14:textId="77777777" w:rsidR="00B7290F" w:rsidRPr="00B7290F" w:rsidRDefault="00B7290F">
      <w:pPr>
        <w:numPr>
          <w:ilvl w:val="0"/>
          <w:numId w:val="4"/>
        </w:numPr>
        <w:spacing w:line="360" w:lineRule="auto"/>
        <w:rPr>
          <w:rFonts w:cs="Arial"/>
          <w:lang w:val="es-DO"/>
        </w:rPr>
      </w:pPr>
      <w:r w:rsidRPr="00B7290F">
        <w:rPr>
          <w:rFonts w:cs="Arial"/>
          <w:lang w:val="es-DO"/>
        </w:rPr>
        <w:t>Definir los objetivos del levantamiento de información.</w:t>
      </w:r>
    </w:p>
    <w:p w14:paraId="74E21F8F" w14:textId="77777777" w:rsidR="00B7290F" w:rsidRPr="00B7290F" w:rsidRDefault="00B7290F">
      <w:pPr>
        <w:numPr>
          <w:ilvl w:val="0"/>
          <w:numId w:val="4"/>
        </w:numPr>
        <w:spacing w:line="360" w:lineRule="auto"/>
        <w:rPr>
          <w:rFonts w:cs="Arial"/>
          <w:lang w:val="es-DO"/>
        </w:rPr>
      </w:pPr>
      <w:r w:rsidRPr="00B7290F">
        <w:rPr>
          <w:rFonts w:cs="Arial"/>
          <w:lang w:val="es-DO"/>
        </w:rPr>
        <w:t>Identificar las unidades responsables del proceso de evaluación quinquenal.</w:t>
      </w:r>
    </w:p>
    <w:p w14:paraId="21E1A8D6" w14:textId="77777777" w:rsidR="00B7290F" w:rsidRPr="00B7290F" w:rsidRDefault="00B7290F">
      <w:pPr>
        <w:numPr>
          <w:ilvl w:val="0"/>
          <w:numId w:val="4"/>
        </w:numPr>
        <w:spacing w:line="360" w:lineRule="auto"/>
        <w:rPr>
          <w:rFonts w:cs="Arial"/>
          <w:lang w:val="es-DO"/>
        </w:rPr>
      </w:pPr>
      <w:r w:rsidRPr="00B7290F">
        <w:rPr>
          <w:rFonts w:cs="Arial"/>
          <w:lang w:val="es-DO"/>
        </w:rPr>
        <w:t>Elaborar cuestionarios para la recolección de información.</w:t>
      </w:r>
    </w:p>
    <w:p w14:paraId="6916E531" w14:textId="77777777" w:rsidR="00B7290F" w:rsidRPr="00B7290F" w:rsidRDefault="00B7290F">
      <w:pPr>
        <w:numPr>
          <w:ilvl w:val="0"/>
          <w:numId w:val="4"/>
        </w:numPr>
        <w:spacing w:line="360" w:lineRule="auto"/>
        <w:rPr>
          <w:rFonts w:cs="Arial"/>
          <w:lang w:val="es-DO"/>
        </w:rPr>
      </w:pPr>
      <w:r w:rsidRPr="00B7290F">
        <w:rPr>
          <w:rFonts w:cs="Arial"/>
          <w:lang w:val="es-DO"/>
        </w:rPr>
        <w:t>Preparar entrevistas con los responsables institucionales.</w:t>
      </w:r>
    </w:p>
    <w:p w14:paraId="2E6385A2" w14:textId="77777777" w:rsidR="00B7290F" w:rsidRPr="00B7290F" w:rsidRDefault="00B7290F">
      <w:pPr>
        <w:numPr>
          <w:ilvl w:val="0"/>
          <w:numId w:val="4"/>
        </w:numPr>
        <w:spacing w:line="360" w:lineRule="auto"/>
        <w:rPr>
          <w:rFonts w:cs="Arial"/>
          <w:lang w:val="es-DO"/>
        </w:rPr>
      </w:pPr>
      <w:r w:rsidRPr="00B7290F">
        <w:rPr>
          <w:rFonts w:cs="Arial"/>
          <w:lang w:val="es-DO"/>
        </w:rPr>
        <w:t>Realizar entrevistas a usuarios potenciales del sistema.</w:t>
      </w:r>
    </w:p>
    <w:p w14:paraId="3B0A62DB" w14:textId="77777777" w:rsidR="00B7290F" w:rsidRPr="00B7290F" w:rsidRDefault="00B7290F">
      <w:pPr>
        <w:numPr>
          <w:ilvl w:val="0"/>
          <w:numId w:val="4"/>
        </w:numPr>
        <w:spacing w:line="360" w:lineRule="auto"/>
        <w:rPr>
          <w:rFonts w:cs="Arial"/>
          <w:lang w:val="es-DO"/>
        </w:rPr>
      </w:pPr>
      <w:r w:rsidRPr="00B7290F">
        <w:rPr>
          <w:rFonts w:cs="Arial"/>
          <w:lang w:val="es-DO"/>
        </w:rPr>
        <w:t>Recopilar documentos relacionados con la evaluación quinquenal.</w:t>
      </w:r>
    </w:p>
    <w:p w14:paraId="187F3E95" w14:textId="77777777" w:rsidR="00B7290F" w:rsidRPr="00B7290F" w:rsidRDefault="00B7290F">
      <w:pPr>
        <w:numPr>
          <w:ilvl w:val="0"/>
          <w:numId w:val="4"/>
        </w:numPr>
        <w:spacing w:line="360" w:lineRule="auto"/>
        <w:rPr>
          <w:rFonts w:cs="Arial"/>
          <w:lang w:val="es-DO"/>
        </w:rPr>
      </w:pPr>
      <w:r w:rsidRPr="00B7290F">
        <w:rPr>
          <w:rFonts w:cs="Arial"/>
          <w:lang w:val="es-DO"/>
        </w:rPr>
        <w:t>Analizar formularios y evidencias utilizadas actualmente.</w:t>
      </w:r>
    </w:p>
    <w:p w14:paraId="6490977E" w14:textId="77777777" w:rsidR="00B7290F" w:rsidRPr="00B7290F" w:rsidRDefault="00B7290F">
      <w:pPr>
        <w:numPr>
          <w:ilvl w:val="0"/>
          <w:numId w:val="4"/>
        </w:numPr>
        <w:spacing w:line="360" w:lineRule="auto"/>
        <w:rPr>
          <w:rFonts w:cs="Arial"/>
          <w:lang w:val="es-DO"/>
        </w:rPr>
      </w:pPr>
      <w:r w:rsidRPr="00B7290F">
        <w:rPr>
          <w:rFonts w:cs="Arial"/>
          <w:lang w:val="es-DO"/>
        </w:rPr>
        <w:t>Identificar los procesos actuales de gestión de evidencias.</w:t>
      </w:r>
    </w:p>
    <w:p w14:paraId="1A10B3E9" w14:textId="77777777" w:rsidR="00B7290F" w:rsidRPr="00B7290F" w:rsidRDefault="00B7290F">
      <w:pPr>
        <w:numPr>
          <w:ilvl w:val="0"/>
          <w:numId w:val="4"/>
        </w:numPr>
        <w:spacing w:line="360" w:lineRule="auto"/>
        <w:rPr>
          <w:rFonts w:cs="Arial"/>
          <w:lang w:val="es-DO"/>
        </w:rPr>
      </w:pPr>
      <w:r w:rsidRPr="00B7290F">
        <w:rPr>
          <w:rFonts w:cs="Arial"/>
          <w:lang w:val="es-DO"/>
        </w:rPr>
        <w:t>Determinar necesidades funcionales de los usuarios.</w:t>
      </w:r>
    </w:p>
    <w:p w14:paraId="0DD2C425" w14:textId="77777777" w:rsidR="00B7290F" w:rsidRPr="00B7290F" w:rsidRDefault="00B7290F">
      <w:pPr>
        <w:numPr>
          <w:ilvl w:val="0"/>
          <w:numId w:val="4"/>
        </w:numPr>
        <w:spacing w:line="360" w:lineRule="auto"/>
        <w:rPr>
          <w:rFonts w:cs="Arial"/>
          <w:lang w:val="es-DO"/>
        </w:rPr>
      </w:pPr>
      <w:r w:rsidRPr="00B7290F">
        <w:rPr>
          <w:rFonts w:cs="Arial"/>
          <w:lang w:val="es-DO"/>
        </w:rPr>
        <w:t>Determinar necesidades no funcionales del sistema.</w:t>
      </w:r>
    </w:p>
    <w:p w14:paraId="69BB7264" w14:textId="77777777" w:rsidR="00B7290F" w:rsidRPr="00B7290F" w:rsidRDefault="00B7290F">
      <w:pPr>
        <w:numPr>
          <w:ilvl w:val="0"/>
          <w:numId w:val="4"/>
        </w:numPr>
        <w:spacing w:line="360" w:lineRule="auto"/>
        <w:rPr>
          <w:rFonts w:cs="Arial"/>
          <w:lang w:val="es-DO"/>
        </w:rPr>
      </w:pPr>
      <w:r w:rsidRPr="00B7290F">
        <w:rPr>
          <w:rFonts w:cs="Arial"/>
          <w:lang w:val="es-DO"/>
        </w:rPr>
        <w:t>Consolidar la información recopilada.</w:t>
      </w:r>
    </w:p>
    <w:p w14:paraId="572053F2" w14:textId="77777777" w:rsidR="00B7290F" w:rsidRDefault="00B7290F">
      <w:pPr>
        <w:numPr>
          <w:ilvl w:val="0"/>
          <w:numId w:val="4"/>
        </w:numPr>
        <w:spacing w:line="360" w:lineRule="auto"/>
        <w:rPr>
          <w:rFonts w:cs="Arial"/>
          <w:lang w:val="es-DO"/>
        </w:rPr>
      </w:pPr>
      <w:r w:rsidRPr="00B7290F">
        <w:rPr>
          <w:rFonts w:cs="Arial"/>
          <w:lang w:val="es-DO"/>
        </w:rPr>
        <w:t>Elaborar informe de levantamiento de información.</w:t>
      </w:r>
    </w:p>
    <w:p w14:paraId="6FA6CAE6" w14:textId="5EF1747E" w:rsidR="009054DE" w:rsidRPr="009054DE" w:rsidRDefault="009054DE" w:rsidP="009054DE">
      <w:pPr>
        <w:pStyle w:val="Ttulo2"/>
      </w:pPr>
      <w:bookmarkStart w:id="64" w:name="_Toc237457046"/>
      <w:r w:rsidRPr="009054DE">
        <w:t>Análisis del Sistema</w:t>
      </w:r>
      <w:bookmarkEnd w:id="64"/>
    </w:p>
    <w:p w14:paraId="0E416127" w14:textId="014E24D6" w:rsidR="00B7290F" w:rsidRPr="009054DE" w:rsidRDefault="00B7290F" w:rsidP="00A46EBD">
      <w:pPr>
        <w:pStyle w:val="Ttulo4"/>
        <w:numPr>
          <w:ilvl w:val="2"/>
          <w:numId w:val="1"/>
        </w:numPr>
      </w:pPr>
      <w:r w:rsidRPr="009054DE">
        <w:t>Análisis del Sistema Actual</w:t>
      </w:r>
    </w:p>
    <w:p w14:paraId="7D38E0C4" w14:textId="77777777" w:rsidR="00B7290F" w:rsidRPr="00B7290F" w:rsidRDefault="00B7290F">
      <w:pPr>
        <w:numPr>
          <w:ilvl w:val="0"/>
          <w:numId w:val="5"/>
        </w:numPr>
        <w:spacing w:line="360" w:lineRule="auto"/>
        <w:rPr>
          <w:rFonts w:cs="Arial"/>
          <w:lang w:val="es-DO"/>
        </w:rPr>
      </w:pPr>
      <w:r w:rsidRPr="00B7290F">
        <w:rPr>
          <w:rFonts w:cs="Arial"/>
          <w:lang w:val="es-DO"/>
        </w:rPr>
        <w:t>Describir el proceso actual de gestión de evidencias.</w:t>
      </w:r>
    </w:p>
    <w:p w14:paraId="0A13C9F9" w14:textId="77777777" w:rsidR="00B7290F" w:rsidRPr="00B7290F" w:rsidRDefault="00B7290F">
      <w:pPr>
        <w:numPr>
          <w:ilvl w:val="0"/>
          <w:numId w:val="5"/>
        </w:numPr>
        <w:spacing w:line="360" w:lineRule="auto"/>
        <w:rPr>
          <w:rFonts w:cs="Arial"/>
          <w:lang w:val="es-DO"/>
        </w:rPr>
      </w:pPr>
      <w:r w:rsidRPr="00B7290F">
        <w:rPr>
          <w:rFonts w:cs="Arial"/>
          <w:lang w:val="es-DO"/>
        </w:rPr>
        <w:t>Identificar departamentos involucrados en el proceso.</w:t>
      </w:r>
    </w:p>
    <w:p w14:paraId="34381838" w14:textId="77777777" w:rsidR="00B7290F" w:rsidRPr="00B7290F" w:rsidRDefault="00B7290F">
      <w:pPr>
        <w:numPr>
          <w:ilvl w:val="0"/>
          <w:numId w:val="5"/>
        </w:numPr>
        <w:spacing w:line="360" w:lineRule="auto"/>
        <w:rPr>
          <w:rFonts w:cs="Arial"/>
          <w:lang w:val="es-DO"/>
        </w:rPr>
      </w:pPr>
      <w:r w:rsidRPr="00B7290F">
        <w:rPr>
          <w:rFonts w:cs="Arial"/>
          <w:lang w:val="es-DO"/>
        </w:rPr>
        <w:t>Identificar actores participantes.</w:t>
      </w:r>
    </w:p>
    <w:p w14:paraId="6705F01D" w14:textId="77777777" w:rsidR="00B7290F" w:rsidRPr="00B7290F" w:rsidRDefault="00B7290F">
      <w:pPr>
        <w:numPr>
          <w:ilvl w:val="0"/>
          <w:numId w:val="5"/>
        </w:numPr>
        <w:spacing w:line="360" w:lineRule="auto"/>
        <w:rPr>
          <w:rFonts w:cs="Arial"/>
          <w:lang w:val="es-DO"/>
        </w:rPr>
      </w:pPr>
      <w:r w:rsidRPr="00B7290F">
        <w:rPr>
          <w:rFonts w:cs="Arial"/>
          <w:lang w:val="es-DO"/>
        </w:rPr>
        <w:t>Analizar el flujo actual de documentos.</w:t>
      </w:r>
    </w:p>
    <w:p w14:paraId="69D96538" w14:textId="77777777" w:rsidR="00B7290F" w:rsidRPr="00B7290F" w:rsidRDefault="00B7290F">
      <w:pPr>
        <w:numPr>
          <w:ilvl w:val="0"/>
          <w:numId w:val="5"/>
        </w:numPr>
        <w:spacing w:line="360" w:lineRule="auto"/>
        <w:rPr>
          <w:rFonts w:cs="Arial"/>
          <w:lang w:val="es-DO"/>
        </w:rPr>
      </w:pPr>
      <w:r w:rsidRPr="00B7290F">
        <w:rPr>
          <w:rFonts w:cs="Arial"/>
          <w:lang w:val="es-DO"/>
        </w:rPr>
        <w:t>Elaborar diagrama de flujo del proceso actual.</w:t>
      </w:r>
    </w:p>
    <w:p w14:paraId="540D09A2" w14:textId="77777777" w:rsidR="00B7290F" w:rsidRPr="00B7290F" w:rsidRDefault="00B7290F">
      <w:pPr>
        <w:numPr>
          <w:ilvl w:val="0"/>
          <w:numId w:val="5"/>
        </w:numPr>
        <w:spacing w:line="360" w:lineRule="auto"/>
        <w:rPr>
          <w:rFonts w:cs="Arial"/>
          <w:lang w:val="es-DO"/>
        </w:rPr>
      </w:pPr>
      <w:r w:rsidRPr="00B7290F">
        <w:rPr>
          <w:rFonts w:cs="Arial"/>
          <w:lang w:val="es-DO"/>
        </w:rPr>
        <w:t>Elaborar narrativa del proceso actual.</w:t>
      </w:r>
    </w:p>
    <w:p w14:paraId="13376219" w14:textId="77777777" w:rsidR="00B7290F" w:rsidRPr="00B7290F" w:rsidRDefault="00B7290F">
      <w:pPr>
        <w:numPr>
          <w:ilvl w:val="0"/>
          <w:numId w:val="5"/>
        </w:numPr>
        <w:spacing w:line="360" w:lineRule="auto"/>
        <w:rPr>
          <w:rFonts w:cs="Arial"/>
          <w:lang w:val="es-DO"/>
        </w:rPr>
      </w:pPr>
      <w:r w:rsidRPr="00B7290F">
        <w:rPr>
          <w:rFonts w:cs="Arial"/>
          <w:lang w:val="es-DO"/>
        </w:rPr>
        <w:t>Identificar debilidades del sistema actual.</w:t>
      </w:r>
    </w:p>
    <w:p w14:paraId="4EBB0F2E" w14:textId="77777777" w:rsidR="00B7290F" w:rsidRPr="00B7290F" w:rsidRDefault="00B7290F">
      <w:pPr>
        <w:numPr>
          <w:ilvl w:val="0"/>
          <w:numId w:val="5"/>
        </w:numPr>
        <w:spacing w:line="360" w:lineRule="auto"/>
        <w:rPr>
          <w:rFonts w:cs="Arial"/>
          <w:lang w:val="es-DO"/>
        </w:rPr>
      </w:pPr>
      <w:r w:rsidRPr="00B7290F">
        <w:rPr>
          <w:rFonts w:cs="Arial"/>
          <w:lang w:val="es-DO"/>
        </w:rPr>
        <w:t>Identificar riesgos del manejo manual de evidencias.</w:t>
      </w:r>
    </w:p>
    <w:p w14:paraId="79423717" w14:textId="77777777" w:rsidR="00B7290F" w:rsidRPr="00B7290F" w:rsidRDefault="00B7290F">
      <w:pPr>
        <w:numPr>
          <w:ilvl w:val="0"/>
          <w:numId w:val="5"/>
        </w:numPr>
        <w:spacing w:line="360" w:lineRule="auto"/>
        <w:rPr>
          <w:rFonts w:cs="Arial"/>
          <w:lang w:val="es-DO"/>
        </w:rPr>
      </w:pPr>
      <w:r w:rsidRPr="00B7290F">
        <w:rPr>
          <w:rFonts w:cs="Arial"/>
          <w:lang w:val="es-DO"/>
        </w:rPr>
        <w:lastRenderedPageBreak/>
        <w:t>Analizar problemas de almacenamiento documental.</w:t>
      </w:r>
    </w:p>
    <w:p w14:paraId="7C487652" w14:textId="77777777" w:rsidR="00B7290F" w:rsidRPr="00B7290F" w:rsidRDefault="00B7290F">
      <w:pPr>
        <w:numPr>
          <w:ilvl w:val="0"/>
          <w:numId w:val="5"/>
        </w:numPr>
        <w:spacing w:line="360" w:lineRule="auto"/>
        <w:rPr>
          <w:rFonts w:cs="Arial"/>
          <w:lang w:val="es-DO"/>
        </w:rPr>
      </w:pPr>
      <w:r w:rsidRPr="00B7290F">
        <w:rPr>
          <w:rFonts w:cs="Arial"/>
          <w:lang w:val="es-DO"/>
        </w:rPr>
        <w:t>Elaborar informe del análisis del sistema actual.</w:t>
      </w:r>
    </w:p>
    <w:p w14:paraId="02F0297E" w14:textId="13F4FB26" w:rsidR="00B7290F" w:rsidRPr="009054DE" w:rsidRDefault="00B7290F" w:rsidP="00A46EBD">
      <w:pPr>
        <w:pStyle w:val="Ttulo4"/>
        <w:numPr>
          <w:ilvl w:val="2"/>
          <w:numId w:val="1"/>
        </w:numPr>
      </w:pPr>
      <w:r w:rsidRPr="009054DE">
        <w:t>Estudio de Factibilidad</w:t>
      </w:r>
    </w:p>
    <w:p w14:paraId="52748A6F" w14:textId="77777777" w:rsidR="00B7290F" w:rsidRPr="00B7290F" w:rsidRDefault="00B7290F">
      <w:pPr>
        <w:numPr>
          <w:ilvl w:val="0"/>
          <w:numId w:val="6"/>
        </w:numPr>
        <w:spacing w:line="360" w:lineRule="auto"/>
        <w:rPr>
          <w:rFonts w:cs="Arial"/>
          <w:lang w:val="es-DO"/>
        </w:rPr>
      </w:pPr>
      <w:r w:rsidRPr="00B7290F">
        <w:rPr>
          <w:rFonts w:cs="Arial"/>
          <w:lang w:val="es-DO"/>
        </w:rPr>
        <w:t>Realizar estudio de factibilidad técnica.</w:t>
      </w:r>
    </w:p>
    <w:p w14:paraId="5BEF9EFD" w14:textId="77777777" w:rsidR="00B7290F" w:rsidRPr="00B7290F" w:rsidRDefault="00B7290F">
      <w:pPr>
        <w:numPr>
          <w:ilvl w:val="0"/>
          <w:numId w:val="6"/>
        </w:numPr>
        <w:spacing w:line="360" w:lineRule="auto"/>
        <w:rPr>
          <w:rFonts w:cs="Arial"/>
          <w:lang w:val="es-DO"/>
        </w:rPr>
      </w:pPr>
      <w:r w:rsidRPr="00B7290F">
        <w:rPr>
          <w:rFonts w:cs="Arial"/>
          <w:lang w:val="es-DO"/>
        </w:rPr>
        <w:t>Realizar estudio de factibilidad económica.</w:t>
      </w:r>
    </w:p>
    <w:p w14:paraId="12B33883" w14:textId="77777777" w:rsidR="00B7290F" w:rsidRPr="00B7290F" w:rsidRDefault="00B7290F">
      <w:pPr>
        <w:numPr>
          <w:ilvl w:val="0"/>
          <w:numId w:val="6"/>
        </w:numPr>
        <w:spacing w:line="360" w:lineRule="auto"/>
        <w:rPr>
          <w:rFonts w:cs="Arial"/>
          <w:lang w:val="es-DO"/>
        </w:rPr>
      </w:pPr>
      <w:r w:rsidRPr="00B7290F">
        <w:rPr>
          <w:rFonts w:cs="Arial"/>
          <w:lang w:val="es-DO"/>
        </w:rPr>
        <w:t>Realizar estudio de factibilidad operativa.</w:t>
      </w:r>
    </w:p>
    <w:p w14:paraId="008BC2F3" w14:textId="77777777" w:rsidR="00B7290F" w:rsidRPr="00B7290F" w:rsidRDefault="00B7290F">
      <w:pPr>
        <w:numPr>
          <w:ilvl w:val="0"/>
          <w:numId w:val="6"/>
        </w:numPr>
        <w:spacing w:line="360" w:lineRule="auto"/>
        <w:rPr>
          <w:rFonts w:cs="Arial"/>
          <w:lang w:val="es-DO"/>
        </w:rPr>
      </w:pPr>
      <w:r w:rsidRPr="00B7290F">
        <w:rPr>
          <w:rFonts w:cs="Arial"/>
          <w:lang w:val="es-DO"/>
        </w:rPr>
        <w:t>Analizar recursos tecnológicos disponibles.</w:t>
      </w:r>
    </w:p>
    <w:p w14:paraId="0CC29117" w14:textId="77777777" w:rsidR="00B7290F" w:rsidRPr="00B7290F" w:rsidRDefault="00B7290F">
      <w:pPr>
        <w:numPr>
          <w:ilvl w:val="0"/>
          <w:numId w:val="6"/>
        </w:numPr>
        <w:spacing w:line="360" w:lineRule="auto"/>
        <w:rPr>
          <w:rFonts w:cs="Arial"/>
          <w:lang w:val="es-DO"/>
        </w:rPr>
      </w:pPr>
      <w:r w:rsidRPr="00B7290F">
        <w:rPr>
          <w:rFonts w:cs="Arial"/>
          <w:lang w:val="es-DO"/>
        </w:rPr>
        <w:t>Evaluar viabilidad de implementación.</w:t>
      </w:r>
    </w:p>
    <w:p w14:paraId="1F44C44C" w14:textId="77777777" w:rsidR="00B7290F" w:rsidRPr="00B7290F" w:rsidRDefault="00B7290F">
      <w:pPr>
        <w:numPr>
          <w:ilvl w:val="0"/>
          <w:numId w:val="6"/>
        </w:numPr>
        <w:spacing w:line="360" w:lineRule="auto"/>
        <w:rPr>
          <w:rFonts w:cs="Arial"/>
          <w:lang w:val="es-DO"/>
        </w:rPr>
      </w:pPr>
      <w:r w:rsidRPr="00B7290F">
        <w:rPr>
          <w:rFonts w:cs="Arial"/>
          <w:lang w:val="es-DO"/>
        </w:rPr>
        <w:t>Elaborar informe de factibilidad.</w:t>
      </w:r>
    </w:p>
    <w:p w14:paraId="2C2B6BA5" w14:textId="77777777" w:rsidR="00B7290F" w:rsidRPr="00A46EBD" w:rsidRDefault="00B7290F" w:rsidP="00A46EBD">
      <w:pPr>
        <w:pStyle w:val="Ttulo2"/>
      </w:pPr>
      <w:bookmarkStart w:id="65" w:name="_Toc237457047"/>
      <w:r w:rsidRPr="00A46EBD">
        <w:t>Análisis del Sistema Propuesto</w:t>
      </w:r>
      <w:bookmarkEnd w:id="65"/>
    </w:p>
    <w:p w14:paraId="18CD547A" w14:textId="77777777" w:rsidR="00B7290F" w:rsidRPr="00B7290F" w:rsidRDefault="00B7290F">
      <w:pPr>
        <w:numPr>
          <w:ilvl w:val="0"/>
          <w:numId w:val="7"/>
        </w:numPr>
        <w:spacing w:line="360" w:lineRule="auto"/>
        <w:rPr>
          <w:rFonts w:cs="Arial"/>
          <w:lang w:val="es-DO"/>
        </w:rPr>
      </w:pPr>
      <w:r w:rsidRPr="00B7290F">
        <w:rPr>
          <w:rFonts w:cs="Arial"/>
          <w:lang w:val="es-DO"/>
        </w:rPr>
        <w:t>Definir alcance del sistema.</w:t>
      </w:r>
    </w:p>
    <w:p w14:paraId="182E78A5" w14:textId="77777777" w:rsidR="00B7290F" w:rsidRPr="00B7290F" w:rsidRDefault="00B7290F">
      <w:pPr>
        <w:numPr>
          <w:ilvl w:val="0"/>
          <w:numId w:val="7"/>
        </w:numPr>
        <w:spacing w:line="360" w:lineRule="auto"/>
        <w:rPr>
          <w:rFonts w:cs="Arial"/>
          <w:lang w:val="es-DO"/>
        </w:rPr>
      </w:pPr>
      <w:r w:rsidRPr="00B7290F">
        <w:rPr>
          <w:rFonts w:cs="Arial"/>
          <w:lang w:val="es-DO"/>
        </w:rPr>
        <w:t>Definir objetivos generales.</w:t>
      </w:r>
    </w:p>
    <w:p w14:paraId="49D70322" w14:textId="77777777" w:rsidR="00B7290F" w:rsidRPr="00B7290F" w:rsidRDefault="00B7290F">
      <w:pPr>
        <w:numPr>
          <w:ilvl w:val="0"/>
          <w:numId w:val="7"/>
        </w:numPr>
        <w:spacing w:line="360" w:lineRule="auto"/>
        <w:rPr>
          <w:rFonts w:cs="Arial"/>
          <w:lang w:val="es-DO"/>
        </w:rPr>
      </w:pPr>
      <w:r w:rsidRPr="00B7290F">
        <w:rPr>
          <w:rFonts w:cs="Arial"/>
          <w:lang w:val="es-DO"/>
        </w:rPr>
        <w:t>Definir objetivos específicos.</w:t>
      </w:r>
    </w:p>
    <w:p w14:paraId="589FFF7C" w14:textId="77777777" w:rsidR="00B7290F" w:rsidRPr="00B7290F" w:rsidRDefault="00B7290F">
      <w:pPr>
        <w:numPr>
          <w:ilvl w:val="0"/>
          <w:numId w:val="7"/>
        </w:numPr>
        <w:spacing w:line="360" w:lineRule="auto"/>
        <w:rPr>
          <w:rFonts w:cs="Arial"/>
          <w:lang w:val="es-DO"/>
        </w:rPr>
      </w:pPr>
      <w:r w:rsidRPr="00B7290F">
        <w:rPr>
          <w:rFonts w:cs="Arial"/>
          <w:lang w:val="es-DO"/>
        </w:rPr>
        <w:t>Elaborar justificación del proyecto.</w:t>
      </w:r>
    </w:p>
    <w:p w14:paraId="0D192F30" w14:textId="77777777" w:rsidR="00B7290F" w:rsidRPr="00B7290F" w:rsidRDefault="00B7290F">
      <w:pPr>
        <w:numPr>
          <w:ilvl w:val="0"/>
          <w:numId w:val="7"/>
        </w:numPr>
        <w:spacing w:line="360" w:lineRule="auto"/>
        <w:rPr>
          <w:rFonts w:cs="Arial"/>
          <w:lang w:val="es-DO"/>
        </w:rPr>
      </w:pPr>
      <w:r w:rsidRPr="00B7290F">
        <w:rPr>
          <w:rFonts w:cs="Arial"/>
          <w:lang w:val="es-DO"/>
        </w:rPr>
        <w:t>Identificar requisitos funcionales.</w:t>
      </w:r>
    </w:p>
    <w:p w14:paraId="1A33F093" w14:textId="77777777" w:rsidR="00B7290F" w:rsidRPr="00B7290F" w:rsidRDefault="00B7290F">
      <w:pPr>
        <w:numPr>
          <w:ilvl w:val="0"/>
          <w:numId w:val="7"/>
        </w:numPr>
        <w:spacing w:line="360" w:lineRule="auto"/>
        <w:rPr>
          <w:rFonts w:cs="Arial"/>
          <w:lang w:val="es-DO"/>
        </w:rPr>
      </w:pPr>
      <w:r w:rsidRPr="00B7290F">
        <w:rPr>
          <w:rFonts w:cs="Arial"/>
          <w:lang w:val="es-DO"/>
        </w:rPr>
        <w:t>Identificar requisitos no funcionales.</w:t>
      </w:r>
    </w:p>
    <w:p w14:paraId="55A0EA5A" w14:textId="77777777" w:rsidR="00B7290F" w:rsidRPr="00B7290F" w:rsidRDefault="00B7290F">
      <w:pPr>
        <w:numPr>
          <w:ilvl w:val="0"/>
          <w:numId w:val="7"/>
        </w:numPr>
        <w:spacing w:line="360" w:lineRule="auto"/>
        <w:rPr>
          <w:rFonts w:cs="Arial"/>
          <w:lang w:val="es-DO"/>
        </w:rPr>
      </w:pPr>
      <w:r w:rsidRPr="00B7290F">
        <w:rPr>
          <w:rFonts w:cs="Arial"/>
          <w:lang w:val="es-DO"/>
        </w:rPr>
        <w:t>Elaborar casos de uso.</w:t>
      </w:r>
    </w:p>
    <w:p w14:paraId="194B6C51" w14:textId="77777777" w:rsidR="00B7290F" w:rsidRPr="00B7290F" w:rsidRDefault="00B7290F">
      <w:pPr>
        <w:numPr>
          <w:ilvl w:val="0"/>
          <w:numId w:val="7"/>
        </w:numPr>
        <w:spacing w:line="360" w:lineRule="auto"/>
        <w:rPr>
          <w:rFonts w:cs="Arial"/>
          <w:lang w:val="es-DO"/>
        </w:rPr>
      </w:pPr>
      <w:r w:rsidRPr="00B7290F">
        <w:rPr>
          <w:rFonts w:cs="Arial"/>
          <w:lang w:val="es-DO"/>
        </w:rPr>
        <w:t>Elaborar diagrama de casos de uso.</w:t>
      </w:r>
    </w:p>
    <w:p w14:paraId="7D872F4C" w14:textId="77777777" w:rsidR="00B7290F" w:rsidRPr="00B7290F" w:rsidRDefault="00B7290F">
      <w:pPr>
        <w:numPr>
          <w:ilvl w:val="0"/>
          <w:numId w:val="7"/>
        </w:numPr>
        <w:spacing w:line="360" w:lineRule="auto"/>
        <w:rPr>
          <w:rFonts w:cs="Arial"/>
          <w:lang w:val="es-DO"/>
        </w:rPr>
      </w:pPr>
      <w:r w:rsidRPr="00B7290F">
        <w:rPr>
          <w:rFonts w:cs="Arial"/>
          <w:lang w:val="es-DO"/>
        </w:rPr>
        <w:t>Elaborar narrativa de casos de uso.</w:t>
      </w:r>
    </w:p>
    <w:p w14:paraId="462E6893" w14:textId="77777777" w:rsidR="00B7290F" w:rsidRPr="00B7290F" w:rsidRDefault="00B7290F">
      <w:pPr>
        <w:numPr>
          <w:ilvl w:val="0"/>
          <w:numId w:val="7"/>
        </w:numPr>
        <w:spacing w:line="360" w:lineRule="auto"/>
        <w:rPr>
          <w:rFonts w:cs="Arial"/>
          <w:lang w:val="es-DO"/>
        </w:rPr>
      </w:pPr>
      <w:r w:rsidRPr="00B7290F">
        <w:rPr>
          <w:rFonts w:cs="Arial"/>
          <w:lang w:val="es-DO"/>
        </w:rPr>
        <w:t>Elaborar diagrama de flujo de datos.</w:t>
      </w:r>
    </w:p>
    <w:p w14:paraId="7D6EB3E1" w14:textId="77777777" w:rsidR="00B7290F" w:rsidRPr="00B7290F" w:rsidRDefault="00B7290F">
      <w:pPr>
        <w:numPr>
          <w:ilvl w:val="0"/>
          <w:numId w:val="7"/>
        </w:numPr>
        <w:spacing w:line="360" w:lineRule="auto"/>
        <w:rPr>
          <w:rFonts w:cs="Arial"/>
          <w:lang w:val="es-DO"/>
        </w:rPr>
      </w:pPr>
      <w:r w:rsidRPr="00B7290F">
        <w:rPr>
          <w:rFonts w:cs="Arial"/>
          <w:lang w:val="es-DO"/>
        </w:rPr>
        <w:t>Elaborar modelo entidad-relación.</w:t>
      </w:r>
    </w:p>
    <w:p w14:paraId="1AF7AED5" w14:textId="77777777" w:rsidR="00B7290F" w:rsidRPr="00B7290F" w:rsidRDefault="00B7290F">
      <w:pPr>
        <w:numPr>
          <w:ilvl w:val="0"/>
          <w:numId w:val="7"/>
        </w:numPr>
        <w:spacing w:line="360" w:lineRule="auto"/>
        <w:rPr>
          <w:rFonts w:cs="Arial"/>
          <w:lang w:val="es-DO"/>
        </w:rPr>
      </w:pPr>
      <w:r w:rsidRPr="00B7290F">
        <w:rPr>
          <w:rFonts w:cs="Arial"/>
          <w:lang w:val="es-DO"/>
        </w:rPr>
        <w:t>Elaborar diccionario de datos lógico.</w:t>
      </w:r>
    </w:p>
    <w:p w14:paraId="2AFAF107" w14:textId="77777777" w:rsidR="00B7290F" w:rsidRPr="00B7290F" w:rsidRDefault="00B7290F">
      <w:pPr>
        <w:numPr>
          <w:ilvl w:val="0"/>
          <w:numId w:val="7"/>
        </w:numPr>
        <w:spacing w:line="360" w:lineRule="auto"/>
        <w:rPr>
          <w:rFonts w:cs="Arial"/>
          <w:lang w:val="es-DO"/>
        </w:rPr>
      </w:pPr>
      <w:r w:rsidRPr="00B7290F">
        <w:rPr>
          <w:rFonts w:cs="Arial"/>
          <w:lang w:val="es-DO"/>
        </w:rPr>
        <w:t>Elaborar diccionario de datos físico.</w:t>
      </w:r>
    </w:p>
    <w:p w14:paraId="77FD769A" w14:textId="77777777" w:rsidR="00B7290F" w:rsidRPr="00B7290F" w:rsidRDefault="00B7290F">
      <w:pPr>
        <w:numPr>
          <w:ilvl w:val="0"/>
          <w:numId w:val="7"/>
        </w:numPr>
        <w:spacing w:line="360" w:lineRule="auto"/>
        <w:rPr>
          <w:rFonts w:cs="Arial"/>
          <w:lang w:val="es-DO"/>
        </w:rPr>
      </w:pPr>
      <w:r w:rsidRPr="00B7290F">
        <w:rPr>
          <w:rFonts w:cs="Arial"/>
          <w:lang w:val="es-DO"/>
        </w:rPr>
        <w:t>Elaborar informe de análisis del sistema propuesto.</w:t>
      </w:r>
    </w:p>
    <w:p w14:paraId="136996DD" w14:textId="5F6F94FB" w:rsidR="003D1C07" w:rsidRPr="003D1C07" w:rsidRDefault="00B7290F" w:rsidP="003D1C07">
      <w:pPr>
        <w:pStyle w:val="Ttulo2"/>
      </w:pPr>
      <w:bookmarkStart w:id="66" w:name="_Toc237457048"/>
      <w:r w:rsidRPr="006334D3">
        <w:lastRenderedPageBreak/>
        <w:t>Diseño del Sistema</w:t>
      </w:r>
      <w:bookmarkEnd w:id="66"/>
    </w:p>
    <w:p w14:paraId="2FF54832" w14:textId="77777777" w:rsidR="00B7290F" w:rsidRPr="00B7290F" w:rsidRDefault="00B7290F">
      <w:pPr>
        <w:numPr>
          <w:ilvl w:val="0"/>
          <w:numId w:val="8"/>
        </w:numPr>
        <w:spacing w:line="360" w:lineRule="auto"/>
        <w:rPr>
          <w:rFonts w:cs="Arial"/>
          <w:lang w:val="es-DO"/>
        </w:rPr>
      </w:pPr>
      <w:r w:rsidRPr="00B7290F">
        <w:rPr>
          <w:rFonts w:cs="Arial"/>
          <w:lang w:val="es-DO"/>
        </w:rPr>
        <w:t>Diseñar la arquitectura del sistema.</w:t>
      </w:r>
    </w:p>
    <w:p w14:paraId="6FDF651A" w14:textId="77777777" w:rsidR="00B7290F" w:rsidRPr="00B7290F" w:rsidRDefault="00B7290F">
      <w:pPr>
        <w:numPr>
          <w:ilvl w:val="0"/>
          <w:numId w:val="8"/>
        </w:numPr>
        <w:spacing w:line="360" w:lineRule="auto"/>
        <w:rPr>
          <w:rFonts w:cs="Arial"/>
          <w:lang w:val="es-DO"/>
        </w:rPr>
      </w:pPr>
      <w:r w:rsidRPr="00B7290F">
        <w:rPr>
          <w:rFonts w:cs="Arial"/>
          <w:lang w:val="es-DO"/>
        </w:rPr>
        <w:t>Diseñar la estructura de la base de datos.</w:t>
      </w:r>
    </w:p>
    <w:p w14:paraId="68368676" w14:textId="77777777" w:rsidR="00B7290F" w:rsidRPr="00B7290F" w:rsidRDefault="00B7290F">
      <w:pPr>
        <w:numPr>
          <w:ilvl w:val="0"/>
          <w:numId w:val="8"/>
        </w:numPr>
        <w:spacing w:line="360" w:lineRule="auto"/>
        <w:rPr>
          <w:rFonts w:cs="Arial"/>
          <w:lang w:val="es-DO"/>
        </w:rPr>
      </w:pPr>
      <w:r w:rsidRPr="00B7290F">
        <w:rPr>
          <w:rFonts w:cs="Arial"/>
          <w:lang w:val="es-DO"/>
        </w:rPr>
        <w:t>Diseñar la interfaz de inicio de sesión.</w:t>
      </w:r>
    </w:p>
    <w:p w14:paraId="0ED14BFD" w14:textId="77777777" w:rsidR="00B7290F" w:rsidRPr="00B7290F" w:rsidRDefault="00B7290F">
      <w:pPr>
        <w:numPr>
          <w:ilvl w:val="0"/>
          <w:numId w:val="8"/>
        </w:numPr>
        <w:spacing w:line="360" w:lineRule="auto"/>
        <w:rPr>
          <w:rFonts w:cs="Arial"/>
          <w:lang w:val="es-DO"/>
        </w:rPr>
      </w:pPr>
      <w:r w:rsidRPr="00B7290F">
        <w:rPr>
          <w:rFonts w:cs="Arial"/>
          <w:lang w:val="es-DO"/>
        </w:rPr>
        <w:t>Diseñar el módulo de gestión de usuarios.</w:t>
      </w:r>
    </w:p>
    <w:p w14:paraId="0E5CEAB3" w14:textId="77777777" w:rsidR="00B7290F" w:rsidRPr="00B7290F" w:rsidRDefault="00B7290F">
      <w:pPr>
        <w:numPr>
          <w:ilvl w:val="0"/>
          <w:numId w:val="8"/>
        </w:numPr>
        <w:spacing w:line="360" w:lineRule="auto"/>
        <w:rPr>
          <w:rFonts w:cs="Arial"/>
          <w:lang w:val="es-DO"/>
        </w:rPr>
      </w:pPr>
      <w:r w:rsidRPr="00B7290F">
        <w:rPr>
          <w:rFonts w:cs="Arial"/>
          <w:lang w:val="es-DO"/>
        </w:rPr>
        <w:t>Diseñar el módulo de gestión de evidencias.</w:t>
      </w:r>
    </w:p>
    <w:p w14:paraId="1DA49AF0" w14:textId="77777777" w:rsidR="00B7290F" w:rsidRPr="00B7290F" w:rsidRDefault="00B7290F">
      <w:pPr>
        <w:numPr>
          <w:ilvl w:val="0"/>
          <w:numId w:val="8"/>
        </w:numPr>
        <w:spacing w:line="360" w:lineRule="auto"/>
        <w:rPr>
          <w:rFonts w:cs="Arial"/>
          <w:lang w:val="es-DO"/>
        </w:rPr>
      </w:pPr>
      <w:r w:rsidRPr="00B7290F">
        <w:rPr>
          <w:rFonts w:cs="Arial"/>
          <w:lang w:val="es-DO"/>
        </w:rPr>
        <w:t>Diseñar el módulo de indicadores.</w:t>
      </w:r>
    </w:p>
    <w:p w14:paraId="4ED8AEB8" w14:textId="77777777" w:rsidR="00B7290F" w:rsidRPr="00B7290F" w:rsidRDefault="00B7290F">
      <w:pPr>
        <w:numPr>
          <w:ilvl w:val="0"/>
          <w:numId w:val="8"/>
        </w:numPr>
        <w:spacing w:line="360" w:lineRule="auto"/>
        <w:rPr>
          <w:rFonts w:cs="Arial"/>
          <w:lang w:val="es-DO"/>
        </w:rPr>
      </w:pPr>
      <w:r w:rsidRPr="00B7290F">
        <w:rPr>
          <w:rFonts w:cs="Arial"/>
          <w:lang w:val="es-DO"/>
        </w:rPr>
        <w:t>Diseñar el módulo de reportes.</w:t>
      </w:r>
    </w:p>
    <w:p w14:paraId="69B3B843" w14:textId="77777777" w:rsidR="00B7290F" w:rsidRPr="00B7290F" w:rsidRDefault="00B7290F">
      <w:pPr>
        <w:numPr>
          <w:ilvl w:val="0"/>
          <w:numId w:val="8"/>
        </w:numPr>
        <w:spacing w:line="360" w:lineRule="auto"/>
        <w:rPr>
          <w:rFonts w:cs="Arial"/>
          <w:lang w:val="es-DO"/>
        </w:rPr>
      </w:pPr>
      <w:r w:rsidRPr="00B7290F">
        <w:rPr>
          <w:rFonts w:cs="Arial"/>
          <w:lang w:val="es-DO"/>
        </w:rPr>
        <w:t>Diseñar el módulo de auditoría.</w:t>
      </w:r>
    </w:p>
    <w:p w14:paraId="2EB0C000" w14:textId="77777777" w:rsidR="00B7290F" w:rsidRPr="00B7290F" w:rsidRDefault="00B7290F">
      <w:pPr>
        <w:numPr>
          <w:ilvl w:val="0"/>
          <w:numId w:val="8"/>
        </w:numPr>
        <w:spacing w:line="360" w:lineRule="auto"/>
        <w:rPr>
          <w:rFonts w:cs="Arial"/>
          <w:lang w:val="es-DO"/>
        </w:rPr>
      </w:pPr>
      <w:r w:rsidRPr="00B7290F">
        <w:rPr>
          <w:rFonts w:cs="Arial"/>
          <w:lang w:val="es-DO"/>
        </w:rPr>
        <w:t>Diseñar panel administrativo.</w:t>
      </w:r>
    </w:p>
    <w:p w14:paraId="4DC29BC9" w14:textId="77777777" w:rsidR="00B7290F" w:rsidRPr="00B7290F" w:rsidRDefault="00B7290F">
      <w:pPr>
        <w:numPr>
          <w:ilvl w:val="0"/>
          <w:numId w:val="8"/>
        </w:numPr>
        <w:spacing w:line="360" w:lineRule="auto"/>
        <w:rPr>
          <w:rFonts w:cs="Arial"/>
          <w:lang w:val="es-DO"/>
        </w:rPr>
      </w:pPr>
      <w:r w:rsidRPr="00B7290F">
        <w:rPr>
          <w:rFonts w:cs="Arial"/>
          <w:lang w:val="es-DO"/>
        </w:rPr>
        <w:t>Diseñar prototipos de interfaces.</w:t>
      </w:r>
    </w:p>
    <w:p w14:paraId="3DDF5B6A" w14:textId="77777777" w:rsidR="00B7290F" w:rsidRPr="00B7290F" w:rsidRDefault="00B7290F">
      <w:pPr>
        <w:numPr>
          <w:ilvl w:val="0"/>
          <w:numId w:val="8"/>
        </w:numPr>
        <w:spacing w:line="360" w:lineRule="auto"/>
        <w:rPr>
          <w:rFonts w:cs="Arial"/>
          <w:lang w:val="es-DO"/>
        </w:rPr>
      </w:pPr>
      <w:r w:rsidRPr="00B7290F">
        <w:rPr>
          <w:rFonts w:cs="Arial"/>
          <w:lang w:val="es-DO"/>
        </w:rPr>
        <w:t>Validar diseño con los usuarios.</w:t>
      </w:r>
    </w:p>
    <w:p w14:paraId="3CC2D2D7" w14:textId="77777777" w:rsidR="00B7290F" w:rsidRPr="00B7290F" w:rsidRDefault="00B7290F">
      <w:pPr>
        <w:numPr>
          <w:ilvl w:val="0"/>
          <w:numId w:val="8"/>
        </w:numPr>
        <w:spacing w:line="360" w:lineRule="auto"/>
        <w:rPr>
          <w:rFonts w:cs="Arial"/>
          <w:lang w:val="es-DO"/>
        </w:rPr>
      </w:pPr>
      <w:r w:rsidRPr="00B7290F">
        <w:rPr>
          <w:rFonts w:cs="Arial"/>
          <w:lang w:val="es-DO"/>
        </w:rPr>
        <w:t>Elaborar documentación de diseño.</w:t>
      </w:r>
    </w:p>
    <w:p w14:paraId="191F5A13" w14:textId="77777777" w:rsidR="00B7290F" w:rsidRPr="006334D3" w:rsidRDefault="00B7290F" w:rsidP="003D1C07">
      <w:pPr>
        <w:pStyle w:val="Ttulo2"/>
      </w:pPr>
      <w:bookmarkStart w:id="67" w:name="_Toc237457049"/>
      <w:r w:rsidRPr="006334D3">
        <w:t>Desarrollo del Sistema</w:t>
      </w:r>
      <w:bookmarkEnd w:id="67"/>
    </w:p>
    <w:p w14:paraId="62CF47D1" w14:textId="77777777" w:rsidR="00B7290F" w:rsidRPr="00B7290F" w:rsidRDefault="00B7290F">
      <w:pPr>
        <w:numPr>
          <w:ilvl w:val="0"/>
          <w:numId w:val="9"/>
        </w:numPr>
        <w:spacing w:line="360" w:lineRule="auto"/>
        <w:rPr>
          <w:rFonts w:cs="Arial"/>
          <w:lang w:val="es-DO"/>
        </w:rPr>
      </w:pPr>
      <w:r w:rsidRPr="00B7290F">
        <w:rPr>
          <w:rFonts w:cs="Arial"/>
          <w:lang w:val="es-DO"/>
        </w:rPr>
        <w:t>Configurar ambiente de desarrollo.</w:t>
      </w:r>
    </w:p>
    <w:p w14:paraId="4503109D" w14:textId="77777777" w:rsidR="00B7290F" w:rsidRPr="00B7290F" w:rsidRDefault="00B7290F">
      <w:pPr>
        <w:numPr>
          <w:ilvl w:val="0"/>
          <w:numId w:val="9"/>
        </w:numPr>
        <w:spacing w:line="360" w:lineRule="auto"/>
        <w:rPr>
          <w:rFonts w:cs="Arial"/>
          <w:lang w:val="es-DO"/>
        </w:rPr>
      </w:pPr>
      <w:r w:rsidRPr="00B7290F">
        <w:rPr>
          <w:rFonts w:cs="Arial"/>
          <w:lang w:val="es-DO"/>
        </w:rPr>
        <w:t>Crear estructura inicial del proyecto.</w:t>
      </w:r>
    </w:p>
    <w:p w14:paraId="21A14242" w14:textId="77777777" w:rsidR="00B7290F" w:rsidRPr="00B7290F" w:rsidRDefault="00B7290F">
      <w:pPr>
        <w:numPr>
          <w:ilvl w:val="0"/>
          <w:numId w:val="9"/>
        </w:numPr>
        <w:spacing w:line="360" w:lineRule="auto"/>
        <w:rPr>
          <w:rFonts w:cs="Arial"/>
          <w:lang w:val="es-DO"/>
        </w:rPr>
      </w:pPr>
      <w:r w:rsidRPr="00B7290F">
        <w:rPr>
          <w:rFonts w:cs="Arial"/>
          <w:lang w:val="es-DO"/>
        </w:rPr>
        <w:t>Implementar base de datos.</w:t>
      </w:r>
    </w:p>
    <w:p w14:paraId="4277B50B"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autenticación.</w:t>
      </w:r>
    </w:p>
    <w:p w14:paraId="05694363"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usuarios y roles.</w:t>
      </w:r>
    </w:p>
    <w:p w14:paraId="324ADF05"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facultades y departamentos.</w:t>
      </w:r>
    </w:p>
    <w:p w14:paraId="7D5A832D"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indicadores.</w:t>
      </w:r>
    </w:p>
    <w:p w14:paraId="146756AD"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gestión de evidencias.</w:t>
      </w:r>
    </w:p>
    <w:p w14:paraId="5B74F21A" w14:textId="77777777" w:rsidR="00B7290F" w:rsidRPr="00B7290F" w:rsidRDefault="00B7290F">
      <w:pPr>
        <w:numPr>
          <w:ilvl w:val="0"/>
          <w:numId w:val="9"/>
        </w:numPr>
        <w:spacing w:line="360" w:lineRule="auto"/>
        <w:rPr>
          <w:rFonts w:cs="Arial"/>
          <w:lang w:val="es-DO"/>
        </w:rPr>
      </w:pPr>
      <w:r w:rsidRPr="00B7290F">
        <w:rPr>
          <w:rFonts w:cs="Arial"/>
          <w:lang w:val="es-DO"/>
        </w:rPr>
        <w:t>Implementar almacenamiento de documentos.</w:t>
      </w:r>
    </w:p>
    <w:p w14:paraId="3078C5AF" w14:textId="77777777" w:rsidR="00B7290F" w:rsidRPr="00B7290F" w:rsidRDefault="00B7290F">
      <w:pPr>
        <w:numPr>
          <w:ilvl w:val="0"/>
          <w:numId w:val="9"/>
        </w:numPr>
        <w:spacing w:line="360" w:lineRule="auto"/>
        <w:rPr>
          <w:rFonts w:cs="Arial"/>
          <w:lang w:val="es-DO"/>
        </w:rPr>
      </w:pPr>
      <w:r w:rsidRPr="00B7290F">
        <w:rPr>
          <w:rFonts w:cs="Arial"/>
          <w:lang w:val="es-DO"/>
        </w:rPr>
        <w:t>Desarrollar módulo de reportes.</w:t>
      </w:r>
    </w:p>
    <w:p w14:paraId="2444962E" w14:textId="77777777" w:rsidR="00B7290F" w:rsidRPr="00B7290F" w:rsidRDefault="00B7290F">
      <w:pPr>
        <w:numPr>
          <w:ilvl w:val="0"/>
          <w:numId w:val="9"/>
        </w:numPr>
        <w:spacing w:line="360" w:lineRule="auto"/>
        <w:rPr>
          <w:rFonts w:cs="Arial"/>
          <w:lang w:val="es-DO"/>
        </w:rPr>
      </w:pPr>
      <w:r w:rsidRPr="00B7290F">
        <w:rPr>
          <w:rFonts w:cs="Arial"/>
          <w:lang w:val="es-DO"/>
        </w:rPr>
        <w:lastRenderedPageBreak/>
        <w:t>Implementar bitácora de auditoría.</w:t>
      </w:r>
    </w:p>
    <w:p w14:paraId="764220C0" w14:textId="77777777" w:rsidR="00B7290F" w:rsidRPr="00B7290F" w:rsidRDefault="00B7290F">
      <w:pPr>
        <w:numPr>
          <w:ilvl w:val="0"/>
          <w:numId w:val="9"/>
        </w:numPr>
        <w:spacing w:line="360" w:lineRule="auto"/>
        <w:rPr>
          <w:rFonts w:cs="Arial"/>
          <w:lang w:val="es-DO"/>
        </w:rPr>
      </w:pPr>
      <w:r w:rsidRPr="00B7290F">
        <w:rPr>
          <w:rFonts w:cs="Arial"/>
          <w:lang w:val="es-DO"/>
        </w:rPr>
        <w:t xml:space="preserve">Integrar </w:t>
      </w:r>
      <w:proofErr w:type="spellStart"/>
      <w:r w:rsidRPr="00B7290F">
        <w:rPr>
          <w:rFonts w:cs="Arial"/>
          <w:lang w:val="es-DO"/>
        </w:rPr>
        <w:t>frontend</w:t>
      </w:r>
      <w:proofErr w:type="spellEnd"/>
      <w:r w:rsidRPr="00B7290F">
        <w:rPr>
          <w:rFonts w:cs="Arial"/>
          <w:lang w:val="es-DO"/>
        </w:rPr>
        <w:t xml:space="preserve"> con </w:t>
      </w:r>
      <w:proofErr w:type="spellStart"/>
      <w:r w:rsidRPr="00B7290F">
        <w:rPr>
          <w:rFonts w:cs="Arial"/>
          <w:lang w:val="es-DO"/>
        </w:rPr>
        <w:t>backend</w:t>
      </w:r>
      <w:proofErr w:type="spellEnd"/>
      <w:r w:rsidRPr="00B7290F">
        <w:rPr>
          <w:rFonts w:cs="Arial"/>
          <w:lang w:val="es-DO"/>
        </w:rPr>
        <w:t>.</w:t>
      </w:r>
    </w:p>
    <w:p w14:paraId="61EF4EDF" w14:textId="77777777" w:rsidR="00B7290F" w:rsidRPr="00B7290F" w:rsidRDefault="00B7290F">
      <w:pPr>
        <w:numPr>
          <w:ilvl w:val="0"/>
          <w:numId w:val="9"/>
        </w:numPr>
        <w:spacing w:line="360" w:lineRule="auto"/>
        <w:rPr>
          <w:rFonts w:cs="Arial"/>
          <w:lang w:val="es-DO"/>
        </w:rPr>
      </w:pPr>
      <w:r w:rsidRPr="00B7290F">
        <w:rPr>
          <w:rFonts w:cs="Arial"/>
          <w:lang w:val="es-DO"/>
        </w:rPr>
        <w:t>Realizar pruebas de integración.</w:t>
      </w:r>
    </w:p>
    <w:p w14:paraId="34B1BB39" w14:textId="77777777" w:rsidR="00B7290F" w:rsidRPr="006334D3" w:rsidRDefault="00B7290F" w:rsidP="003D1C07">
      <w:pPr>
        <w:pStyle w:val="Ttulo2"/>
      </w:pPr>
      <w:bookmarkStart w:id="68" w:name="_Toc237457050"/>
      <w:r w:rsidRPr="006334D3">
        <w:t>Pruebas y Validación</w:t>
      </w:r>
      <w:bookmarkEnd w:id="68"/>
    </w:p>
    <w:p w14:paraId="21683700" w14:textId="77777777" w:rsidR="00B7290F" w:rsidRPr="00B7290F" w:rsidRDefault="00B7290F">
      <w:pPr>
        <w:numPr>
          <w:ilvl w:val="0"/>
          <w:numId w:val="10"/>
        </w:numPr>
        <w:spacing w:line="360" w:lineRule="auto"/>
        <w:rPr>
          <w:rFonts w:cs="Arial"/>
          <w:lang w:val="es-DO"/>
        </w:rPr>
      </w:pPr>
      <w:r w:rsidRPr="00B7290F">
        <w:rPr>
          <w:rFonts w:cs="Arial"/>
          <w:lang w:val="es-DO"/>
        </w:rPr>
        <w:t>Elaborar plan de pruebas.</w:t>
      </w:r>
    </w:p>
    <w:p w14:paraId="3612C4CE" w14:textId="77777777" w:rsidR="00B7290F" w:rsidRPr="00B7290F" w:rsidRDefault="00B7290F">
      <w:pPr>
        <w:numPr>
          <w:ilvl w:val="0"/>
          <w:numId w:val="10"/>
        </w:numPr>
        <w:spacing w:line="360" w:lineRule="auto"/>
        <w:rPr>
          <w:rFonts w:cs="Arial"/>
          <w:lang w:val="es-DO"/>
        </w:rPr>
      </w:pPr>
      <w:r w:rsidRPr="00B7290F">
        <w:rPr>
          <w:rFonts w:cs="Arial"/>
          <w:lang w:val="es-DO"/>
        </w:rPr>
        <w:t>Realizar pruebas unitarias.</w:t>
      </w:r>
    </w:p>
    <w:p w14:paraId="0914E975" w14:textId="77777777" w:rsidR="00B7290F" w:rsidRPr="00B7290F" w:rsidRDefault="00B7290F">
      <w:pPr>
        <w:numPr>
          <w:ilvl w:val="0"/>
          <w:numId w:val="10"/>
        </w:numPr>
        <w:spacing w:line="360" w:lineRule="auto"/>
        <w:rPr>
          <w:rFonts w:cs="Arial"/>
          <w:lang w:val="es-DO"/>
        </w:rPr>
      </w:pPr>
      <w:r w:rsidRPr="00B7290F">
        <w:rPr>
          <w:rFonts w:cs="Arial"/>
          <w:lang w:val="es-DO"/>
        </w:rPr>
        <w:t>Realizar pruebas funcionales.</w:t>
      </w:r>
    </w:p>
    <w:p w14:paraId="024CE016" w14:textId="77777777" w:rsidR="00B7290F" w:rsidRPr="00B7290F" w:rsidRDefault="00B7290F">
      <w:pPr>
        <w:numPr>
          <w:ilvl w:val="0"/>
          <w:numId w:val="10"/>
        </w:numPr>
        <w:spacing w:line="360" w:lineRule="auto"/>
        <w:rPr>
          <w:rFonts w:cs="Arial"/>
          <w:lang w:val="es-DO"/>
        </w:rPr>
      </w:pPr>
      <w:r w:rsidRPr="00B7290F">
        <w:rPr>
          <w:rFonts w:cs="Arial"/>
          <w:lang w:val="es-DO"/>
        </w:rPr>
        <w:t>Realizar pruebas de integración.</w:t>
      </w:r>
    </w:p>
    <w:p w14:paraId="5A3D5068" w14:textId="77777777" w:rsidR="00B7290F" w:rsidRPr="00B7290F" w:rsidRDefault="00B7290F">
      <w:pPr>
        <w:numPr>
          <w:ilvl w:val="0"/>
          <w:numId w:val="10"/>
        </w:numPr>
        <w:spacing w:line="360" w:lineRule="auto"/>
        <w:rPr>
          <w:rFonts w:cs="Arial"/>
          <w:lang w:val="es-DO"/>
        </w:rPr>
      </w:pPr>
      <w:r w:rsidRPr="00B7290F">
        <w:rPr>
          <w:rFonts w:cs="Arial"/>
          <w:lang w:val="es-DO"/>
        </w:rPr>
        <w:t>Corregir errores detectados.</w:t>
      </w:r>
    </w:p>
    <w:p w14:paraId="7D428A42" w14:textId="77777777" w:rsidR="00B7290F" w:rsidRPr="00B7290F" w:rsidRDefault="00B7290F">
      <w:pPr>
        <w:numPr>
          <w:ilvl w:val="0"/>
          <w:numId w:val="10"/>
        </w:numPr>
        <w:spacing w:line="360" w:lineRule="auto"/>
        <w:rPr>
          <w:rFonts w:cs="Arial"/>
          <w:lang w:val="es-DO"/>
        </w:rPr>
      </w:pPr>
      <w:r w:rsidRPr="00B7290F">
        <w:rPr>
          <w:rFonts w:cs="Arial"/>
          <w:lang w:val="es-DO"/>
        </w:rPr>
        <w:t>Validar funcionamiento con usuarios.</w:t>
      </w:r>
    </w:p>
    <w:p w14:paraId="7CBF0D12" w14:textId="77777777" w:rsidR="00B7290F" w:rsidRPr="00B7290F" w:rsidRDefault="00B7290F">
      <w:pPr>
        <w:numPr>
          <w:ilvl w:val="0"/>
          <w:numId w:val="10"/>
        </w:numPr>
        <w:spacing w:line="360" w:lineRule="auto"/>
        <w:rPr>
          <w:rFonts w:cs="Arial"/>
          <w:lang w:val="es-DO"/>
        </w:rPr>
      </w:pPr>
      <w:r w:rsidRPr="00B7290F">
        <w:rPr>
          <w:rFonts w:cs="Arial"/>
          <w:lang w:val="es-DO"/>
        </w:rPr>
        <w:t>Elaborar informe de pruebas.</w:t>
      </w:r>
    </w:p>
    <w:p w14:paraId="4865588F" w14:textId="77777777" w:rsidR="00B7290F" w:rsidRPr="006334D3" w:rsidRDefault="00B7290F" w:rsidP="003D1C07">
      <w:pPr>
        <w:pStyle w:val="Ttulo2"/>
      </w:pPr>
      <w:bookmarkStart w:id="69" w:name="_Toc237457051"/>
      <w:r w:rsidRPr="006334D3">
        <w:t>Implementación y Documentación</w:t>
      </w:r>
      <w:bookmarkEnd w:id="69"/>
    </w:p>
    <w:p w14:paraId="73034AE0" w14:textId="77777777" w:rsidR="00B7290F" w:rsidRPr="00B7290F" w:rsidRDefault="00B7290F">
      <w:pPr>
        <w:numPr>
          <w:ilvl w:val="0"/>
          <w:numId w:val="11"/>
        </w:numPr>
        <w:spacing w:line="360" w:lineRule="auto"/>
        <w:rPr>
          <w:rFonts w:cs="Arial"/>
          <w:lang w:val="es-DO"/>
        </w:rPr>
      </w:pPr>
      <w:r w:rsidRPr="00B7290F">
        <w:rPr>
          <w:rFonts w:cs="Arial"/>
          <w:lang w:val="es-DO"/>
        </w:rPr>
        <w:t>Configurar servidor de producción.</w:t>
      </w:r>
    </w:p>
    <w:p w14:paraId="605C66EA" w14:textId="77777777" w:rsidR="00B7290F" w:rsidRPr="00B7290F" w:rsidRDefault="00B7290F">
      <w:pPr>
        <w:numPr>
          <w:ilvl w:val="0"/>
          <w:numId w:val="11"/>
        </w:numPr>
        <w:spacing w:line="360" w:lineRule="auto"/>
        <w:rPr>
          <w:rFonts w:cs="Arial"/>
          <w:lang w:val="es-DO"/>
        </w:rPr>
      </w:pPr>
      <w:r w:rsidRPr="00B7290F">
        <w:rPr>
          <w:rFonts w:cs="Arial"/>
          <w:lang w:val="es-DO"/>
        </w:rPr>
        <w:t>Publicar el sistema en hosting.</w:t>
      </w:r>
    </w:p>
    <w:p w14:paraId="53E4FC71" w14:textId="77777777" w:rsidR="00B7290F" w:rsidRPr="00B7290F" w:rsidRDefault="00B7290F">
      <w:pPr>
        <w:numPr>
          <w:ilvl w:val="0"/>
          <w:numId w:val="11"/>
        </w:numPr>
        <w:spacing w:line="360" w:lineRule="auto"/>
        <w:rPr>
          <w:rFonts w:cs="Arial"/>
          <w:lang w:val="es-DO"/>
        </w:rPr>
      </w:pPr>
      <w:r w:rsidRPr="00B7290F">
        <w:rPr>
          <w:rFonts w:cs="Arial"/>
          <w:lang w:val="es-DO"/>
        </w:rPr>
        <w:t>Configurar dominio y certificado SSL.</w:t>
      </w:r>
    </w:p>
    <w:p w14:paraId="12B5684D" w14:textId="77777777" w:rsidR="00B7290F" w:rsidRPr="00B7290F" w:rsidRDefault="00B7290F">
      <w:pPr>
        <w:numPr>
          <w:ilvl w:val="0"/>
          <w:numId w:val="11"/>
        </w:numPr>
        <w:spacing w:line="360" w:lineRule="auto"/>
        <w:rPr>
          <w:rFonts w:cs="Arial"/>
          <w:lang w:val="es-DO"/>
        </w:rPr>
      </w:pPr>
      <w:r w:rsidRPr="00B7290F">
        <w:rPr>
          <w:rFonts w:cs="Arial"/>
          <w:lang w:val="es-DO"/>
        </w:rPr>
        <w:t>Realizar pruebas en ambiente productivo.</w:t>
      </w:r>
    </w:p>
    <w:p w14:paraId="546EFF01" w14:textId="77777777" w:rsidR="00B7290F" w:rsidRPr="00B7290F" w:rsidRDefault="00B7290F">
      <w:pPr>
        <w:numPr>
          <w:ilvl w:val="0"/>
          <w:numId w:val="11"/>
        </w:numPr>
        <w:spacing w:line="360" w:lineRule="auto"/>
        <w:rPr>
          <w:rFonts w:cs="Arial"/>
          <w:lang w:val="es-DO"/>
        </w:rPr>
      </w:pPr>
      <w:r w:rsidRPr="00B7290F">
        <w:rPr>
          <w:rFonts w:cs="Arial"/>
          <w:lang w:val="es-DO"/>
        </w:rPr>
        <w:t>Elaborar manual de usuario.</w:t>
      </w:r>
    </w:p>
    <w:p w14:paraId="4139A992" w14:textId="77777777" w:rsidR="00B7290F" w:rsidRPr="00B7290F" w:rsidRDefault="00B7290F">
      <w:pPr>
        <w:numPr>
          <w:ilvl w:val="0"/>
          <w:numId w:val="11"/>
        </w:numPr>
        <w:spacing w:line="360" w:lineRule="auto"/>
        <w:rPr>
          <w:rFonts w:cs="Arial"/>
          <w:lang w:val="es-DO"/>
        </w:rPr>
      </w:pPr>
      <w:r w:rsidRPr="00B7290F">
        <w:rPr>
          <w:rFonts w:cs="Arial"/>
          <w:lang w:val="es-DO"/>
        </w:rPr>
        <w:t>Elaborar manual técnico.</w:t>
      </w:r>
    </w:p>
    <w:p w14:paraId="5C2B2892" w14:textId="77777777" w:rsidR="00B7290F" w:rsidRPr="00B7290F" w:rsidRDefault="00B7290F">
      <w:pPr>
        <w:numPr>
          <w:ilvl w:val="0"/>
          <w:numId w:val="11"/>
        </w:numPr>
        <w:spacing w:line="360" w:lineRule="auto"/>
        <w:rPr>
          <w:rFonts w:cs="Arial"/>
          <w:lang w:val="es-DO"/>
        </w:rPr>
      </w:pPr>
      <w:r w:rsidRPr="00B7290F">
        <w:rPr>
          <w:rFonts w:cs="Arial"/>
          <w:lang w:val="es-DO"/>
        </w:rPr>
        <w:t>Capacitar usuarios responsables.</w:t>
      </w:r>
    </w:p>
    <w:p w14:paraId="7EC03D68" w14:textId="77777777" w:rsidR="00B7290F" w:rsidRPr="00B7290F" w:rsidRDefault="00B7290F">
      <w:pPr>
        <w:numPr>
          <w:ilvl w:val="0"/>
          <w:numId w:val="11"/>
        </w:numPr>
        <w:spacing w:line="360" w:lineRule="auto"/>
        <w:rPr>
          <w:rFonts w:cs="Arial"/>
          <w:lang w:val="es-DO"/>
        </w:rPr>
      </w:pPr>
      <w:r w:rsidRPr="00B7290F">
        <w:rPr>
          <w:rFonts w:cs="Arial"/>
          <w:lang w:val="es-DO"/>
        </w:rPr>
        <w:t>Realizar entrega del sistema.</w:t>
      </w:r>
    </w:p>
    <w:p w14:paraId="3000ACDA" w14:textId="77777777" w:rsidR="00B7290F" w:rsidRPr="00B7290F" w:rsidRDefault="00B7290F">
      <w:pPr>
        <w:numPr>
          <w:ilvl w:val="0"/>
          <w:numId w:val="11"/>
        </w:numPr>
        <w:spacing w:line="360" w:lineRule="auto"/>
        <w:rPr>
          <w:rFonts w:cs="Arial"/>
          <w:lang w:val="es-DO"/>
        </w:rPr>
      </w:pPr>
      <w:r w:rsidRPr="00B7290F">
        <w:rPr>
          <w:rFonts w:cs="Arial"/>
          <w:lang w:val="es-DO"/>
        </w:rPr>
        <w:t>Elaborar informe final del proyecto.</w:t>
      </w:r>
    </w:p>
    <w:p w14:paraId="7A8E627C" w14:textId="77777777" w:rsidR="00DB23A5" w:rsidRDefault="00DB23A5" w:rsidP="00923A1B">
      <w:pPr>
        <w:rPr>
          <w:lang w:val="es-DO"/>
        </w:rPr>
      </w:pPr>
    </w:p>
    <w:p w14:paraId="2A605A84" w14:textId="77777777" w:rsidR="00EB723B" w:rsidRDefault="00EB723B" w:rsidP="00332C9F">
      <w:pPr>
        <w:spacing w:line="360" w:lineRule="auto"/>
        <w:rPr>
          <w:lang w:val="es-DO"/>
        </w:rPr>
      </w:pPr>
    </w:p>
    <w:p w14:paraId="55EDEDB0" w14:textId="6E9FE7FD" w:rsidR="006F39D1" w:rsidRPr="00EB723B" w:rsidRDefault="009D11C2" w:rsidP="009A00C3">
      <w:pPr>
        <w:pStyle w:val="Ttulo1"/>
      </w:pPr>
      <w:bookmarkStart w:id="70" w:name="_Toc237457052"/>
      <w:r w:rsidRPr="00EB723B">
        <w:lastRenderedPageBreak/>
        <w:t>Descripción De Actividades</w:t>
      </w:r>
      <w:bookmarkEnd w:id="70"/>
    </w:p>
    <w:p w14:paraId="740C0B50" w14:textId="1790F29D" w:rsidR="009D11C2" w:rsidRDefault="00997029" w:rsidP="009D11C2">
      <w:pPr>
        <w:spacing w:line="360" w:lineRule="auto"/>
        <w:rPr>
          <w:rFonts w:cs="Arial"/>
        </w:rPr>
      </w:pPr>
      <w:r w:rsidRPr="00997029">
        <w:rPr>
          <w:rFonts w:cs="Arial"/>
        </w:rPr>
        <w:t>Para asegurar el éxito del desarrollo e implementación del sistema, el proyecto ha sido estructurado en una serie de fases secuenciales. Cada fase contiene actividades específicas que guían al equipo de trabajo desde la concepción de la idea hasta la entrega del producto final. A continuación, se detallan todas las actividades correspondientes a cada etapa del proyecto: </w:t>
      </w:r>
    </w:p>
    <w:p w14:paraId="214D4136" w14:textId="4D9DE435" w:rsidR="00997029" w:rsidRPr="00997029" w:rsidRDefault="00997029" w:rsidP="00997029">
      <w:pPr>
        <w:pStyle w:val="Ttulo2"/>
      </w:pPr>
      <w:bookmarkStart w:id="71" w:name="_Toc237457053"/>
      <w:r w:rsidRPr="00997029">
        <w:t>Fase 1: Levantamiento de Información</w:t>
      </w:r>
      <w:bookmarkEnd w:id="71"/>
      <w:r w:rsidRPr="00997029">
        <w:t> </w:t>
      </w:r>
    </w:p>
    <w:p w14:paraId="2BCB82EB" w14:textId="77777777" w:rsidR="00997029" w:rsidRPr="00997029" w:rsidRDefault="00997029" w:rsidP="00997029">
      <w:pPr>
        <w:spacing w:line="360" w:lineRule="auto"/>
        <w:rPr>
          <w:rFonts w:cs="Arial"/>
        </w:rPr>
      </w:pPr>
      <w:r w:rsidRPr="00997029">
        <w:rPr>
          <w:rFonts w:cs="Arial"/>
        </w:rPr>
        <w:t>Esta etapa inicial es crucial para entender el contexto institucional y los requerimientos del Ministerio de Educación Superior, Ciencia y Tecnología (MESCyT) y la UASD. </w:t>
      </w:r>
    </w:p>
    <w:p w14:paraId="396A4418" w14:textId="77777777" w:rsidR="00997029" w:rsidRPr="00997029" w:rsidRDefault="00997029" w:rsidP="00997029">
      <w:r w:rsidRPr="00997029">
        <w:rPr>
          <w:b/>
          <w:bCs/>
        </w:rPr>
        <w:t>Definir los objetivos del levantamiento de información: </w:t>
      </w:r>
      <w:r w:rsidRPr="00997029">
        <w:t>Establecer qué datos son necesarios para comprender el flujo de evidencias. </w:t>
      </w:r>
    </w:p>
    <w:p w14:paraId="3CC31493" w14:textId="77777777" w:rsidR="00997029" w:rsidRPr="00997029" w:rsidRDefault="00997029" w:rsidP="00997029">
      <w:r w:rsidRPr="00997029">
        <w:rPr>
          <w:b/>
          <w:bCs/>
        </w:rPr>
        <w:t>Identificar las unidades responsables del proceso de evaluación quinquenal: </w:t>
      </w:r>
      <w:r w:rsidRPr="00997029">
        <w:t>Mapear las facultades, escuelas y departamentos involucrados. </w:t>
      </w:r>
    </w:p>
    <w:p w14:paraId="22F92CA9" w14:textId="77777777" w:rsidR="00997029" w:rsidRPr="00997029" w:rsidRDefault="00997029" w:rsidP="00997029">
      <w:r w:rsidRPr="00997029">
        <w:rPr>
          <w:b/>
          <w:bCs/>
        </w:rPr>
        <w:t>Elaborar cuestionarios para la recolección de información: </w:t>
      </w:r>
      <w:r w:rsidRPr="00997029">
        <w:t>Crear instrumentos estructurados para obtener datos precisos. </w:t>
      </w:r>
    </w:p>
    <w:p w14:paraId="4C332064" w14:textId="77777777" w:rsidR="00997029" w:rsidRPr="00997029" w:rsidRDefault="00997029" w:rsidP="00997029">
      <w:r w:rsidRPr="00997029">
        <w:rPr>
          <w:b/>
          <w:bCs/>
        </w:rPr>
        <w:t>Preparar entrevistas con los responsables institucionales: </w:t>
      </w:r>
      <w:r w:rsidRPr="00997029">
        <w:t>Coordinar reuniones con los encargados de la evaluación. </w:t>
      </w:r>
    </w:p>
    <w:p w14:paraId="606E83BA" w14:textId="77777777" w:rsidR="00997029" w:rsidRPr="00997029" w:rsidRDefault="00997029" w:rsidP="00997029">
      <w:r w:rsidRPr="00997029">
        <w:rPr>
          <w:b/>
          <w:bCs/>
        </w:rPr>
        <w:t>Realizar entrevistas a usuarios potenciales del sistema: </w:t>
      </w:r>
      <w:r w:rsidRPr="00997029">
        <w:t>Recopilar testimonios y expectativas de los futuros usuarios. </w:t>
      </w:r>
    </w:p>
    <w:p w14:paraId="0AC069E3" w14:textId="77777777" w:rsidR="00997029" w:rsidRPr="00997029" w:rsidRDefault="00997029" w:rsidP="00997029">
      <w:r w:rsidRPr="00997029">
        <w:rPr>
          <w:b/>
          <w:bCs/>
        </w:rPr>
        <w:t>Recopilar documentos relacionados con la evaluación quinquenal: </w:t>
      </w:r>
      <w:r w:rsidRPr="00997029">
        <w:t>Obtener reglamentos, normativas e indicadores del MESCyT. </w:t>
      </w:r>
    </w:p>
    <w:p w14:paraId="12AAF1D9" w14:textId="77777777" w:rsidR="00997029" w:rsidRPr="00997029" w:rsidRDefault="00997029" w:rsidP="00997029">
      <w:r w:rsidRPr="00997029">
        <w:rPr>
          <w:b/>
          <w:bCs/>
        </w:rPr>
        <w:t>Analizar formularios y evidencias utilizadas actualmente: </w:t>
      </w:r>
      <w:r w:rsidRPr="00997029">
        <w:t>Revisar cómo se entregan hoy en día los documentos físicos o digitales. </w:t>
      </w:r>
    </w:p>
    <w:p w14:paraId="430CD724" w14:textId="77777777" w:rsidR="00997029" w:rsidRPr="00997029" w:rsidRDefault="00997029" w:rsidP="00997029">
      <w:r w:rsidRPr="00997029">
        <w:rPr>
          <w:b/>
          <w:bCs/>
        </w:rPr>
        <w:t>Identificar los procesos actuales de gestión de evidencias: </w:t>
      </w:r>
      <w:r w:rsidRPr="00997029">
        <w:t>Comprender la logística existente. </w:t>
      </w:r>
    </w:p>
    <w:p w14:paraId="5EA65A97" w14:textId="77777777" w:rsidR="00997029" w:rsidRPr="00997029" w:rsidRDefault="00997029" w:rsidP="00997029">
      <w:r w:rsidRPr="00997029">
        <w:lastRenderedPageBreak/>
        <w:t> </w:t>
      </w:r>
    </w:p>
    <w:p w14:paraId="2EEE3CE1" w14:textId="77777777" w:rsidR="00997029" w:rsidRPr="00997029" w:rsidRDefault="00997029" w:rsidP="00997029">
      <w:r w:rsidRPr="00997029">
        <w:rPr>
          <w:b/>
          <w:bCs/>
        </w:rPr>
        <w:t>Determinar necesidades funcionales de los usuarios: </w:t>
      </w:r>
      <w:r w:rsidRPr="00997029">
        <w:t>Definir qué acciones debe permitir realizar el sistema (ej. subir archivos, validar). </w:t>
      </w:r>
    </w:p>
    <w:p w14:paraId="04A25E68" w14:textId="77777777" w:rsidR="00997029" w:rsidRPr="00997029" w:rsidRDefault="00997029" w:rsidP="00997029">
      <w:r w:rsidRPr="00997029">
        <w:rPr>
          <w:b/>
          <w:bCs/>
        </w:rPr>
        <w:t>Determinar necesidades no funcionales del sistema: </w:t>
      </w:r>
      <w:r w:rsidRPr="00997029">
        <w:t>Establecer requerimientos de seguridad, rendimiento y disponibilidad. </w:t>
      </w:r>
    </w:p>
    <w:p w14:paraId="640C6703" w14:textId="77777777" w:rsidR="00997029" w:rsidRPr="00997029" w:rsidRDefault="00997029" w:rsidP="00997029">
      <w:r w:rsidRPr="00997029">
        <w:rPr>
          <w:b/>
          <w:bCs/>
        </w:rPr>
        <w:t>Consolidar la información recopilada: </w:t>
      </w:r>
      <w:r w:rsidRPr="00997029">
        <w:t>Organizar todos los datos obtenidos en las entrevistas y recolecciones. </w:t>
      </w:r>
    </w:p>
    <w:p w14:paraId="7BB821B8" w14:textId="77B7C611" w:rsidR="00997029" w:rsidRPr="00997029" w:rsidRDefault="00997029" w:rsidP="00997029">
      <w:r w:rsidRPr="00997029">
        <w:rPr>
          <w:b/>
          <w:bCs/>
        </w:rPr>
        <w:t>Elaborar informe de levantamiento de información: </w:t>
      </w:r>
      <w:r w:rsidRPr="00997029">
        <w:t>Documentar formalmente los hallazgos (Entregable E01). </w:t>
      </w:r>
    </w:p>
    <w:p w14:paraId="61F28195" w14:textId="77777777" w:rsidR="00997029" w:rsidRPr="00997029" w:rsidRDefault="00997029" w:rsidP="00997029">
      <w:pPr>
        <w:pStyle w:val="Ttulo2"/>
      </w:pPr>
      <w:bookmarkStart w:id="72" w:name="_Toc237457054"/>
      <w:r w:rsidRPr="00997029">
        <w:t>Fase 2: Análisis del Sistema Actual</w:t>
      </w:r>
      <w:bookmarkEnd w:id="72"/>
      <w:r w:rsidRPr="00997029">
        <w:t> </w:t>
      </w:r>
    </w:p>
    <w:p w14:paraId="2F622724" w14:textId="77777777" w:rsidR="00997029" w:rsidRPr="00997029" w:rsidRDefault="00997029" w:rsidP="00997029">
      <w:r w:rsidRPr="00997029">
        <w:t>Se enfoca en diagnosticar la situación presente para identificar oportunidades de mejora. </w:t>
      </w:r>
    </w:p>
    <w:p w14:paraId="63846D23" w14:textId="77777777" w:rsidR="00997029" w:rsidRPr="00997029" w:rsidRDefault="00997029" w:rsidP="00997029">
      <w:r w:rsidRPr="00997029">
        <w:rPr>
          <w:b/>
          <w:bCs/>
        </w:rPr>
        <w:t>Describir el proceso actual de gestión de evidencias: </w:t>
      </w:r>
      <w:r w:rsidRPr="00997029">
        <w:t>Redactar cómo opera la universidad sin el nuevo sistema. </w:t>
      </w:r>
    </w:p>
    <w:p w14:paraId="6A5BC87B" w14:textId="77777777" w:rsidR="00997029" w:rsidRPr="00997029" w:rsidRDefault="00997029" w:rsidP="00997029">
      <w:r w:rsidRPr="00997029">
        <w:rPr>
          <w:b/>
          <w:bCs/>
        </w:rPr>
        <w:t>Identificar departamentos involucrados en el proceso: </w:t>
      </w:r>
      <w:r w:rsidRPr="00997029">
        <w:t>Listar las áreas específicas y su rol. </w:t>
      </w:r>
    </w:p>
    <w:p w14:paraId="5E26FEAF" w14:textId="77777777" w:rsidR="00997029" w:rsidRPr="00997029" w:rsidRDefault="00997029" w:rsidP="00997029">
      <w:r w:rsidRPr="00997029">
        <w:rPr>
          <w:b/>
          <w:bCs/>
        </w:rPr>
        <w:t>Identificar actores participantes: </w:t>
      </w:r>
      <w:r w:rsidRPr="00997029">
        <w:t>Definir quiénes son los evaluadores, administradores y usuarios base. </w:t>
      </w:r>
    </w:p>
    <w:p w14:paraId="19055DE9" w14:textId="77777777" w:rsidR="00997029" w:rsidRPr="00997029" w:rsidRDefault="00997029" w:rsidP="00997029">
      <w:r w:rsidRPr="00997029">
        <w:rPr>
          <w:b/>
          <w:bCs/>
        </w:rPr>
        <w:t>Analizar el flujo actual de documentos: </w:t>
      </w:r>
      <w:r w:rsidRPr="00997029">
        <w:t>Trazar la ruta de un documento desde su creación hasta su archivo. </w:t>
      </w:r>
    </w:p>
    <w:p w14:paraId="7DF0816B" w14:textId="77777777" w:rsidR="00997029" w:rsidRPr="00997029" w:rsidRDefault="00997029" w:rsidP="00997029">
      <w:r w:rsidRPr="00997029">
        <w:rPr>
          <w:b/>
          <w:bCs/>
        </w:rPr>
        <w:t>Elaborar diagrama de flujo del proceso actual: </w:t>
      </w:r>
      <w:r w:rsidRPr="00997029">
        <w:t>Representar gráficamente el movimiento de información. </w:t>
      </w:r>
    </w:p>
    <w:p w14:paraId="0EA1D48B" w14:textId="77777777" w:rsidR="00997029" w:rsidRPr="00997029" w:rsidRDefault="00997029" w:rsidP="00997029">
      <w:r w:rsidRPr="00997029">
        <w:rPr>
          <w:b/>
          <w:bCs/>
        </w:rPr>
        <w:t>Elaborar narrativa del proceso actual: </w:t>
      </w:r>
      <w:r w:rsidRPr="00997029">
        <w:t>Explicar el diagrama paso a paso. </w:t>
      </w:r>
    </w:p>
    <w:p w14:paraId="716396E9" w14:textId="77777777" w:rsidR="00997029" w:rsidRPr="00997029" w:rsidRDefault="00997029" w:rsidP="00997029">
      <w:r w:rsidRPr="00997029">
        <w:rPr>
          <w:b/>
          <w:bCs/>
        </w:rPr>
        <w:lastRenderedPageBreak/>
        <w:t>Identificar debilidades del sistema actual: </w:t>
      </w:r>
      <w:r w:rsidRPr="00997029">
        <w:t>Puntualizar los fallos, cuellos de botella y redundancias. </w:t>
      </w:r>
    </w:p>
    <w:p w14:paraId="14A14E40" w14:textId="77777777" w:rsidR="00997029" w:rsidRPr="00997029" w:rsidRDefault="00997029" w:rsidP="00997029">
      <w:r w:rsidRPr="00997029">
        <w:rPr>
          <w:b/>
          <w:bCs/>
        </w:rPr>
        <w:t>Identificar riesgos del manejo manual de evidencias: </w:t>
      </w:r>
      <w:r w:rsidRPr="00997029">
        <w:t>Señalar la posibilidad de pérdida o alteración de documentos físicos. </w:t>
      </w:r>
    </w:p>
    <w:p w14:paraId="0B43AC6B" w14:textId="77777777" w:rsidR="00997029" w:rsidRPr="00997029" w:rsidRDefault="00997029" w:rsidP="00997029">
      <w:r w:rsidRPr="00997029">
        <w:rPr>
          <w:b/>
          <w:bCs/>
        </w:rPr>
        <w:t>Analizar problemas de almacenamiento documental: </w:t>
      </w:r>
      <w:r w:rsidRPr="00997029">
        <w:t>Evaluar el espacio físico y la desorganización digital actual. </w:t>
      </w:r>
    </w:p>
    <w:p w14:paraId="5B4597DB" w14:textId="7B15DF5B" w:rsidR="00997029" w:rsidRPr="00997029" w:rsidRDefault="00997029" w:rsidP="00997029">
      <w:r w:rsidRPr="00997029">
        <w:rPr>
          <w:b/>
          <w:bCs/>
        </w:rPr>
        <w:t>Elaborar informe del análisis del sistema actual: </w:t>
      </w:r>
      <w:r w:rsidRPr="00997029">
        <w:t>Compilar los descubrimientos en un documento formal. </w:t>
      </w:r>
    </w:p>
    <w:p w14:paraId="17DF8EDE" w14:textId="77777777" w:rsidR="00997029" w:rsidRPr="00997029" w:rsidRDefault="00997029" w:rsidP="00997029">
      <w:pPr>
        <w:pStyle w:val="Ttulo2"/>
      </w:pPr>
      <w:bookmarkStart w:id="73" w:name="_Toc237457055"/>
      <w:r w:rsidRPr="00997029">
        <w:t>Fase 3: Estudio de Factibilidad</w:t>
      </w:r>
      <w:bookmarkEnd w:id="73"/>
      <w:r w:rsidRPr="00997029">
        <w:t> </w:t>
      </w:r>
    </w:p>
    <w:p w14:paraId="76789A1C" w14:textId="77777777" w:rsidR="00997029" w:rsidRPr="00997029" w:rsidRDefault="00997029" w:rsidP="00997029">
      <w:r w:rsidRPr="00997029">
        <w:t>Garantiza que el proyecto es viable antes de invertir recursos significativos en el desarrollo. </w:t>
      </w:r>
    </w:p>
    <w:p w14:paraId="0BBD1E9C" w14:textId="77777777" w:rsidR="00997029" w:rsidRPr="00997029" w:rsidRDefault="00997029" w:rsidP="00997029">
      <w:r w:rsidRPr="00997029">
        <w:rPr>
          <w:b/>
          <w:bCs/>
        </w:rPr>
        <w:t>Realizar estudio de factibilidad técnica: </w:t>
      </w:r>
      <w:r w:rsidRPr="00997029">
        <w:t>Comprobar si existen las tecnologías necesarias para crear la plataforma. </w:t>
      </w:r>
    </w:p>
    <w:p w14:paraId="09A8E26A" w14:textId="06B05EA8" w:rsidR="00997029" w:rsidRPr="00997029" w:rsidRDefault="00997029" w:rsidP="00997029">
      <w:r w:rsidRPr="00997029">
        <w:rPr>
          <w:b/>
          <w:bCs/>
        </w:rPr>
        <w:t>Realizar estudio de factibilidad económica: </w:t>
      </w:r>
      <w:r w:rsidRPr="00997029">
        <w:t>Analizar si el presupuesto asignado cubre los gastos de hardware, software y horas de trabajo. </w:t>
      </w:r>
    </w:p>
    <w:p w14:paraId="2F02A5CB" w14:textId="77777777" w:rsidR="00997029" w:rsidRPr="00997029" w:rsidRDefault="00997029" w:rsidP="00997029">
      <w:r w:rsidRPr="00997029">
        <w:rPr>
          <w:b/>
          <w:bCs/>
        </w:rPr>
        <w:t>Realizar estudio de factibilidad operativa: </w:t>
      </w:r>
      <w:r w:rsidRPr="00997029">
        <w:t>Evaluar si el personal de la UASD podrá adaptarse al nuevo sistema. </w:t>
      </w:r>
    </w:p>
    <w:p w14:paraId="139F39CF" w14:textId="77777777" w:rsidR="00997029" w:rsidRPr="00997029" w:rsidRDefault="00997029" w:rsidP="00997029">
      <w:r w:rsidRPr="00997029">
        <w:rPr>
          <w:b/>
          <w:bCs/>
        </w:rPr>
        <w:t>Analizar recursos tecnológicos disponibles: </w:t>
      </w:r>
      <w:r w:rsidRPr="00997029">
        <w:t>Revisar los servidores y equipos actuales de la universidad. </w:t>
      </w:r>
    </w:p>
    <w:p w14:paraId="5E79849A" w14:textId="77777777" w:rsidR="00997029" w:rsidRPr="00997029" w:rsidRDefault="00997029" w:rsidP="00997029">
      <w:r w:rsidRPr="00997029">
        <w:rPr>
          <w:b/>
          <w:bCs/>
        </w:rPr>
        <w:t>Evaluar viabilidad de implementación: </w:t>
      </w:r>
      <w:r w:rsidRPr="00997029">
        <w:t>Determinar si los tiempos y el alcance son realistas. </w:t>
      </w:r>
    </w:p>
    <w:p w14:paraId="2E61F540" w14:textId="2F72B459" w:rsidR="00997029" w:rsidRPr="00997029" w:rsidRDefault="00997029" w:rsidP="00997029">
      <w:r w:rsidRPr="00997029">
        <w:rPr>
          <w:b/>
          <w:bCs/>
        </w:rPr>
        <w:lastRenderedPageBreak/>
        <w:t>Elaborar informe de factibilidad: </w:t>
      </w:r>
      <w:r w:rsidRPr="00997029">
        <w:t>Redactar las conclusiones que aprueban la continuación del proyecto. </w:t>
      </w:r>
    </w:p>
    <w:p w14:paraId="7F0A6619" w14:textId="77777777" w:rsidR="00997029" w:rsidRPr="00997029" w:rsidRDefault="00997029" w:rsidP="00997029">
      <w:pPr>
        <w:pStyle w:val="Ttulo2"/>
      </w:pPr>
      <w:bookmarkStart w:id="74" w:name="_Toc237457056"/>
      <w:r w:rsidRPr="00997029">
        <w:t>Fase 4: Análisis del Sistema Propuesto</w:t>
      </w:r>
      <w:bookmarkEnd w:id="74"/>
      <w:r w:rsidRPr="00997029">
        <w:t> </w:t>
      </w:r>
    </w:p>
    <w:p w14:paraId="4CFBC2B8" w14:textId="77777777" w:rsidR="00997029" w:rsidRPr="00997029" w:rsidRDefault="00997029" w:rsidP="00997029">
      <w:r w:rsidRPr="00997029">
        <w:t>Qué hará el nuevo sistema web. </w:t>
      </w:r>
    </w:p>
    <w:p w14:paraId="7169ED93" w14:textId="77777777" w:rsidR="00997029" w:rsidRPr="00997029" w:rsidRDefault="00997029" w:rsidP="00997029">
      <w:r w:rsidRPr="00997029">
        <w:rPr>
          <w:b/>
          <w:bCs/>
        </w:rPr>
        <w:t>Definir alcance del sistema: </w:t>
      </w:r>
      <w:r w:rsidRPr="00997029">
        <w:t>Establecer los límites de lo que incluirá y lo que no incluirá la plataforma. </w:t>
      </w:r>
    </w:p>
    <w:p w14:paraId="07CC0D5A" w14:textId="77777777" w:rsidR="00997029" w:rsidRPr="00997029" w:rsidRDefault="00997029" w:rsidP="00997029">
      <w:r w:rsidRPr="00997029">
        <w:rPr>
          <w:b/>
          <w:bCs/>
        </w:rPr>
        <w:t>Definir objetivos generales: </w:t>
      </w:r>
      <w:r w:rsidRPr="00997029">
        <w:t>Plasmar la meta final del desarrollo. </w:t>
      </w:r>
    </w:p>
    <w:p w14:paraId="3A28ED5E" w14:textId="77777777" w:rsidR="00997029" w:rsidRPr="00997029" w:rsidRDefault="00997029" w:rsidP="00997029">
      <w:r w:rsidRPr="00997029">
        <w:rPr>
          <w:b/>
          <w:bCs/>
        </w:rPr>
        <w:t>Definir objetivos específicos: </w:t>
      </w:r>
      <w:r w:rsidRPr="00997029">
        <w:t>Desglosar la meta en logros medibles. </w:t>
      </w:r>
    </w:p>
    <w:p w14:paraId="4F27076A" w14:textId="77777777" w:rsidR="00997029" w:rsidRPr="00997029" w:rsidRDefault="00997029" w:rsidP="00997029">
      <w:r w:rsidRPr="00997029">
        <w:rPr>
          <w:b/>
          <w:bCs/>
        </w:rPr>
        <w:t>Elaborar justificación del proyecto: </w:t>
      </w:r>
      <w:r w:rsidRPr="00997029">
        <w:t>Argumentar el "por qué" es vital este software para la UASD. </w:t>
      </w:r>
    </w:p>
    <w:p w14:paraId="2754464D" w14:textId="77777777" w:rsidR="00997029" w:rsidRPr="00997029" w:rsidRDefault="00997029" w:rsidP="00997029">
      <w:r w:rsidRPr="00997029">
        <w:rPr>
          <w:b/>
          <w:bCs/>
        </w:rPr>
        <w:t>Identificar requisitos funcionales: </w:t>
      </w:r>
      <w:r w:rsidRPr="00997029">
        <w:t>Listar todas las operaciones que el sistema ejecutará. </w:t>
      </w:r>
    </w:p>
    <w:p w14:paraId="6719B4D0" w14:textId="77777777" w:rsidR="00997029" w:rsidRPr="00997029" w:rsidRDefault="00997029" w:rsidP="00997029">
      <w:r w:rsidRPr="00997029">
        <w:rPr>
          <w:b/>
          <w:bCs/>
        </w:rPr>
        <w:t>Identificar requisitos no funcionales: </w:t>
      </w:r>
      <w:r w:rsidRPr="00997029">
        <w:t>Definir parámetros de tiempo de respuesta, concurrencia de usuarios y seguridad. </w:t>
      </w:r>
    </w:p>
    <w:p w14:paraId="603A7C48" w14:textId="77777777" w:rsidR="00997029" w:rsidRPr="00997029" w:rsidRDefault="00997029" w:rsidP="00997029">
      <w:r w:rsidRPr="00997029">
        <w:rPr>
          <w:b/>
          <w:bCs/>
        </w:rPr>
        <w:t>Elaborar casos de uso: </w:t>
      </w:r>
      <w:r w:rsidRPr="00997029">
        <w:t>Describir las interacciones entre los usuarios y el sistema. </w:t>
      </w:r>
    </w:p>
    <w:p w14:paraId="3EBEC580" w14:textId="77777777" w:rsidR="00997029" w:rsidRPr="00997029" w:rsidRDefault="00997029" w:rsidP="00997029">
      <w:r w:rsidRPr="00997029">
        <w:rPr>
          <w:b/>
          <w:bCs/>
        </w:rPr>
        <w:t>Elaborar diagrama de casos de uso: </w:t>
      </w:r>
      <w:r w:rsidRPr="00997029">
        <w:t>Modelar gráficamente estas interacciones. </w:t>
      </w:r>
    </w:p>
    <w:p w14:paraId="37AB9631" w14:textId="77777777" w:rsidR="00997029" w:rsidRPr="00997029" w:rsidRDefault="00997029" w:rsidP="00997029">
      <w:r w:rsidRPr="00997029">
        <w:rPr>
          <w:b/>
          <w:bCs/>
        </w:rPr>
        <w:t>Elaborar narrativa de casos de uso: </w:t>
      </w:r>
      <w:r w:rsidRPr="00997029">
        <w:t>Detallar el flujo principal y los flujos alternativos. </w:t>
      </w:r>
    </w:p>
    <w:p w14:paraId="4CADB5B5" w14:textId="77777777" w:rsidR="00997029" w:rsidRPr="00997029" w:rsidRDefault="00997029" w:rsidP="00997029">
      <w:r w:rsidRPr="00997029">
        <w:rPr>
          <w:b/>
          <w:bCs/>
        </w:rPr>
        <w:t>Elaborar diagrama de flujo de datos: </w:t>
      </w:r>
      <w:r w:rsidRPr="00997029">
        <w:t>Modelar cómo se transforma la información en el sistema. </w:t>
      </w:r>
    </w:p>
    <w:p w14:paraId="3F20CDC6" w14:textId="77777777" w:rsidR="00997029" w:rsidRPr="00997029" w:rsidRDefault="00997029" w:rsidP="00997029">
      <w:r w:rsidRPr="00997029">
        <w:rPr>
          <w:b/>
          <w:bCs/>
        </w:rPr>
        <w:t>Elaborar modelo entidad-relación: </w:t>
      </w:r>
      <w:r w:rsidRPr="00997029">
        <w:t>Diseñar la base de datos conceptual. </w:t>
      </w:r>
    </w:p>
    <w:p w14:paraId="688309C8" w14:textId="77777777" w:rsidR="00997029" w:rsidRPr="00997029" w:rsidRDefault="00997029" w:rsidP="00997029">
      <w:r w:rsidRPr="00997029">
        <w:rPr>
          <w:b/>
          <w:bCs/>
        </w:rPr>
        <w:t>Elaborar diccionario de datos lógico: </w:t>
      </w:r>
      <w:r w:rsidRPr="00997029">
        <w:t>Describir cada campo, tabla y tipo de dato. </w:t>
      </w:r>
    </w:p>
    <w:p w14:paraId="061B2A3B" w14:textId="77777777" w:rsidR="00997029" w:rsidRPr="00997029" w:rsidRDefault="00997029" w:rsidP="00997029">
      <w:r w:rsidRPr="00997029">
        <w:rPr>
          <w:b/>
          <w:bCs/>
        </w:rPr>
        <w:lastRenderedPageBreak/>
        <w:t>Elaborar diccionario de datos físico: </w:t>
      </w:r>
      <w:r w:rsidRPr="00997029">
        <w:t>Detallar las restricciones y tipos específicos del motor de base de datos. </w:t>
      </w:r>
    </w:p>
    <w:p w14:paraId="54F72B41" w14:textId="422086D0" w:rsidR="00997029" w:rsidRPr="00997029" w:rsidRDefault="00997029" w:rsidP="00997029">
      <w:r w:rsidRPr="00997029">
        <w:rPr>
          <w:b/>
          <w:bCs/>
        </w:rPr>
        <w:t>Elaborar informe de análisis del sistema propuesto: </w:t>
      </w:r>
      <w:r w:rsidRPr="00997029">
        <w:t>Entregar el documento de especificación (Entregable E02). </w:t>
      </w:r>
    </w:p>
    <w:p w14:paraId="29433BC6" w14:textId="77777777" w:rsidR="00997029" w:rsidRPr="00997029" w:rsidRDefault="00997029" w:rsidP="00F06A7F">
      <w:pPr>
        <w:pStyle w:val="Ttulo2"/>
      </w:pPr>
      <w:bookmarkStart w:id="75" w:name="_Toc237457057"/>
      <w:r w:rsidRPr="00997029">
        <w:t>Fase 5: Diseño del Sistema</w:t>
      </w:r>
      <w:bookmarkEnd w:id="75"/>
      <w:r w:rsidRPr="00997029">
        <w:t> </w:t>
      </w:r>
    </w:p>
    <w:p w14:paraId="1358E8A2" w14:textId="77777777" w:rsidR="00997029" w:rsidRPr="00997029" w:rsidRDefault="00997029" w:rsidP="00F06A7F">
      <w:r w:rsidRPr="00997029">
        <w:t>Construcción de los planos técnicos de la aplicación web. </w:t>
      </w:r>
    </w:p>
    <w:p w14:paraId="54E15030" w14:textId="77777777" w:rsidR="00997029" w:rsidRPr="00997029" w:rsidRDefault="00997029" w:rsidP="00F06A7F">
      <w:r w:rsidRPr="00997029">
        <w:rPr>
          <w:b/>
          <w:bCs/>
        </w:rPr>
        <w:t>Diseñar la arquitectura del sistema: </w:t>
      </w:r>
      <w:r w:rsidRPr="00997029">
        <w:t>Definir el modelo cliente-servidor de tres capas. </w:t>
      </w:r>
    </w:p>
    <w:p w14:paraId="62CE2A43" w14:textId="77777777" w:rsidR="00997029" w:rsidRPr="00997029" w:rsidRDefault="00997029" w:rsidP="00F06A7F">
      <w:r w:rsidRPr="00997029">
        <w:rPr>
          <w:b/>
          <w:bCs/>
        </w:rPr>
        <w:t>Diseñar la estructura de la base de datos: </w:t>
      </w:r>
      <w:r w:rsidRPr="00997029">
        <w:t>Crear el esquema SQL final (Entregable E04). </w:t>
      </w:r>
    </w:p>
    <w:p w14:paraId="1A382A9A" w14:textId="77777777" w:rsidR="00997029" w:rsidRPr="00997029" w:rsidRDefault="00997029" w:rsidP="00F06A7F">
      <w:r w:rsidRPr="00997029">
        <w:rPr>
          <w:b/>
          <w:bCs/>
        </w:rPr>
        <w:t>Diseñar la interfaz de inicio de sesión: </w:t>
      </w:r>
      <w:r w:rsidRPr="00997029">
        <w:t>Crear los </w:t>
      </w:r>
      <w:proofErr w:type="spellStart"/>
      <w:r w:rsidRPr="00997029">
        <w:t>wireframes</w:t>
      </w:r>
      <w:proofErr w:type="spellEnd"/>
      <w:r w:rsidRPr="00997029">
        <w:t> o mockups de seguridad. </w:t>
      </w:r>
    </w:p>
    <w:p w14:paraId="2CA6E48B" w14:textId="43653501" w:rsidR="00997029" w:rsidRPr="00997029" w:rsidRDefault="00997029" w:rsidP="00DE4C5F">
      <w:r w:rsidRPr="00997029">
        <w:rPr>
          <w:b/>
          <w:bCs/>
        </w:rPr>
        <w:t>Diseñar el módulo de gestión de usuarios: </w:t>
      </w:r>
      <w:r w:rsidRPr="00997029">
        <w:t>Interfaz para crear, editar y eliminar cuentas. </w:t>
      </w:r>
    </w:p>
    <w:p w14:paraId="199A6677" w14:textId="77777777" w:rsidR="00997029" w:rsidRPr="00997029" w:rsidRDefault="00997029" w:rsidP="00F06A7F">
      <w:r w:rsidRPr="00997029">
        <w:rPr>
          <w:b/>
          <w:bCs/>
        </w:rPr>
        <w:t>Diseñar el módulo de gestión de evidencias: </w:t>
      </w:r>
      <w:r w:rsidRPr="00997029">
        <w:t>Pantallas de carga, visualización y descarga de archivos. </w:t>
      </w:r>
    </w:p>
    <w:p w14:paraId="53599F06" w14:textId="77777777" w:rsidR="00997029" w:rsidRPr="00997029" w:rsidRDefault="00997029" w:rsidP="00F06A7F">
      <w:r w:rsidRPr="00997029">
        <w:rPr>
          <w:b/>
          <w:bCs/>
        </w:rPr>
        <w:t>Diseñar el módulo de indicadores: </w:t>
      </w:r>
      <w:r w:rsidRPr="00997029">
        <w:t>Interfaz para administrar los estándares del MESCyT. </w:t>
      </w:r>
    </w:p>
    <w:p w14:paraId="30368112" w14:textId="77777777" w:rsidR="00997029" w:rsidRPr="00997029" w:rsidRDefault="00997029" w:rsidP="00F06A7F">
      <w:r w:rsidRPr="00997029">
        <w:rPr>
          <w:b/>
          <w:bCs/>
        </w:rPr>
        <w:t>Diseñar el módulo de reportes: </w:t>
      </w:r>
      <w:r w:rsidRPr="00997029">
        <w:t>Pantallas de gráficos y estadísticas. </w:t>
      </w:r>
    </w:p>
    <w:p w14:paraId="36026BDA" w14:textId="77777777" w:rsidR="00997029" w:rsidRPr="00997029" w:rsidRDefault="00997029" w:rsidP="00F06A7F">
      <w:r w:rsidRPr="00997029">
        <w:rPr>
          <w:b/>
          <w:bCs/>
        </w:rPr>
        <w:t>Diseñar el módulo de auditoría: </w:t>
      </w:r>
      <w:r w:rsidRPr="00997029">
        <w:t>Vistas para la trazabilidad y logs del sistema. </w:t>
      </w:r>
    </w:p>
    <w:p w14:paraId="15F05BA5" w14:textId="77777777" w:rsidR="00997029" w:rsidRPr="00997029" w:rsidRDefault="00997029" w:rsidP="00F06A7F">
      <w:r w:rsidRPr="00997029">
        <w:rPr>
          <w:b/>
          <w:bCs/>
        </w:rPr>
        <w:t>Diseñar panel administrativo: </w:t>
      </w:r>
      <w:proofErr w:type="spellStart"/>
      <w:r w:rsidRPr="00997029">
        <w:t>Dashboard</w:t>
      </w:r>
      <w:proofErr w:type="spellEnd"/>
      <w:r w:rsidRPr="00997029">
        <w:t> o tablero central (Entregable E06). </w:t>
      </w:r>
    </w:p>
    <w:p w14:paraId="40F88D6D" w14:textId="77777777" w:rsidR="00997029" w:rsidRPr="00997029" w:rsidRDefault="00997029" w:rsidP="00F06A7F">
      <w:r w:rsidRPr="00997029">
        <w:rPr>
          <w:b/>
          <w:bCs/>
        </w:rPr>
        <w:t>Diseñar prototipos de interfaces: </w:t>
      </w:r>
      <w:r w:rsidRPr="00997029">
        <w:t>Crear el diseño interactivo en </w:t>
      </w:r>
      <w:proofErr w:type="spellStart"/>
      <w:r w:rsidRPr="00997029">
        <w:t>Figma</w:t>
      </w:r>
      <w:proofErr w:type="spellEnd"/>
      <w:r w:rsidRPr="00997029">
        <w:t> (</w:t>
      </w:r>
      <w:proofErr w:type="spellStart"/>
      <w:r w:rsidRPr="00997029">
        <w:t>Frontend</w:t>
      </w:r>
      <w:proofErr w:type="spellEnd"/>
      <w:r w:rsidRPr="00997029">
        <w:t>). </w:t>
      </w:r>
    </w:p>
    <w:p w14:paraId="1A566930" w14:textId="77777777" w:rsidR="00997029" w:rsidRPr="00997029" w:rsidRDefault="00997029" w:rsidP="00F06A7F">
      <w:r w:rsidRPr="00997029">
        <w:rPr>
          <w:b/>
          <w:bCs/>
        </w:rPr>
        <w:t>Validar diseño con los usuarios: </w:t>
      </w:r>
      <w:r w:rsidRPr="00997029">
        <w:t>Mostrar el prototipo a los evaluadores para recibir </w:t>
      </w:r>
      <w:proofErr w:type="spellStart"/>
      <w:r w:rsidRPr="00997029">
        <w:t>feedback</w:t>
      </w:r>
      <w:proofErr w:type="spellEnd"/>
      <w:r w:rsidRPr="00997029">
        <w:t>. </w:t>
      </w:r>
    </w:p>
    <w:p w14:paraId="39175FB8" w14:textId="62062D97" w:rsidR="00997029" w:rsidRPr="00F06A7F" w:rsidRDefault="00997029" w:rsidP="00F06A7F">
      <w:r w:rsidRPr="00997029">
        <w:rPr>
          <w:b/>
          <w:bCs/>
        </w:rPr>
        <w:lastRenderedPageBreak/>
        <w:t>Elaborar documentación de diseño: </w:t>
      </w:r>
      <w:r w:rsidRPr="00997029">
        <w:t>Compilar la arquitectura y los diagramas UML (Entregable E03). </w:t>
      </w:r>
    </w:p>
    <w:p w14:paraId="50BFE7D1" w14:textId="77777777" w:rsidR="00997029" w:rsidRPr="00997029" w:rsidRDefault="00997029" w:rsidP="00F06A7F">
      <w:pPr>
        <w:pStyle w:val="Ttulo2"/>
      </w:pPr>
      <w:bookmarkStart w:id="76" w:name="_Toc237457058"/>
      <w:r w:rsidRPr="00997029">
        <w:t>Fase 6: Desarrollo del Sistema</w:t>
      </w:r>
      <w:bookmarkEnd w:id="76"/>
      <w:r w:rsidRPr="00997029">
        <w:t> </w:t>
      </w:r>
    </w:p>
    <w:p w14:paraId="6D2D1976" w14:textId="77777777" w:rsidR="00997029" w:rsidRPr="00997029" w:rsidRDefault="00997029" w:rsidP="00F06A7F">
      <w:r w:rsidRPr="00997029">
        <w:t>Fase de codificación (</w:t>
      </w:r>
      <w:proofErr w:type="spellStart"/>
      <w:r w:rsidRPr="00997029">
        <w:t>Backend</w:t>
      </w:r>
      <w:proofErr w:type="spellEnd"/>
      <w:r w:rsidRPr="00997029">
        <w:t> con Django y Python, </w:t>
      </w:r>
      <w:proofErr w:type="spellStart"/>
      <w:r w:rsidRPr="00997029">
        <w:t>Frontend</w:t>
      </w:r>
      <w:proofErr w:type="spellEnd"/>
      <w:r w:rsidRPr="00997029">
        <w:t> con Angular y </w:t>
      </w:r>
      <w:proofErr w:type="spellStart"/>
      <w:r w:rsidRPr="00997029">
        <w:t>TypeScript</w:t>
      </w:r>
      <w:proofErr w:type="spellEnd"/>
      <w:r w:rsidRPr="00997029">
        <w:t>). </w:t>
      </w:r>
    </w:p>
    <w:p w14:paraId="7636AA37" w14:textId="77777777" w:rsidR="00997029" w:rsidRPr="00997029" w:rsidRDefault="00997029" w:rsidP="00F06A7F">
      <w:r w:rsidRPr="00997029">
        <w:rPr>
          <w:b/>
          <w:bCs/>
        </w:rPr>
        <w:t>Configurar ambiente de desarrollo: </w:t>
      </w:r>
      <w:r w:rsidRPr="00997029">
        <w:t>Instalar las herramientas necesarias en las computadoras de desarrollo. </w:t>
      </w:r>
    </w:p>
    <w:p w14:paraId="2A2D04FB" w14:textId="77777777" w:rsidR="00997029" w:rsidRPr="00997029" w:rsidRDefault="00997029" w:rsidP="00F06A7F">
      <w:r w:rsidRPr="00997029">
        <w:rPr>
          <w:b/>
          <w:bCs/>
        </w:rPr>
        <w:t>Crear estructura inicial del proyecto: </w:t>
      </w:r>
      <w:r w:rsidRPr="00997029">
        <w:t>Inicializar repositorios en Git/GitHub y directorios base. </w:t>
      </w:r>
    </w:p>
    <w:p w14:paraId="1C24D48C" w14:textId="77777777" w:rsidR="00997029" w:rsidRPr="00997029" w:rsidRDefault="00997029" w:rsidP="00F06A7F">
      <w:r w:rsidRPr="00997029">
        <w:rPr>
          <w:b/>
          <w:bCs/>
        </w:rPr>
        <w:t>Implementar base de datos: </w:t>
      </w:r>
      <w:r w:rsidRPr="00997029">
        <w:t>Ejecutar los scripts de creación de tablas. </w:t>
      </w:r>
    </w:p>
    <w:p w14:paraId="4BFABDA6" w14:textId="77777777" w:rsidR="00997029" w:rsidRPr="00997029" w:rsidRDefault="00997029" w:rsidP="00F06A7F">
      <w:r w:rsidRPr="00997029">
        <w:rPr>
          <w:b/>
          <w:bCs/>
        </w:rPr>
        <w:t>Desarrollar módulo de autenticación: </w:t>
      </w:r>
      <w:r w:rsidRPr="00997029">
        <w:t>Programar el inicio de sesión seguro y tokens JWT. </w:t>
      </w:r>
    </w:p>
    <w:p w14:paraId="6D4A6B62" w14:textId="77777777" w:rsidR="00997029" w:rsidRPr="00997029" w:rsidRDefault="00997029" w:rsidP="00F06A7F">
      <w:r w:rsidRPr="00997029">
        <w:rPr>
          <w:b/>
          <w:bCs/>
        </w:rPr>
        <w:t>Desarrollar módulo de usuarios y roles: </w:t>
      </w:r>
      <w:r w:rsidRPr="00997029">
        <w:t>Programar la gestión de permisos. </w:t>
      </w:r>
    </w:p>
    <w:p w14:paraId="5B0685E3" w14:textId="77777777" w:rsidR="00997029" w:rsidRPr="00997029" w:rsidRDefault="00997029" w:rsidP="00F06A7F">
      <w:r w:rsidRPr="00997029">
        <w:rPr>
          <w:b/>
          <w:bCs/>
        </w:rPr>
        <w:t>Desarrollar módulo de facultades y departamentos: </w:t>
      </w:r>
      <w:r w:rsidRPr="00997029">
        <w:t>Lógica para la jerarquía de la universidad. </w:t>
      </w:r>
    </w:p>
    <w:p w14:paraId="244B35E6" w14:textId="77777777" w:rsidR="00997029" w:rsidRPr="00997029" w:rsidRDefault="00997029" w:rsidP="00F06A7F">
      <w:r w:rsidRPr="00997029">
        <w:rPr>
          <w:b/>
          <w:bCs/>
        </w:rPr>
        <w:t>Desarrollar módulo de indicadores: </w:t>
      </w:r>
      <w:r w:rsidRPr="00997029">
        <w:t>Programar la lógica de evaluación. </w:t>
      </w:r>
    </w:p>
    <w:p w14:paraId="745F89A0" w14:textId="77777777" w:rsidR="00997029" w:rsidRPr="00997029" w:rsidRDefault="00997029" w:rsidP="00F06A7F">
      <w:r w:rsidRPr="00997029">
        <w:rPr>
          <w:b/>
          <w:bCs/>
        </w:rPr>
        <w:t>Desarrollar módulo de gestión de evidencias: </w:t>
      </w:r>
      <w:r w:rsidRPr="00997029">
        <w:t>Programar el proceso de subida y validación de documentos (Entregable E05). </w:t>
      </w:r>
    </w:p>
    <w:p w14:paraId="102FAD7F" w14:textId="77777777" w:rsidR="00997029" w:rsidRPr="00997029" w:rsidRDefault="00997029" w:rsidP="00F06A7F">
      <w:r w:rsidRPr="00997029">
        <w:rPr>
          <w:b/>
          <w:bCs/>
        </w:rPr>
        <w:t>Implementar almacenamiento de documentos: </w:t>
      </w:r>
      <w:r w:rsidRPr="00997029">
        <w:t>Conectar el sistema con el servidor de archivos estáticos. </w:t>
      </w:r>
    </w:p>
    <w:p w14:paraId="101FAA0C" w14:textId="77777777" w:rsidR="00997029" w:rsidRPr="00997029" w:rsidRDefault="00997029" w:rsidP="00F06A7F">
      <w:r w:rsidRPr="00997029">
        <w:rPr>
          <w:b/>
          <w:bCs/>
        </w:rPr>
        <w:t>Desarrollar módulo de reportes: </w:t>
      </w:r>
      <w:r w:rsidRPr="00997029">
        <w:t>Programar la generación de </w:t>
      </w:r>
      <w:proofErr w:type="spellStart"/>
      <w:r w:rsidRPr="00997029">
        <w:t>PDFs</w:t>
      </w:r>
      <w:proofErr w:type="spellEnd"/>
      <w:r w:rsidRPr="00997029">
        <w:t> y Excel. </w:t>
      </w:r>
    </w:p>
    <w:p w14:paraId="29CB37B9" w14:textId="77777777" w:rsidR="00997029" w:rsidRPr="00997029" w:rsidRDefault="00997029" w:rsidP="00F06A7F">
      <w:r w:rsidRPr="00997029">
        <w:rPr>
          <w:b/>
          <w:bCs/>
        </w:rPr>
        <w:t>Implementar bitácora de auditoría: </w:t>
      </w:r>
      <w:r w:rsidRPr="00997029">
        <w:t>Registrar cada acción en la base de datos. </w:t>
      </w:r>
    </w:p>
    <w:p w14:paraId="742571DF" w14:textId="77777777" w:rsidR="00997029" w:rsidRPr="00997029" w:rsidRDefault="00997029" w:rsidP="00F06A7F">
      <w:r w:rsidRPr="00997029">
        <w:rPr>
          <w:b/>
          <w:bCs/>
        </w:rPr>
        <w:lastRenderedPageBreak/>
        <w:t>Integrar </w:t>
      </w:r>
      <w:proofErr w:type="spellStart"/>
      <w:r w:rsidRPr="00997029">
        <w:rPr>
          <w:b/>
          <w:bCs/>
        </w:rPr>
        <w:t>frontend</w:t>
      </w:r>
      <w:proofErr w:type="spellEnd"/>
      <w:r w:rsidRPr="00997029">
        <w:rPr>
          <w:b/>
          <w:bCs/>
        </w:rPr>
        <w:t> con </w:t>
      </w:r>
      <w:proofErr w:type="spellStart"/>
      <w:r w:rsidRPr="00997029">
        <w:rPr>
          <w:b/>
          <w:bCs/>
        </w:rPr>
        <w:t>backend</w:t>
      </w:r>
      <w:proofErr w:type="spellEnd"/>
      <w:r w:rsidRPr="00997029">
        <w:rPr>
          <w:b/>
          <w:bCs/>
        </w:rPr>
        <w:t>: </w:t>
      </w:r>
      <w:r w:rsidRPr="00997029">
        <w:t>Conectar Angular con la API REST de Django. </w:t>
      </w:r>
    </w:p>
    <w:p w14:paraId="00B8698F" w14:textId="64AF77AE" w:rsidR="00997029" w:rsidRPr="00DE4C5F" w:rsidRDefault="00997029" w:rsidP="00DE4C5F">
      <w:r w:rsidRPr="00997029">
        <w:rPr>
          <w:b/>
          <w:bCs/>
        </w:rPr>
        <w:t>Realizar pruebas de integración: </w:t>
      </w:r>
      <w:r w:rsidRPr="00997029">
        <w:t>Verificar que las capas se comunican correctamente. </w:t>
      </w:r>
    </w:p>
    <w:p w14:paraId="3DB65556" w14:textId="77777777" w:rsidR="00997029" w:rsidRPr="00997029" w:rsidRDefault="00997029" w:rsidP="00F06A7F">
      <w:pPr>
        <w:pStyle w:val="Ttulo2"/>
      </w:pPr>
      <w:bookmarkStart w:id="77" w:name="_Toc237457059"/>
      <w:r w:rsidRPr="00997029">
        <w:t>Fase 7: Pruebas y Validación</w:t>
      </w:r>
      <w:bookmarkEnd w:id="77"/>
      <w:r w:rsidRPr="00997029">
        <w:t> </w:t>
      </w:r>
    </w:p>
    <w:p w14:paraId="16F49B8A" w14:textId="77777777" w:rsidR="00997029" w:rsidRPr="00997029" w:rsidRDefault="00997029" w:rsidP="00F06A7F">
      <w:r w:rsidRPr="00997029">
        <w:t>Aseguramiento de la calidad (QA) de la plataforma. </w:t>
      </w:r>
    </w:p>
    <w:p w14:paraId="40FFAD2A" w14:textId="77777777" w:rsidR="00997029" w:rsidRPr="00997029" w:rsidRDefault="00997029" w:rsidP="00F06A7F">
      <w:r w:rsidRPr="00997029">
        <w:rPr>
          <w:b/>
          <w:bCs/>
        </w:rPr>
        <w:t>Elaborar plan de pruebas: </w:t>
      </w:r>
      <w:r w:rsidRPr="00997029">
        <w:t>Definir qué escenarios serán testeados. </w:t>
      </w:r>
    </w:p>
    <w:p w14:paraId="2BA2E84B" w14:textId="77777777" w:rsidR="00997029" w:rsidRPr="00997029" w:rsidRDefault="00997029" w:rsidP="00F06A7F">
      <w:r w:rsidRPr="00997029">
        <w:rPr>
          <w:b/>
          <w:bCs/>
        </w:rPr>
        <w:t>Realizar pruebas unitarias: </w:t>
      </w:r>
      <w:r w:rsidRPr="00997029">
        <w:t>Probar funciones individuales del </w:t>
      </w:r>
      <w:proofErr w:type="spellStart"/>
      <w:r w:rsidRPr="00997029">
        <w:t>backend</w:t>
      </w:r>
      <w:proofErr w:type="spellEnd"/>
      <w:r w:rsidRPr="00997029">
        <w:t>. </w:t>
      </w:r>
    </w:p>
    <w:p w14:paraId="23B65C64" w14:textId="77777777" w:rsidR="00997029" w:rsidRPr="00997029" w:rsidRDefault="00997029" w:rsidP="00F06A7F">
      <w:r w:rsidRPr="00997029">
        <w:rPr>
          <w:b/>
          <w:bCs/>
        </w:rPr>
        <w:t>Realizar pruebas funcionales: </w:t>
      </w:r>
      <w:r w:rsidRPr="00997029">
        <w:t>Probar módulos completos según los casos de uso. </w:t>
      </w:r>
    </w:p>
    <w:p w14:paraId="61BB8F15" w14:textId="16B39134" w:rsidR="00997029" w:rsidRPr="00F06A7F" w:rsidRDefault="00997029" w:rsidP="00F06A7F">
      <w:r w:rsidRPr="00997029">
        <w:rPr>
          <w:b/>
          <w:bCs/>
        </w:rPr>
        <w:t>Realizar pruebas de integración: </w:t>
      </w:r>
      <w:r w:rsidRPr="00997029">
        <w:t>Asegurar que todo el sistema fluya de principio a fin. </w:t>
      </w:r>
    </w:p>
    <w:p w14:paraId="736CFFBA" w14:textId="77777777" w:rsidR="00997029" w:rsidRPr="00997029" w:rsidRDefault="00997029" w:rsidP="00F06A7F">
      <w:r w:rsidRPr="00997029">
        <w:rPr>
          <w:b/>
          <w:bCs/>
        </w:rPr>
        <w:t>Corregir errores detectados: </w:t>
      </w:r>
      <w:r w:rsidRPr="00997029">
        <w:t>Solventar los "bugs" encontrados durante las pruebas. </w:t>
      </w:r>
    </w:p>
    <w:p w14:paraId="379B8060" w14:textId="77777777" w:rsidR="00997029" w:rsidRPr="00997029" w:rsidRDefault="00997029" w:rsidP="00F06A7F">
      <w:r w:rsidRPr="00997029">
        <w:rPr>
          <w:b/>
          <w:bCs/>
        </w:rPr>
        <w:t>Validar funcionamiento con usuarios: </w:t>
      </w:r>
      <w:r w:rsidRPr="00997029">
        <w:t>Pruebas UAT (User </w:t>
      </w:r>
      <w:proofErr w:type="spellStart"/>
      <w:r w:rsidRPr="00997029">
        <w:t>Acceptance</w:t>
      </w:r>
      <w:proofErr w:type="spellEnd"/>
      <w:r w:rsidRPr="00997029">
        <w:t> </w:t>
      </w:r>
      <w:proofErr w:type="spellStart"/>
      <w:r w:rsidRPr="00997029">
        <w:t>Testing</w:t>
      </w:r>
      <w:proofErr w:type="spellEnd"/>
      <w:r w:rsidRPr="00997029">
        <w:t>) con personal de la UASD. </w:t>
      </w:r>
    </w:p>
    <w:p w14:paraId="756A0BB4" w14:textId="3A306535" w:rsidR="00997029" w:rsidRPr="00F06A7F" w:rsidRDefault="00997029" w:rsidP="00F06A7F">
      <w:r w:rsidRPr="00997029">
        <w:rPr>
          <w:b/>
          <w:bCs/>
        </w:rPr>
        <w:t>Elaborar informe de pruebas: </w:t>
      </w:r>
      <w:r w:rsidRPr="00997029">
        <w:t>Entregar el reporte de calidad final (Entregable E07). </w:t>
      </w:r>
    </w:p>
    <w:p w14:paraId="004FDCE0" w14:textId="77777777" w:rsidR="00997029" w:rsidRPr="00997029" w:rsidRDefault="00997029" w:rsidP="00F06A7F">
      <w:pPr>
        <w:pStyle w:val="Ttulo2"/>
      </w:pPr>
      <w:bookmarkStart w:id="78" w:name="_Toc237457060"/>
      <w:r w:rsidRPr="00997029">
        <w:t>Fase 8: Implementación y Documentación</w:t>
      </w:r>
      <w:bookmarkEnd w:id="78"/>
      <w:r w:rsidRPr="00997029">
        <w:t> </w:t>
      </w:r>
    </w:p>
    <w:p w14:paraId="12D920D2" w14:textId="77777777" w:rsidR="00997029" w:rsidRPr="00997029" w:rsidRDefault="00997029" w:rsidP="00F06A7F">
      <w:r w:rsidRPr="00997029">
        <w:t>Puesta en marcha del software en la universidad. </w:t>
      </w:r>
    </w:p>
    <w:p w14:paraId="2ECCC88C" w14:textId="77777777" w:rsidR="00997029" w:rsidRPr="00997029" w:rsidRDefault="00997029" w:rsidP="00F06A7F">
      <w:r w:rsidRPr="00997029">
        <w:rPr>
          <w:b/>
          <w:bCs/>
        </w:rPr>
        <w:t>Configurar servidor de producción: </w:t>
      </w:r>
      <w:r w:rsidRPr="00997029">
        <w:t>Preparar el entorno de Hostinger. </w:t>
      </w:r>
    </w:p>
    <w:p w14:paraId="013663CF" w14:textId="77777777" w:rsidR="00997029" w:rsidRPr="00997029" w:rsidRDefault="00997029" w:rsidP="00F06A7F">
      <w:r w:rsidRPr="00997029">
        <w:rPr>
          <w:b/>
          <w:bCs/>
        </w:rPr>
        <w:t>Publicar el sistema en hosting: </w:t>
      </w:r>
      <w:r w:rsidRPr="00997029">
        <w:t>Desplegar el código fuente y la base de datos. </w:t>
      </w:r>
    </w:p>
    <w:p w14:paraId="1E9FA3B0" w14:textId="77777777" w:rsidR="00997029" w:rsidRPr="00997029" w:rsidRDefault="00997029" w:rsidP="00F06A7F">
      <w:r w:rsidRPr="00997029">
        <w:rPr>
          <w:b/>
          <w:bCs/>
        </w:rPr>
        <w:t>Configurar dominio y certificado SSL: </w:t>
      </w:r>
      <w:r w:rsidRPr="00997029">
        <w:t>Asegurar que la conexión sea HTTPS segura. </w:t>
      </w:r>
    </w:p>
    <w:p w14:paraId="6D576636" w14:textId="77777777" w:rsidR="00997029" w:rsidRPr="00997029" w:rsidRDefault="00997029" w:rsidP="00F06A7F">
      <w:r w:rsidRPr="00997029">
        <w:rPr>
          <w:b/>
          <w:bCs/>
        </w:rPr>
        <w:t>Realizar pruebas en ambiente productivo: </w:t>
      </w:r>
      <w:r w:rsidRPr="00997029">
        <w:t>Comprobar que en vivo el sistema opera con normalidad. </w:t>
      </w:r>
    </w:p>
    <w:p w14:paraId="4CF911B3" w14:textId="77777777" w:rsidR="00997029" w:rsidRPr="00997029" w:rsidRDefault="00997029" w:rsidP="00F06A7F">
      <w:r w:rsidRPr="00997029">
        <w:rPr>
          <w:b/>
          <w:bCs/>
        </w:rPr>
        <w:t>Elaborar manual de usuario: </w:t>
      </w:r>
      <w:r w:rsidRPr="00997029">
        <w:t>Redactar la guía visual para utilizar la plataforma. </w:t>
      </w:r>
    </w:p>
    <w:p w14:paraId="0A28EDCD" w14:textId="77777777" w:rsidR="00997029" w:rsidRPr="00997029" w:rsidRDefault="00997029" w:rsidP="00F06A7F">
      <w:r w:rsidRPr="00997029">
        <w:rPr>
          <w:b/>
          <w:bCs/>
        </w:rPr>
        <w:t>Elaborar manual técnico: </w:t>
      </w:r>
      <w:r w:rsidRPr="00997029">
        <w:t>Redactar cómo dar mantenimiento al código. </w:t>
      </w:r>
    </w:p>
    <w:p w14:paraId="5F3788EB" w14:textId="77777777" w:rsidR="00997029" w:rsidRPr="00997029" w:rsidRDefault="00997029" w:rsidP="00F06A7F">
      <w:r w:rsidRPr="00997029">
        <w:rPr>
          <w:b/>
          <w:bCs/>
        </w:rPr>
        <w:lastRenderedPageBreak/>
        <w:t>Capacitar usuarios responsables: </w:t>
      </w:r>
      <w:r w:rsidRPr="00997029">
        <w:t>Dictar talleres de formación para el uso del sistema. </w:t>
      </w:r>
    </w:p>
    <w:p w14:paraId="708C8918" w14:textId="77777777" w:rsidR="00997029" w:rsidRPr="00997029" w:rsidRDefault="00997029" w:rsidP="00F06A7F">
      <w:r w:rsidRPr="00997029">
        <w:rPr>
          <w:b/>
          <w:bCs/>
        </w:rPr>
        <w:t>Realizar entrega del sistema: </w:t>
      </w:r>
      <w:r w:rsidRPr="00997029">
        <w:t>Firmar actas de recepción con los coordinadores. </w:t>
      </w:r>
    </w:p>
    <w:p w14:paraId="6CC1A034" w14:textId="20D88BF9" w:rsidR="00997029" w:rsidRPr="00997029" w:rsidRDefault="00997029" w:rsidP="00F06A7F">
      <w:r w:rsidRPr="00997029">
        <w:rPr>
          <w:b/>
          <w:bCs/>
        </w:rPr>
        <w:t>Elaborar informe final del proyecto: </w:t>
      </w:r>
      <w:r w:rsidRPr="00997029">
        <w:t>Entregar toda la documentación requerida para el monográfico (Entregable E08). </w:t>
      </w:r>
    </w:p>
    <w:p w14:paraId="429E887E" w14:textId="4035129F" w:rsidR="00EB723B" w:rsidRPr="00EB723B" w:rsidRDefault="00EB723B" w:rsidP="009A00C3">
      <w:pPr>
        <w:pStyle w:val="Ttulo1"/>
      </w:pPr>
      <w:bookmarkStart w:id="79" w:name="_Toc237457061"/>
      <w:r w:rsidRPr="00EB723B">
        <w:t>Matriz De Secuencia</w:t>
      </w:r>
      <w:bookmarkEnd w:id="79"/>
      <w:r w:rsidRPr="00EB723B">
        <w:t xml:space="preserve"> </w:t>
      </w:r>
      <w:r w:rsidRPr="00EB723B">
        <w:fldChar w:fldCharType="begin"/>
      </w:r>
      <w:r w:rsidRPr="00EB723B">
        <w:instrText xml:space="preserve"> XE "Matriz De Secuencia.;24" </w:instrText>
      </w:r>
      <w:r w:rsidRPr="00EB723B">
        <w:fldChar w:fldCharType="end"/>
      </w:r>
    </w:p>
    <w:p w14:paraId="3FFEDC13" w14:textId="40D9424F" w:rsidR="00F06A7F" w:rsidRPr="00F06A7F" w:rsidRDefault="00F06A7F" w:rsidP="00F06A7F">
      <w:pPr>
        <w:rPr>
          <w:rFonts w:ascii="Segoe UI" w:hAnsi="Segoe UI" w:cs="Segoe UI"/>
          <w:sz w:val="18"/>
          <w:szCs w:val="18"/>
          <w:lang w:eastAsia="es-DO"/>
        </w:rPr>
      </w:pPr>
      <w:r w:rsidRPr="00F06A7F">
        <w:rPr>
          <w:lang w:eastAsia="es-DO"/>
        </w:rPr>
        <w:t>La Matriz de Secuencia define el orden lógico de ejecución, asegurando que ninguna tarea inicie sin que sus prerrequisitos se hayan cumplido. Dada la extensión de 83 actividades, estas se han consolidado por bloques lógicos de desarrollo. </w:t>
      </w:r>
    </w:p>
    <w:tbl>
      <w:tblPr>
        <w:tblW w:w="9578"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7"/>
        <w:gridCol w:w="7201"/>
        <w:gridCol w:w="1560"/>
      </w:tblGrid>
      <w:tr w:rsidR="00F06A7F" w:rsidRPr="00F06A7F" w14:paraId="27D0A4F2"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shd w:val="clear" w:color="auto" w:fill="00B0F0"/>
            <w:hideMark/>
          </w:tcPr>
          <w:p w14:paraId="2F4DAA6E" w14:textId="7A35B696" w:rsidR="00F06A7F" w:rsidRPr="00F06A7F" w:rsidRDefault="00F06A7F" w:rsidP="00F06A7F">
            <w:pPr>
              <w:spacing w:before="240" w:after="0"/>
              <w:ind w:left="195" w:firstLine="0"/>
              <w:jc w:val="center"/>
              <w:textAlignment w:val="baseline"/>
              <w:rPr>
                <w:rFonts w:eastAsia="Times New Roman" w:cs="Arial"/>
                <w:b/>
                <w:bCs/>
                <w:lang w:eastAsia="es-DO"/>
              </w:rPr>
            </w:pPr>
            <w:r w:rsidRPr="00F06A7F">
              <w:rPr>
                <w:rFonts w:eastAsia="Times New Roman" w:cs="Arial"/>
                <w:b/>
                <w:bCs/>
                <w:lang w:eastAsia="es-DO"/>
              </w:rPr>
              <w:t>No.</w:t>
            </w:r>
          </w:p>
        </w:tc>
        <w:tc>
          <w:tcPr>
            <w:tcW w:w="7201" w:type="dxa"/>
            <w:tcBorders>
              <w:top w:val="single" w:sz="8" w:space="0" w:color="D5D5D5"/>
              <w:left w:val="single" w:sz="8" w:space="0" w:color="D5D5D5"/>
              <w:bottom w:val="single" w:sz="8" w:space="0" w:color="D5D5D5"/>
              <w:right w:val="single" w:sz="8" w:space="0" w:color="D5D5D5"/>
            </w:tcBorders>
            <w:shd w:val="clear" w:color="auto" w:fill="00B0F0"/>
            <w:hideMark/>
          </w:tcPr>
          <w:p w14:paraId="51901C85" w14:textId="79AA9ADD" w:rsidR="00F06A7F" w:rsidRPr="00F06A7F" w:rsidRDefault="00F06A7F" w:rsidP="00F06A7F">
            <w:pPr>
              <w:spacing w:before="240" w:after="0"/>
              <w:ind w:left="195" w:firstLine="0"/>
              <w:jc w:val="center"/>
              <w:textAlignment w:val="baseline"/>
              <w:rPr>
                <w:rFonts w:eastAsia="Times New Roman" w:cs="Arial"/>
                <w:b/>
                <w:bCs/>
                <w:lang w:eastAsia="es-DO"/>
              </w:rPr>
            </w:pPr>
            <w:r w:rsidRPr="00F06A7F">
              <w:rPr>
                <w:rFonts w:eastAsia="Times New Roman" w:cs="Arial"/>
                <w:b/>
                <w:bCs/>
                <w:lang w:eastAsia="es-DO"/>
              </w:rPr>
              <w:t>Descripción</w:t>
            </w:r>
          </w:p>
        </w:tc>
        <w:tc>
          <w:tcPr>
            <w:tcW w:w="1560" w:type="dxa"/>
            <w:tcBorders>
              <w:top w:val="single" w:sz="8" w:space="0" w:color="D5D5D5"/>
              <w:left w:val="single" w:sz="8" w:space="0" w:color="D5D5D5"/>
              <w:bottom w:val="single" w:sz="8" w:space="0" w:color="D5D5D5"/>
              <w:right w:val="single" w:sz="8" w:space="0" w:color="D5D5D5"/>
            </w:tcBorders>
            <w:shd w:val="clear" w:color="auto" w:fill="00B0F0"/>
            <w:hideMark/>
          </w:tcPr>
          <w:p w14:paraId="20A2FD00" w14:textId="21041296" w:rsidR="00F06A7F" w:rsidRPr="00F06A7F" w:rsidRDefault="00F06A7F" w:rsidP="00F06A7F">
            <w:pPr>
              <w:spacing w:before="240" w:after="0"/>
              <w:ind w:left="195" w:firstLine="0"/>
              <w:jc w:val="center"/>
              <w:textAlignment w:val="baseline"/>
              <w:rPr>
                <w:rFonts w:eastAsia="Times New Roman" w:cs="Arial"/>
                <w:b/>
                <w:bCs/>
                <w:lang w:eastAsia="es-DO"/>
              </w:rPr>
            </w:pPr>
            <w:r w:rsidRPr="00F06A7F">
              <w:rPr>
                <w:rFonts w:eastAsia="Times New Roman" w:cs="Arial"/>
                <w:b/>
                <w:bCs/>
                <w:lang w:eastAsia="es-DO"/>
              </w:rPr>
              <w:t>Secuencia</w:t>
            </w:r>
          </w:p>
        </w:tc>
      </w:tr>
      <w:tr w:rsidR="00F06A7F" w:rsidRPr="00F06A7F" w14:paraId="39D834FF" w14:textId="77777777" w:rsidTr="00DE4C5F">
        <w:trPr>
          <w:trHeight w:val="570"/>
        </w:trPr>
        <w:tc>
          <w:tcPr>
            <w:tcW w:w="817" w:type="dxa"/>
            <w:tcBorders>
              <w:top w:val="single" w:sz="8" w:space="0" w:color="D5D5D5"/>
              <w:left w:val="single" w:sz="8" w:space="0" w:color="D5D5D5"/>
              <w:bottom w:val="single" w:sz="8" w:space="0" w:color="D5D5D5"/>
              <w:right w:val="single" w:sz="8" w:space="0" w:color="D5D5D5"/>
            </w:tcBorders>
            <w:hideMark/>
          </w:tcPr>
          <w:p w14:paraId="0A549762" w14:textId="6BF5FF66"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1</w:t>
            </w:r>
          </w:p>
        </w:tc>
        <w:tc>
          <w:tcPr>
            <w:tcW w:w="7201" w:type="dxa"/>
            <w:tcBorders>
              <w:top w:val="single" w:sz="8" w:space="0" w:color="D5D5D5"/>
              <w:left w:val="single" w:sz="8" w:space="0" w:color="D5D5D5"/>
              <w:bottom w:val="single" w:sz="8" w:space="0" w:color="D5D5D5"/>
              <w:right w:val="single" w:sz="8" w:space="0" w:color="D5D5D5"/>
            </w:tcBorders>
            <w:hideMark/>
          </w:tcPr>
          <w:p w14:paraId="6A40384E" w14:textId="5753D69A"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M1 (Actividades 1 - 12): Levantamiento y recolección de información</w:t>
            </w:r>
          </w:p>
        </w:tc>
        <w:tc>
          <w:tcPr>
            <w:tcW w:w="1560" w:type="dxa"/>
            <w:tcBorders>
              <w:top w:val="single" w:sz="8" w:space="0" w:color="D5D5D5"/>
              <w:left w:val="single" w:sz="8" w:space="0" w:color="D5D5D5"/>
              <w:bottom w:val="single" w:sz="8" w:space="0" w:color="D5D5D5"/>
              <w:right w:val="single" w:sz="8" w:space="0" w:color="D5D5D5"/>
            </w:tcBorders>
            <w:hideMark/>
          </w:tcPr>
          <w:p w14:paraId="3CBD00E5" w14:textId="465CB72C"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2</w:t>
            </w:r>
          </w:p>
        </w:tc>
      </w:tr>
      <w:tr w:rsidR="00F06A7F" w:rsidRPr="00F06A7F" w14:paraId="69AF8C4E"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hideMark/>
          </w:tcPr>
          <w:p w14:paraId="3675F261" w14:textId="6DEBFC08"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2</w:t>
            </w:r>
          </w:p>
        </w:tc>
        <w:tc>
          <w:tcPr>
            <w:tcW w:w="7201" w:type="dxa"/>
            <w:tcBorders>
              <w:top w:val="single" w:sz="8" w:space="0" w:color="D5D5D5"/>
              <w:left w:val="single" w:sz="8" w:space="0" w:color="D5D5D5"/>
              <w:bottom w:val="single" w:sz="8" w:space="0" w:color="D5D5D5"/>
              <w:right w:val="single" w:sz="8" w:space="0" w:color="D5D5D5"/>
            </w:tcBorders>
            <w:hideMark/>
          </w:tcPr>
          <w:p w14:paraId="65E0419C" w14:textId="1130B213"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M2 (Actividades 13 - 22): Análisis del sistema actual</w:t>
            </w:r>
          </w:p>
        </w:tc>
        <w:tc>
          <w:tcPr>
            <w:tcW w:w="1560" w:type="dxa"/>
            <w:tcBorders>
              <w:top w:val="single" w:sz="8" w:space="0" w:color="D5D5D5"/>
              <w:left w:val="single" w:sz="8" w:space="0" w:color="D5D5D5"/>
              <w:bottom w:val="single" w:sz="8" w:space="0" w:color="D5D5D5"/>
              <w:right w:val="single" w:sz="8" w:space="0" w:color="D5D5D5"/>
            </w:tcBorders>
            <w:hideMark/>
          </w:tcPr>
          <w:p w14:paraId="6741FDB9" w14:textId="142C3D6D"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3</w:t>
            </w:r>
          </w:p>
        </w:tc>
      </w:tr>
      <w:tr w:rsidR="00F06A7F" w:rsidRPr="00F06A7F" w14:paraId="4957F791" w14:textId="77777777" w:rsidTr="00DE4C5F">
        <w:trPr>
          <w:trHeight w:val="570"/>
        </w:trPr>
        <w:tc>
          <w:tcPr>
            <w:tcW w:w="817" w:type="dxa"/>
            <w:tcBorders>
              <w:top w:val="single" w:sz="8" w:space="0" w:color="D5D5D5"/>
              <w:left w:val="single" w:sz="8" w:space="0" w:color="D5D5D5"/>
              <w:bottom w:val="single" w:sz="8" w:space="0" w:color="D5D5D5"/>
              <w:right w:val="single" w:sz="8" w:space="0" w:color="D5D5D5"/>
            </w:tcBorders>
            <w:hideMark/>
          </w:tcPr>
          <w:p w14:paraId="0EA66DF9" w14:textId="003D2CC2"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3</w:t>
            </w:r>
          </w:p>
        </w:tc>
        <w:tc>
          <w:tcPr>
            <w:tcW w:w="7201" w:type="dxa"/>
            <w:tcBorders>
              <w:top w:val="single" w:sz="8" w:space="0" w:color="D5D5D5"/>
              <w:left w:val="single" w:sz="8" w:space="0" w:color="D5D5D5"/>
              <w:bottom w:val="single" w:sz="8" w:space="0" w:color="D5D5D5"/>
              <w:right w:val="single" w:sz="8" w:space="0" w:color="D5D5D5"/>
            </w:tcBorders>
            <w:hideMark/>
          </w:tcPr>
          <w:p w14:paraId="21D59092" w14:textId="45EABDC2"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M3 (Actividades 23 - 28): Estudio de factibilidad</w:t>
            </w:r>
          </w:p>
        </w:tc>
        <w:tc>
          <w:tcPr>
            <w:tcW w:w="1560" w:type="dxa"/>
            <w:tcBorders>
              <w:top w:val="single" w:sz="8" w:space="0" w:color="D5D5D5"/>
              <w:left w:val="single" w:sz="8" w:space="0" w:color="D5D5D5"/>
              <w:bottom w:val="single" w:sz="8" w:space="0" w:color="D5D5D5"/>
              <w:right w:val="single" w:sz="8" w:space="0" w:color="D5D5D5"/>
            </w:tcBorders>
            <w:hideMark/>
          </w:tcPr>
          <w:p w14:paraId="191803D6" w14:textId="597E868E"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4</w:t>
            </w:r>
          </w:p>
        </w:tc>
      </w:tr>
      <w:tr w:rsidR="00F06A7F" w:rsidRPr="00F06A7F" w14:paraId="30FCB21A" w14:textId="77777777" w:rsidTr="00DE4C5F">
        <w:trPr>
          <w:trHeight w:val="570"/>
        </w:trPr>
        <w:tc>
          <w:tcPr>
            <w:tcW w:w="817" w:type="dxa"/>
            <w:tcBorders>
              <w:top w:val="single" w:sz="8" w:space="0" w:color="D5D5D5"/>
              <w:left w:val="single" w:sz="8" w:space="0" w:color="D5D5D5"/>
              <w:bottom w:val="single" w:sz="8" w:space="0" w:color="D5D5D5"/>
              <w:right w:val="single" w:sz="8" w:space="0" w:color="D5D5D5"/>
            </w:tcBorders>
            <w:hideMark/>
          </w:tcPr>
          <w:p w14:paraId="4EC152D0" w14:textId="65FCDDF6"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4</w:t>
            </w:r>
          </w:p>
        </w:tc>
        <w:tc>
          <w:tcPr>
            <w:tcW w:w="7201" w:type="dxa"/>
            <w:tcBorders>
              <w:top w:val="single" w:sz="8" w:space="0" w:color="D5D5D5"/>
              <w:left w:val="single" w:sz="8" w:space="0" w:color="D5D5D5"/>
              <w:bottom w:val="single" w:sz="8" w:space="0" w:color="D5D5D5"/>
              <w:right w:val="single" w:sz="8" w:space="0" w:color="D5D5D5"/>
            </w:tcBorders>
            <w:hideMark/>
          </w:tcPr>
          <w:p w14:paraId="6992C6EF" w14:textId="30DC012E"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M4 (Actividades 29 - 42): Análisis del sistema propuesto</w:t>
            </w:r>
          </w:p>
        </w:tc>
        <w:tc>
          <w:tcPr>
            <w:tcW w:w="1560" w:type="dxa"/>
            <w:tcBorders>
              <w:top w:val="single" w:sz="8" w:space="0" w:color="D5D5D5"/>
              <w:left w:val="single" w:sz="8" w:space="0" w:color="D5D5D5"/>
              <w:bottom w:val="single" w:sz="8" w:space="0" w:color="D5D5D5"/>
              <w:right w:val="single" w:sz="8" w:space="0" w:color="D5D5D5"/>
            </w:tcBorders>
            <w:hideMark/>
          </w:tcPr>
          <w:p w14:paraId="3EE6A2B4" w14:textId="03262140"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5</w:t>
            </w:r>
          </w:p>
        </w:tc>
      </w:tr>
      <w:tr w:rsidR="00F06A7F" w:rsidRPr="00F06A7F" w14:paraId="440727DA"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hideMark/>
          </w:tcPr>
          <w:p w14:paraId="694959B2" w14:textId="68D63810"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5</w:t>
            </w:r>
          </w:p>
        </w:tc>
        <w:tc>
          <w:tcPr>
            <w:tcW w:w="7201" w:type="dxa"/>
            <w:tcBorders>
              <w:top w:val="single" w:sz="8" w:space="0" w:color="D5D5D5"/>
              <w:left w:val="single" w:sz="8" w:space="0" w:color="D5D5D5"/>
              <w:bottom w:val="single" w:sz="8" w:space="0" w:color="D5D5D5"/>
              <w:right w:val="single" w:sz="8" w:space="0" w:color="D5D5D5"/>
            </w:tcBorders>
            <w:hideMark/>
          </w:tcPr>
          <w:p w14:paraId="3E030217" w14:textId="7D31B745"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M5 (Actividades 43 - 54): Diseño del sistema</w:t>
            </w:r>
          </w:p>
        </w:tc>
        <w:tc>
          <w:tcPr>
            <w:tcW w:w="1560" w:type="dxa"/>
            <w:tcBorders>
              <w:top w:val="single" w:sz="8" w:space="0" w:color="D5D5D5"/>
              <w:left w:val="single" w:sz="8" w:space="0" w:color="D5D5D5"/>
              <w:bottom w:val="single" w:sz="8" w:space="0" w:color="D5D5D5"/>
              <w:right w:val="single" w:sz="8" w:space="0" w:color="D5D5D5"/>
            </w:tcBorders>
            <w:hideMark/>
          </w:tcPr>
          <w:p w14:paraId="147412EF" w14:textId="7750D3C4" w:rsidR="00F06A7F" w:rsidRPr="00F06A7F" w:rsidRDefault="00F06A7F" w:rsidP="00DE4C5F">
            <w:pPr>
              <w:spacing w:before="240" w:after="0"/>
              <w:ind w:left="195" w:firstLine="0"/>
              <w:jc w:val="center"/>
              <w:textAlignment w:val="baseline"/>
              <w:rPr>
                <w:rFonts w:eastAsia="Times New Roman" w:cs="Arial"/>
                <w:lang w:eastAsia="es-DO"/>
              </w:rPr>
            </w:pPr>
            <w:r w:rsidRPr="00F06A7F">
              <w:rPr>
                <w:rFonts w:eastAsia="Times New Roman" w:cs="Arial"/>
                <w:color w:val="333333"/>
                <w:lang w:eastAsia="es-DO"/>
              </w:rPr>
              <w:t>6</w:t>
            </w:r>
          </w:p>
        </w:tc>
      </w:tr>
      <w:tr w:rsidR="00F06A7F" w:rsidRPr="00F06A7F" w14:paraId="10D4DF53"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tcPr>
          <w:p w14:paraId="5C151340" w14:textId="72D8F039"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6</w:t>
            </w:r>
          </w:p>
        </w:tc>
        <w:tc>
          <w:tcPr>
            <w:tcW w:w="7201" w:type="dxa"/>
            <w:tcBorders>
              <w:top w:val="single" w:sz="8" w:space="0" w:color="D5D5D5"/>
              <w:left w:val="single" w:sz="8" w:space="0" w:color="D5D5D5"/>
              <w:bottom w:val="single" w:sz="8" w:space="0" w:color="D5D5D5"/>
              <w:right w:val="single" w:sz="8" w:space="0" w:color="D5D5D5"/>
            </w:tcBorders>
          </w:tcPr>
          <w:p w14:paraId="2F9055C4" w14:textId="0784BBD0"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M6 (Actividades 55 - 67): Desarrollo del sistema</w:t>
            </w:r>
          </w:p>
        </w:tc>
        <w:tc>
          <w:tcPr>
            <w:tcW w:w="1560" w:type="dxa"/>
            <w:tcBorders>
              <w:top w:val="single" w:sz="8" w:space="0" w:color="D5D5D5"/>
              <w:left w:val="single" w:sz="8" w:space="0" w:color="D5D5D5"/>
              <w:bottom w:val="single" w:sz="8" w:space="0" w:color="D5D5D5"/>
              <w:right w:val="single" w:sz="8" w:space="0" w:color="D5D5D5"/>
            </w:tcBorders>
          </w:tcPr>
          <w:p w14:paraId="4F372009" w14:textId="0A25CCD8"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7</w:t>
            </w:r>
          </w:p>
        </w:tc>
      </w:tr>
      <w:tr w:rsidR="00F06A7F" w:rsidRPr="00F06A7F" w14:paraId="40D28D72"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tcPr>
          <w:p w14:paraId="48EE0DC7" w14:textId="6730295F"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7</w:t>
            </w:r>
          </w:p>
        </w:tc>
        <w:tc>
          <w:tcPr>
            <w:tcW w:w="7201" w:type="dxa"/>
            <w:tcBorders>
              <w:top w:val="single" w:sz="8" w:space="0" w:color="D5D5D5"/>
              <w:left w:val="single" w:sz="8" w:space="0" w:color="D5D5D5"/>
              <w:bottom w:val="single" w:sz="8" w:space="0" w:color="D5D5D5"/>
              <w:right w:val="single" w:sz="8" w:space="0" w:color="D5D5D5"/>
            </w:tcBorders>
          </w:tcPr>
          <w:p w14:paraId="6F936F8B" w14:textId="3DB0167A"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M7 (Actividades 68 - 74): Pruebas y validación</w:t>
            </w:r>
          </w:p>
        </w:tc>
        <w:tc>
          <w:tcPr>
            <w:tcW w:w="1560" w:type="dxa"/>
            <w:tcBorders>
              <w:top w:val="single" w:sz="8" w:space="0" w:color="D5D5D5"/>
              <w:left w:val="single" w:sz="8" w:space="0" w:color="D5D5D5"/>
              <w:bottom w:val="single" w:sz="8" w:space="0" w:color="D5D5D5"/>
              <w:right w:val="single" w:sz="8" w:space="0" w:color="D5D5D5"/>
            </w:tcBorders>
          </w:tcPr>
          <w:p w14:paraId="062B290D" w14:textId="275B0E8E"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8</w:t>
            </w:r>
          </w:p>
        </w:tc>
      </w:tr>
      <w:tr w:rsidR="00F06A7F" w:rsidRPr="00F06A7F" w14:paraId="50F2B58E" w14:textId="77777777" w:rsidTr="00DE4C5F">
        <w:trPr>
          <w:trHeight w:val="555"/>
        </w:trPr>
        <w:tc>
          <w:tcPr>
            <w:tcW w:w="817" w:type="dxa"/>
            <w:tcBorders>
              <w:top w:val="single" w:sz="8" w:space="0" w:color="D5D5D5"/>
              <w:left w:val="single" w:sz="8" w:space="0" w:color="D5D5D5"/>
              <w:bottom w:val="single" w:sz="8" w:space="0" w:color="D5D5D5"/>
              <w:right w:val="single" w:sz="8" w:space="0" w:color="D5D5D5"/>
            </w:tcBorders>
          </w:tcPr>
          <w:p w14:paraId="68893151" w14:textId="6B4A14F5"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8</w:t>
            </w:r>
          </w:p>
        </w:tc>
        <w:tc>
          <w:tcPr>
            <w:tcW w:w="7201" w:type="dxa"/>
            <w:tcBorders>
              <w:top w:val="single" w:sz="8" w:space="0" w:color="D5D5D5"/>
              <w:left w:val="single" w:sz="8" w:space="0" w:color="D5D5D5"/>
              <w:bottom w:val="single" w:sz="8" w:space="0" w:color="D5D5D5"/>
              <w:right w:val="single" w:sz="8" w:space="0" w:color="D5D5D5"/>
            </w:tcBorders>
          </w:tcPr>
          <w:p w14:paraId="7235E7A2" w14:textId="1412DDC3"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M8 (Actividades 75 - 83): Implementación y documentación</w:t>
            </w:r>
          </w:p>
        </w:tc>
        <w:tc>
          <w:tcPr>
            <w:tcW w:w="1560" w:type="dxa"/>
            <w:tcBorders>
              <w:top w:val="single" w:sz="8" w:space="0" w:color="D5D5D5"/>
              <w:left w:val="single" w:sz="8" w:space="0" w:color="D5D5D5"/>
              <w:bottom w:val="single" w:sz="8" w:space="0" w:color="D5D5D5"/>
              <w:right w:val="single" w:sz="8" w:space="0" w:color="D5D5D5"/>
            </w:tcBorders>
          </w:tcPr>
          <w:p w14:paraId="190431AF" w14:textId="32D244E7" w:rsidR="00F06A7F" w:rsidRPr="00F06A7F" w:rsidRDefault="00F06A7F" w:rsidP="00DE4C5F">
            <w:pPr>
              <w:spacing w:before="240" w:after="0"/>
              <w:ind w:left="195" w:firstLine="0"/>
              <w:jc w:val="center"/>
              <w:textAlignment w:val="baseline"/>
              <w:rPr>
                <w:rFonts w:eastAsia="Times New Roman" w:cs="Arial"/>
                <w:color w:val="333333"/>
                <w:lang w:eastAsia="es-DO"/>
              </w:rPr>
            </w:pPr>
            <w:r w:rsidRPr="00F06A7F">
              <w:rPr>
                <w:rFonts w:eastAsia="Times New Roman" w:cs="Arial"/>
                <w:color w:val="333333"/>
                <w:lang w:eastAsia="es-DO"/>
              </w:rPr>
              <w:t>-</w:t>
            </w:r>
          </w:p>
        </w:tc>
      </w:tr>
    </w:tbl>
    <w:p w14:paraId="6190A58B" w14:textId="77777777" w:rsidR="00F06A7F" w:rsidRPr="00F06A7F" w:rsidRDefault="00F06A7F" w:rsidP="00F06A7F">
      <w:pPr>
        <w:spacing w:after="0" w:line="240" w:lineRule="auto"/>
        <w:ind w:firstLine="0"/>
        <w:textAlignment w:val="baseline"/>
        <w:rPr>
          <w:rFonts w:ascii="Segoe UI" w:eastAsia="Times New Roman" w:hAnsi="Segoe UI" w:cs="Segoe UI"/>
          <w:sz w:val="18"/>
          <w:szCs w:val="18"/>
          <w:lang w:eastAsia="es-DO"/>
        </w:rPr>
      </w:pPr>
      <w:r w:rsidRPr="00F06A7F">
        <w:rPr>
          <w:rFonts w:ascii="Calibri" w:eastAsia="Times New Roman" w:hAnsi="Calibri" w:cs="Calibri"/>
          <w:lang w:eastAsia="es-DO"/>
        </w:rPr>
        <w:t> </w:t>
      </w:r>
    </w:p>
    <w:p w14:paraId="1D64879C" w14:textId="197BB39B" w:rsidR="00372873" w:rsidRPr="00372873" w:rsidRDefault="00372873" w:rsidP="009A00C3">
      <w:pPr>
        <w:pStyle w:val="Ttulo1"/>
      </w:pPr>
      <w:bookmarkStart w:id="80" w:name="_Toc237457062"/>
      <w:r w:rsidRPr="00372873">
        <w:lastRenderedPageBreak/>
        <w:t>Matriz De Tiempo. (tiempo en horas)</w:t>
      </w:r>
      <w:bookmarkEnd w:id="80"/>
      <w:r w:rsidRPr="00372873">
        <w:fldChar w:fldCharType="begin"/>
      </w:r>
      <w:r w:rsidRPr="00372873">
        <w:instrText xml:space="preserve"> XE "Matriz De Tiempo.;25" </w:instrText>
      </w:r>
      <w:r w:rsidRPr="00372873">
        <w:fldChar w:fldCharType="end"/>
      </w:r>
    </w:p>
    <w:tbl>
      <w:tblPr>
        <w:tblW w:w="9719"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6"/>
        <w:gridCol w:w="5386"/>
        <w:gridCol w:w="812"/>
        <w:gridCol w:w="812"/>
        <w:gridCol w:w="812"/>
        <w:gridCol w:w="1101"/>
      </w:tblGrid>
      <w:tr w:rsidR="00DE4C5F" w:rsidRPr="00DE4C5F" w14:paraId="27B3145A" w14:textId="77777777" w:rsidTr="00DE4C5F">
        <w:trPr>
          <w:trHeight w:val="555"/>
        </w:trPr>
        <w:tc>
          <w:tcPr>
            <w:tcW w:w="796" w:type="dxa"/>
            <w:tcBorders>
              <w:top w:val="single" w:sz="8" w:space="0" w:color="D5D5D5"/>
              <w:left w:val="single" w:sz="8" w:space="0" w:color="D5D5D5"/>
              <w:bottom w:val="single" w:sz="8" w:space="0" w:color="D5D5D5"/>
              <w:right w:val="single" w:sz="8" w:space="0" w:color="D5D5D5"/>
            </w:tcBorders>
            <w:shd w:val="clear" w:color="auto" w:fill="00B0F0"/>
            <w:hideMark/>
          </w:tcPr>
          <w:p w14:paraId="0966C9FE" w14:textId="356DBAB0"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No.</w:t>
            </w:r>
          </w:p>
        </w:tc>
        <w:tc>
          <w:tcPr>
            <w:tcW w:w="5386" w:type="dxa"/>
            <w:tcBorders>
              <w:top w:val="single" w:sz="8" w:space="0" w:color="D5D5D5"/>
              <w:left w:val="single" w:sz="8" w:space="0" w:color="D5D5D5"/>
              <w:bottom w:val="single" w:sz="8" w:space="0" w:color="D5D5D5"/>
              <w:right w:val="single" w:sz="8" w:space="0" w:color="D5D5D5"/>
            </w:tcBorders>
            <w:shd w:val="clear" w:color="auto" w:fill="00B0F0"/>
            <w:hideMark/>
          </w:tcPr>
          <w:p w14:paraId="475FD124" w14:textId="4D9FBB4B"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Descripción</w:t>
            </w:r>
          </w:p>
        </w:tc>
        <w:tc>
          <w:tcPr>
            <w:tcW w:w="812" w:type="dxa"/>
            <w:tcBorders>
              <w:top w:val="single" w:sz="8" w:space="0" w:color="D5D5D5"/>
              <w:left w:val="single" w:sz="8" w:space="0" w:color="D5D5D5"/>
              <w:bottom w:val="single" w:sz="8" w:space="0" w:color="D5D5D5"/>
              <w:right w:val="single" w:sz="8" w:space="0" w:color="D5D5D5"/>
            </w:tcBorders>
            <w:shd w:val="clear" w:color="auto" w:fill="00B0F0"/>
            <w:hideMark/>
          </w:tcPr>
          <w:p w14:paraId="41E730F0" w14:textId="03E0FF6C"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O</w:t>
            </w:r>
          </w:p>
        </w:tc>
        <w:tc>
          <w:tcPr>
            <w:tcW w:w="812" w:type="dxa"/>
            <w:tcBorders>
              <w:top w:val="single" w:sz="8" w:space="0" w:color="D5D5D5"/>
              <w:left w:val="single" w:sz="8" w:space="0" w:color="D5D5D5"/>
              <w:bottom w:val="single" w:sz="8" w:space="0" w:color="D5D5D5"/>
              <w:right w:val="single" w:sz="8" w:space="0" w:color="D5D5D5"/>
            </w:tcBorders>
            <w:shd w:val="clear" w:color="auto" w:fill="00B0F0"/>
            <w:hideMark/>
          </w:tcPr>
          <w:p w14:paraId="5D4D3F60" w14:textId="69B3772C"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M</w:t>
            </w:r>
          </w:p>
        </w:tc>
        <w:tc>
          <w:tcPr>
            <w:tcW w:w="812" w:type="dxa"/>
            <w:tcBorders>
              <w:top w:val="single" w:sz="8" w:space="0" w:color="D5D5D5"/>
              <w:left w:val="single" w:sz="8" w:space="0" w:color="D5D5D5"/>
              <w:bottom w:val="single" w:sz="8" w:space="0" w:color="D5D5D5"/>
              <w:right w:val="single" w:sz="8" w:space="0" w:color="D5D5D5"/>
            </w:tcBorders>
            <w:shd w:val="clear" w:color="auto" w:fill="00B0F0"/>
            <w:hideMark/>
          </w:tcPr>
          <w:p w14:paraId="77853E0F" w14:textId="24EFC1E1"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P</w:t>
            </w:r>
          </w:p>
        </w:tc>
        <w:tc>
          <w:tcPr>
            <w:tcW w:w="1101" w:type="dxa"/>
            <w:tcBorders>
              <w:top w:val="single" w:sz="8" w:space="0" w:color="D5D5D5"/>
              <w:left w:val="single" w:sz="8" w:space="0" w:color="D5D5D5"/>
              <w:bottom w:val="single" w:sz="8" w:space="0" w:color="D5D5D5"/>
              <w:right w:val="single" w:sz="8" w:space="0" w:color="D5D5D5"/>
            </w:tcBorders>
            <w:shd w:val="clear" w:color="auto" w:fill="00B0F0"/>
            <w:hideMark/>
          </w:tcPr>
          <w:p w14:paraId="4DAAACC6" w14:textId="1CEDA7FC" w:rsidR="00DE4C5F" w:rsidRPr="00DE4C5F" w:rsidRDefault="00DE4C5F" w:rsidP="00DE4C5F">
            <w:pPr>
              <w:pStyle w:val="normaltablas"/>
              <w:spacing w:before="240" w:after="0" w:line="480" w:lineRule="auto"/>
              <w:jc w:val="center"/>
              <w:rPr>
                <w:rFonts w:cs="Arial"/>
                <w:b/>
                <w:bCs/>
                <w:i w:val="0"/>
                <w:iCs/>
                <w:sz w:val="22"/>
                <w:szCs w:val="22"/>
              </w:rPr>
            </w:pPr>
            <w:r w:rsidRPr="00DE4C5F">
              <w:rPr>
                <w:rFonts w:cs="Arial"/>
                <w:b/>
                <w:bCs/>
                <w:i w:val="0"/>
                <w:iCs/>
                <w:sz w:val="22"/>
                <w:szCs w:val="22"/>
              </w:rPr>
              <w:t>T</w:t>
            </w:r>
          </w:p>
        </w:tc>
      </w:tr>
      <w:tr w:rsidR="00DE4C5F" w:rsidRPr="00DE4C5F" w14:paraId="7FDAA291" w14:textId="77777777" w:rsidTr="00DE4C5F">
        <w:trPr>
          <w:trHeight w:val="570"/>
        </w:trPr>
        <w:tc>
          <w:tcPr>
            <w:tcW w:w="796" w:type="dxa"/>
            <w:tcBorders>
              <w:top w:val="single" w:sz="8" w:space="0" w:color="D5D5D5"/>
              <w:left w:val="single" w:sz="8" w:space="0" w:color="D5D5D5"/>
              <w:bottom w:val="single" w:sz="8" w:space="0" w:color="D5D5D5"/>
              <w:right w:val="single" w:sz="8" w:space="0" w:color="D5D5D5"/>
            </w:tcBorders>
            <w:hideMark/>
          </w:tcPr>
          <w:p w14:paraId="1C20942B" w14:textId="19DEA281"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1</w:t>
            </w:r>
          </w:p>
        </w:tc>
        <w:tc>
          <w:tcPr>
            <w:tcW w:w="5386" w:type="dxa"/>
            <w:tcBorders>
              <w:top w:val="single" w:sz="8" w:space="0" w:color="D5D5D5"/>
              <w:left w:val="single" w:sz="8" w:space="0" w:color="D5D5D5"/>
              <w:bottom w:val="single" w:sz="8" w:space="0" w:color="D5D5D5"/>
              <w:right w:val="single" w:sz="8" w:space="0" w:color="D5D5D5"/>
            </w:tcBorders>
            <w:hideMark/>
          </w:tcPr>
          <w:p w14:paraId="28E0F670" w14:textId="0D0CEC28"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M1: Levantamiento y recolección de información</w:t>
            </w:r>
          </w:p>
        </w:tc>
        <w:tc>
          <w:tcPr>
            <w:tcW w:w="812" w:type="dxa"/>
            <w:tcBorders>
              <w:top w:val="single" w:sz="8" w:space="0" w:color="D5D5D5"/>
              <w:left w:val="single" w:sz="8" w:space="0" w:color="D5D5D5"/>
              <w:bottom w:val="single" w:sz="8" w:space="0" w:color="D5D5D5"/>
              <w:right w:val="single" w:sz="8" w:space="0" w:color="D5D5D5"/>
            </w:tcBorders>
            <w:hideMark/>
          </w:tcPr>
          <w:p w14:paraId="595ADEBC" w14:textId="43CC8456"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48</w:t>
            </w:r>
          </w:p>
        </w:tc>
        <w:tc>
          <w:tcPr>
            <w:tcW w:w="812" w:type="dxa"/>
            <w:tcBorders>
              <w:top w:val="single" w:sz="8" w:space="0" w:color="D5D5D5"/>
              <w:left w:val="single" w:sz="8" w:space="0" w:color="D5D5D5"/>
              <w:bottom w:val="single" w:sz="8" w:space="0" w:color="D5D5D5"/>
              <w:right w:val="single" w:sz="8" w:space="0" w:color="D5D5D5"/>
            </w:tcBorders>
            <w:hideMark/>
          </w:tcPr>
          <w:p w14:paraId="0E1FA70B" w14:textId="17FDADDD"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c>
          <w:tcPr>
            <w:tcW w:w="812" w:type="dxa"/>
            <w:tcBorders>
              <w:top w:val="single" w:sz="8" w:space="0" w:color="D5D5D5"/>
              <w:left w:val="single" w:sz="8" w:space="0" w:color="D5D5D5"/>
              <w:bottom w:val="single" w:sz="8" w:space="0" w:color="D5D5D5"/>
              <w:right w:val="single" w:sz="8" w:space="0" w:color="D5D5D5"/>
            </w:tcBorders>
            <w:hideMark/>
          </w:tcPr>
          <w:p w14:paraId="6F58152E" w14:textId="7A03A9DC"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64</w:t>
            </w:r>
          </w:p>
        </w:tc>
        <w:tc>
          <w:tcPr>
            <w:tcW w:w="1101" w:type="dxa"/>
            <w:tcBorders>
              <w:top w:val="single" w:sz="8" w:space="0" w:color="D5D5D5"/>
              <w:left w:val="single" w:sz="8" w:space="0" w:color="D5D5D5"/>
              <w:bottom w:val="single" w:sz="8" w:space="0" w:color="D5D5D5"/>
              <w:right w:val="single" w:sz="8" w:space="0" w:color="D5D5D5"/>
            </w:tcBorders>
            <w:hideMark/>
          </w:tcPr>
          <w:p w14:paraId="21316ACB" w14:textId="79984E0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r>
      <w:tr w:rsidR="00DE4C5F" w:rsidRPr="00DE4C5F" w14:paraId="2862E9A7" w14:textId="77777777" w:rsidTr="00DE4C5F">
        <w:trPr>
          <w:trHeight w:val="555"/>
        </w:trPr>
        <w:tc>
          <w:tcPr>
            <w:tcW w:w="796" w:type="dxa"/>
            <w:tcBorders>
              <w:top w:val="single" w:sz="8" w:space="0" w:color="D5D5D5"/>
              <w:left w:val="single" w:sz="8" w:space="0" w:color="D5D5D5"/>
              <w:bottom w:val="single" w:sz="8" w:space="0" w:color="D5D5D5"/>
              <w:right w:val="single" w:sz="8" w:space="0" w:color="D5D5D5"/>
            </w:tcBorders>
            <w:hideMark/>
          </w:tcPr>
          <w:p w14:paraId="019B970E" w14:textId="62F7A070"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2</w:t>
            </w:r>
          </w:p>
        </w:tc>
        <w:tc>
          <w:tcPr>
            <w:tcW w:w="5386" w:type="dxa"/>
            <w:tcBorders>
              <w:top w:val="single" w:sz="8" w:space="0" w:color="D5D5D5"/>
              <w:left w:val="single" w:sz="8" w:space="0" w:color="D5D5D5"/>
              <w:bottom w:val="single" w:sz="8" w:space="0" w:color="D5D5D5"/>
              <w:right w:val="single" w:sz="8" w:space="0" w:color="D5D5D5"/>
            </w:tcBorders>
            <w:hideMark/>
          </w:tcPr>
          <w:p w14:paraId="48FEA9A9" w14:textId="50D2E6CB"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M2: Análisis del sistema actual</w:t>
            </w:r>
          </w:p>
        </w:tc>
        <w:tc>
          <w:tcPr>
            <w:tcW w:w="812" w:type="dxa"/>
            <w:tcBorders>
              <w:top w:val="single" w:sz="8" w:space="0" w:color="D5D5D5"/>
              <w:left w:val="single" w:sz="8" w:space="0" w:color="D5D5D5"/>
              <w:bottom w:val="single" w:sz="8" w:space="0" w:color="D5D5D5"/>
              <w:right w:val="single" w:sz="8" w:space="0" w:color="D5D5D5"/>
            </w:tcBorders>
            <w:hideMark/>
          </w:tcPr>
          <w:p w14:paraId="6CBF8D5D" w14:textId="45ECC81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w:t>
            </w:r>
          </w:p>
        </w:tc>
        <w:tc>
          <w:tcPr>
            <w:tcW w:w="812" w:type="dxa"/>
            <w:tcBorders>
              <w:top w:val="single" w:sz="8" w:space="0" w:color="D5D5D5"/>
              <w:left w:val="single" w:sz="8" w:space="0" w:color="D5D5D5"/>
              <w:bottom w:val="single" w:sz="8" w:space="0" w:color="D5D5D5"/>
              <w:right w:val="single" w:sz="8" w:space="0" w:color="D5D5D5"/>
            </w:tcBorders>
            <w:hideMark/>
          </w:tcPr>
          <w:p w14:paraId="0B9F0D58" w14:textId="27C626F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w:t>
            </w:r>
          </w:p>
        </w:tc>
        <w:tc>
          <w:tcPr>
            <w:tcW w:w="812" w:type="dxa"/>
            <w:tcBorders>
              <w:top w:val="single" w:sz="8" w:space="0" w:color="D5D5D5"/>
              <w:left w:val="single" w:sz="8" w:space="0" w:color="D5D5D5"/>
              <w:bottom w:val="single" w:sz="8" w:space="0" w:color="D5D5D5"/>
              <w:right w:val="single" w:sz="8" w:space="0" w:color="D5D5D5"/>
            </w:tcBorders>
            <w:hideMark/>
          </w:tcPr>
          <w:p w14:paraId="6FCF9373" w14:textId="77D1225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10</w:t>
            </w:r>
          </w:p>
        </w:tc>
        <w:tc>
          <w:tcPr>
            <w:tcW w:w="1101" w:type="dxa"/>
            <w:tcBorders>
              <w:top w:val="single" w:sz="8" w:space="0" w:color="D5D5D5"/>
              <w:left w:val="single" w:sz="8" w:space="0" w:color="D5D5D5"/>
              <w:bottom w:val="single" w:sz="8" w:space="0" w:color="D5D5D5"/>
              <w:right w:val="single" w:sz="8" w:space="0" w:color="D5D5D5"/>
            </w:tcBorders>
            <w:hideMark/>
          </w:tcPr>
          <w:p w14:paraId="0958A29C" w14:textId="2D209E82"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w:t>
            </w:r>
          </w:p>
        </w:tc>
      </w:tr>
      <w:tr w:rsidR="00DE4C5F" w:rsidRPr="00DE4C5F" w14:paraId="497FC081" w14:textId="77777777" w:rsidTr="00DE4C5F">
        <w:trPr>
          <w:trHeight w:val="570"/>
        </w:trPr>
        <w:tc>
          <w:tcPr>
            <w:tcW w:w="796" w:type="dxa"/>
            <w:tcBorders>
              <w:top w:val="single" w:sz="8" w:space="0" w:color="D5D5D5"/>
              <w:left w:val="single" w:sz="8" w:space="0" w:color="D5D5D5"/>
              <w:bottom w:val="single" w:sz="8" w:space="0" w:color="D5D5D5"/>
              <w:right w:val="single" w:sz="8" w:space="0" w:color="D5D5D5"/>
            </w:tcBorders>
            <w:hideMark/>
          </w:tcPr>
          <w:p w14:paraId="75AA813C" w14:textId="576DAEC7"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3</w:t>
            </w:r>
          </w:p>
        </w:tc>
        <w:tc>
          <w:tcPr>
            <w:tcW w:w="5386" w:type="dxa"/>
            <w:tcBorders>
              <w:top w:val="single" w:sz="8" w:space="0" w:color="D5D5D5"/>
              <w:left w:val="single" w:sz="8" w:space="0" w:color="D5D5D5"/>
              <w:bottom w:val="single" w:sz="8" w:space="0" w:color="D5D5D5"/>
              <w:right w:val="single" w:sz="8" w:space="0" w:color="D5D5D5"/>
            </w:tcBorders>
            <w:hideMark/>
          </w:tcPr>
          <w:p w14:paraId="292CC546" w14:textId="25D6E20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M3: Estudio de factibilidad</w:t>
            </w:r>
          </w:p>
        </w:tc>
        <w:tc>
          <w:tcPr>
            <w:tcW w:w="812" w:type="dxa"/>
            <w:tcBorders>
              <w:top w:val="single" w:sz="8" w:space="0" w:color="D5D5D5"/>
              <w:left w:val="single" w:sz="8" w:space="0" w:color="D5D5D5"/>
              <w:bottom w:val="single" w:sz="8" w:space="0" w:color="D5D5D5"/>
              <w:right w:val="single" w:sz="8" w:space="0" w:color="D5D5D5"/>
            </w:tcBorders>
            <w:hideMark/>
          </w:tcPr>
          <w:p w14:paraId="3598C641" w14:textId="3FAB2427"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32</w:t>
            </w:r>
          </w:p>
        </w:tc>
        <w:tc>
          <w:tcPr>
            <w:tcW w:w="812" w:type="dxa"/>
            <w:tcBorders>
              <w:top w:val="single" w:sz="8" w:space="0" w:color="D5D5D5"/>
              <w:left w:val="single" w:sz="8" w:space="0" w:color="D5D5D5"/>
              <w:bottom w:val="single" w:sz="8" w:space="0" w:color="D5D5D5"/>
              <w:right w:val="single" w:sz="8" w:space="0" w:color="D5D5D5"/>
            </w:tcBorders>
            <w:hideMark/>
          </w:tcPr>
          <w:p w14:paraId="40FA6B74" w14:textId="2396C9AE"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40</w:t>
            </w:r>
          </w:p>
        </w:tc>
        <w:tc>
          <w:tcPr>
            <w:tcW w:w="812" w:type="dxa"/>
            <w:tcBorders>
              <w:top w:val="single" w:sz="8" w:space="0" w:color="D5D5D5"/>
              <w:left w:val="single" w:sz="8" w:space="0" w:color="D5D5D5"/>
              <w:bottom w:val="single" w:sz="8" w:space="0" w:color="D5D5D5"/>
              <w:right w:val="single" w:sz="8" w:space="0" w:color="D5D5D5"/>
            </w:tcBorders>
            <w:hideMark/>
          </w:tcPr>
          <w:p w14:paraId="61F911B0" w14:textId="6AC3E60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48</w:t>
            </w:r>
          </w:p>
        </w:tc>
        <w:tc>
          <w:tcPr>
            <w:tcW w:w="1101" w:type="dxa"/>
            <w:tcBorders>
              <w:top w:val="single" w:sz="8" w:space="0" w:color="D5D5D5"/>
              <w:left w:val="single" w:sz="8" w:space="0" w:color="D5D5D5"/>
              <w:bottom w:val="single" w:sz="8" w:space="0" w:color="D5D5D5"/>
              <w:right w:val="single" w:sz="8" w:space="0" w:color="D5D5D5"/>
            </w:tcBorders>
            <w:hideMark/>
          </w:tcPr>
          <w:p w14:paraId="2B2870E5" w14:textId="785DC315"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40</w:t>
            </w:r>
          </w:p>
        </w:tc>
      </w:tr>
      <w:tr w:rsidR="00DE4C5F" w:rsidRPr="00DE4C5F" w14:paraId="5810BA6E" w14:textId="77777777" w:rsidTr="00DE4C5F">
        <w:trPr>
          <w:trHeight w:val="555"/>
        </w:trPr>
        <w:tc>
          <w:tcPr>
            <w:tcW w:w="796" w:type="dxa"/>
            <w:tcBorders>
              <w:top w:val="single" w:sz="8" w:space="0" w:color="D5D5D5"/>
              <w:left w:val="single" w:sz="8" w:space="0" w:color="D5D5D5"/>
              <w:bottom w:val="single" w:sz="8" w:space="0" w:color="D5D5D5"/>
              <w:right w:val="single" w:sz="8" w:space="0" w:color="D5D5D5"/>
            </w:tcBorders>
            <w:hideMark/>
          </w:tcPr>
          <w:p w14:paraId="4509015C" w14:textId="40120393"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w:t>
            </w:r>
          </w:p>
        </w:tc>
        <w:tc>
          <w:tcPr>
            <w:tcW w:w="5386" w:type="dxa"/>
            <w:tcBorders>
              <w:top w:val="single" w:sz="8" w:space="0" w:color="D5D5D5"/>
              <w:left w:val="single" w:sz="8" w:space="0" w:color="D5D5D5"/>
              <w:bottom w:val="single" w:sz="8" w:space="0" w:color="D5D5D5"/>
              <w:right w:val="single" w:sz="8" w:space="0" w:color="D5D5D5"/>
            </w:tcBorders>
            <w:hideMark/>
          </w:tcPr>
          <w:p w14:paraId="058600DD" w14:textId="0E1FFD7D"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M4: Análisis del sistema propuesto</w:t>
            </w:r>
          </w:p>
        </w:tc>
        <w:tc>
          <w:tcPr>
            <w:tcW w:w="812" w:type="dxa"/>
            <w:tcBorders>
              <w:top w:val="single" w:sz="8" w:space="0" w:color="D5D5D5"/>
              <w:left w:val="single" w:sz="8" w:space="0" w:color="D5D5D5"/>
              <w:bottom w:val="single" w:sz="8" w:space="0" w:color="D5D5D5"/>
              <w:right w:val="single" w:sz="8" w:space="0" w:color="D5D5D5"/>
            </w:tcBorders>
            <w:hideMark/>
          </w:tcPr>
          <w:p w14:paraId="00DBDAFB" w14:textId="7C4C6B2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48</w:t>
            </w:r>
          </w:p>
        </w:tc>
        <w:tc>
          <w:tcPr>
            <w:tcW w:w="812" w:type="dxa"/>
            <w:tcBorders>
              <w:top w:val="single" w:sz="8" w:space="0" w:color="D5D5D5"/>
              <w:left w:val="single" w:sz="8" w:space="0" w:color="D5D5D5"/>
              <w:bottom w:val="single" w:sz="8" w:space="0" w:color="D5D5D5"/>
              <w:right w:val="single" w:sz="8" w:space="0" w:color="D5D5D5"/>
            </w:tcBorders>
            <w:hideMark/>
          </w:tcPr>
          <w:p w14:paraId="0D6C879C" w14:textId="1AB72FE7"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c>
          <w:tcPr>
            <w:tcW w:w="812" w:type="dxa"/>
            <w:tcBorders>
              <w:top w:val="single" w:sz="8" w:space="0" w:color="D5D5D5"/>
              <w:left w:val="single" w:sz="8" w:space="0" w:color="D5D5D5"/>
              <w:bottom w:val="single" w:sz="8" w:space="0" w:color="D5D5D5"/>
              <w:right w:val="single" w:sz="8" w:space="0" w:color="D5D5D5"/>
            </w:tcBorders>
            <w:hideMark/>
          </w:tcPr>
          <w:p w14:paraId="179B1689" w14:textId="00B57315"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64</w:t>
            </w:r>
          </w:p>
        </w:tc>
        <w:tc>
          <w:tcPr>
            <w:tcW w:w="1101" w:type="dxa"/>
            <w:tcBorders>
              <w:top w:val="single" w:sz="8" w:space="0" w:color="D5D5D5"/>
              <w:left w:val="single" w:sz="8" w:space="0" w:color="D5D5D5"/>
              <w:bottom w:val="single" w:sz="8" w:space="0" w:color="D5D5D5"/>
              <w:right w:val="single" w:sz="8" w:space="0" w:color="D5D5D5"/>
            </w:tcBorders>
            <w:hideMark/>
          </w:tcPr>
          <w:p w14:paraId="33BC40DA" w14:textId="4C0CAF0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r>
      <w:tr w:rsidR="00DE4C5F" w:rsidRPr="00DE4C5F" w14:paraId="1CA72AFB" w14:textId="77777777" w:rsidTr="00DE4C5F">
        <w:trPr>
          <w:trHeight w:val="570"/>
        </w:trPr>
        <w:tc>
          <w:tcPr>
            <w:tcW w:w="796" w:type="dxa"/>
            <w:tcBorders>
              <w:top w:val="single" w:sz="8" w:space="0" w:color="D5D5D5"/>
              <w:left w:val="single" w:sz="8" w:space="0" w:color="D5D5D5"/>
              <w:bottom w:val="single" w:sz="8" w:space="0" w:color="D5D5D5"/>
              <w:right w:val="single" w:sz="8" w:space="0" w:color="D5D5D5"/>
            </w:tcBorders>
            <w:hideMark/>
          </w:tcPr>
          <w:p w14:paraId="14CCFE3E" w14:textId="1DA303C0"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w:t>
            </w:r>
          </w:p>
        </w:tc>
        <w:tc>
          <w:tcPr>
            <w:tcW w:w="5386" w:type="dxa"/>
            <w:tcBorders>
              <w:top w:val="single" w:sz="8" w:space="0" w:color="D5D5D5"/>
              <w:left w:val="single" w:sz="8" w:space="0" w:color="D5D5D5"/>
              <w:bottom w:val="single" w:sz="8" w:space="0" w:color="D5D5D5"/>
              <w:right w:val="single" w:sz="8" w:space="0" w:color="D5D5D5"/>
            </w:tcBorders>
            <w:hideMark/>
          </w:tcPr>
          <w:p w14:paraId="17425E74" w14:textId="11D38CC8"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M5: Diseño del sistema</w:t>
            </w:r>
          </w:p>
        </w:tc>
        <w:tc>
          <w:tcPr>
            <w:tcW w:w="812" w:type="dxa"/>
            <w:tcBorders>
              <w:top w:val="single" w:sz="8" w:space="0" w:color="D5D5D5"/>
              <w:left w:val="single" w:sz="8" w:space="0" w:color="D5D5D5"/>
              <w:bottom w:val="single" w:sz="8" w:space="0" w:color="D5D5D5"/>
              <w:right w:val="single" w:sz="8" w:space="0" w:color="D5D5D5"/>
            </w:tcBorders>
            <w:hideMark/>
          </w:tcPr>
          <w:p w14:paraId="682E3805" w14:textId="7BCC98B0"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80</w:t>
            </w:r>
          </w:p>
        </w:tc>
        <w:tc>
          <w:tcPr>
            <w:tcW w:w="812" w:type="dxa"/>
            <w:tcBorders>
              <w:top w:val="single" w:sz="8" w:space="0" w:color="D5D5D5"/>
              <w:left w:val="single" w:sz="8" w:space="0" w:color="D5D5D5"/>
              <w:bottom w:val="single" w:sz="8" w:space="0" w:color="D5D5D5"/>
              <w:right w:val="single" w:sz="8" w:space="0" w:color="D5D5D5"/>
            </w:tcBorders>
            <w:hideMark/>
          </w:tcPr>
          <w:p w14:paraId="5027F447" w14:textId="730A9571"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88</w:t>
            </w:r>
          </w:p>
        </w:tc>
        <w:tc>
          <w:tcPr>
            <w:tcW w:w="812" w:type="dxa"/>
            <w:tcBorders>
              <w:top w:val="single" w:sz="8" w:space="0" w:color="D5D5D5"/>
              <w:left w:val="single" w:sz="8" w:space="0" w:color="D5D5D5"/>
              <w:bottom w:val="single" w:sz="8" w:space="0" w:color="D5D5D5"/>
              <w:right w:val="single" w:sz="8" w:space="0" w:color="D5D5D5"/>
            </w:tcBorders>
            <w:hideMark/>
          </w:tcPr>
          <w:p w14:paraId="27D3272E" w14:textId="7813F37A"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96</w:t>
            </w:r>
          </w:p>
        </w:tc>
        <w:tc>
          <w:tcPr>
            <w:tcW w:w="1101" w:type="dxa"/>
            <w:tcBorders>
              <w:top w:val="single" w:sz="8" w:space="0" w:color="D5D5D5"/>
              <w:left w:val="single" w:sz="8" w:space="0" w:color="D5D5D5"/>
              <w:bottom w:val="single" w:sz="8" w:space="0" w:color="D5D5D5"/>
              <w:right w:val="single" w:sz="8" w:space="0" w:color="D5D5D5"/>
            </w:tcBorders>
            <w:hideMark/>
          </w:tcPr>
          <w:p w14:paraId="6A92CBF3" w14:textId="30709106"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88</w:t>
            </w:r>
          </w:p>
        </w:tc>
      </w:tr>
      <w:tr w:rsidR="00DE4C5F" w:rsidRPr="00DE4C5F" w14:paraId="172D0BF6" w14:textId="77777777" w:rsidTr="00DE4C5F">
        <w:trPr>
          <w:trHeight w:val="570"/>
        </w:trPr>
        <w:tc>
          <w:tcPr>
            <w:tcW w:w="796" w:type="dxa"/>
            <w:tcBorders>
              <w:top w:val="single" w:sz="8" w:space="0" w:color="D5D5D5"/>
              <w:left w:val="single" w:sz="8" w:space="0" w:color="D5D5D5"/>
              <w:bottom w:val="single" w:sz="8" w:space="0" w:color="D5D5D5"/>
              <w:right w:val="single" w:sz="8" w:space="0" w:color="D5D5D5"/>
            </w:tcBorders>
            <w:hideMark/>
          </w:tcPr>
          <w:p w14:paraId="5428A2C5" w14:textId="697856D6"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w:t>
            </w:r>
          </w:p>
        </w:tc>
        <w:tc>
          <w:tcPr>
            <w:tcW w:w="5386" w:type="dxa"/>
            <w:tcBorders>
              <w:top w:val="single" w:sz="8" w:space="0" w:color="D5D5D5"/>
              <w:left w:val="single" w:sz="8" w:space="0" w:color="D5D5D5"/>
              <w:bottom w:val="single" w:sz="8" w:space="0" w:color="D5D5D5"/>
              <w:right w:val="single" w:sz="8" w:space="0" w:color="D5D5D5"/>
            </w:tcBorders>
            <w:hideMark/>
          </w:tcPr>
          <w:p w14:paraId="35F93343" w14:textId="48A850C5"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M6: Desarrollo del sistema</w:t>
            </w:r>
          </w:p>
        </w:tc>
        <w:tc>
          <w:tcPr>
            <w:tcW w:w="812" w:type="dxa"/>
            <w:tcBorders>
              <w:top w:val="single" w:sz="8" w:space="0" w:color="D5D5D5"/>
              <w:left w:val="single" w:sz="8" w:space="0" w:color="D5D5D5"/>
              <w:bottom w:val="single" w:sz="8" w:space="0" w:color="D5D5D5"/>
              <w:right w:val="single" w:sz="8" w:space="0" w:color="D5D5D5"/>
            </w:tcBorders>
            <w:hideMark/>
          </w:tcPr>
          <w:p w14:paraId="3430670F" w14:textId="7C2F6729"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64</w:t>
            </w:r>
          </w:p>
        </w:tc>
        <w:tc>
          <w:tcPr>
            <w:tcW w:w="812" w:type="dxa"/>
            <w:tcBorders>
              <w:top w:val="single" w:sz="8" w:space="0" w:color="D5D5D5"/>
              <w:left w:val="single" w:sz="8" w:space="0" w:color="D5D5D5"/>
              <w:bottom w:val="single" w:sz="8" w:space="0" w:color="D5D5D5"/>
              <w:right w:val="single" w:sz="8" w:space="0" w:color="D5D5D5"/>
            </w:tcBorders>
            <w:hideMark/>
          </w:tcPr>
          <w:p w14:paraId="3FEE7C7F" w14:textId="419588AE"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72</w:t>
            </w:r>
          </w:p>
        </w:tc>
        <w:tc>
          <w:tcPr>
            <w:tcW w:w="812" w:type="dxa"/>
            <w:tcBorders>
              <w:top w:val="single" w:sz="8" w:space="0" w:color="D5D5D5"/>
              <w:left w:val="single" w:sz="8" w:space="0" w:color="D5D5D5"/>
              <w:bottom w:val="single" w:sz="8" w:space="0" w:color="D5D5D5"/>
              <w:right w:val="single" w:sz="8" w:space="0" w:color="D5D5D5"/>
            </w:tcBorders>
            <w:hideMark/>
          </w:tcPr>
          <w:p w14:paraId="3B2AEA01" w14:textId="20A94D8F"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80</w:t>
            </w:r>
          </w:p>
        </w:tc>
        <w:tc>
          <w:tcPr>
            <w:tcW w:w="1101" w:type="dxa"/>
            <w:tcBorders>
              <w:top w:val="single" w:sz="8" w:space="0" w:color="D5D5D5"/>
              <w:left w:val="single" w:sz="8" w:space="0" w:color="D5D5D5"/>
              <w:bottom w:val="single" w:sz="8" w:space="0" w:color="D5D5D5"/>
              <w:right w:val="single" w:sz="8" w:space="0" w:color="D5D5D5"/>
            </w:tcBorders>
            <w:hideMark/>
          </w:tcPr>
          <w:p w14:paraId="78600858" w14:textId="1A11325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72</w:t>
            </w:r>
          </w:p>
        </w:tc>
      </w:tr>
      <w:tr w:rsidR="00DE4C5F" w:rsidRPr="00DE4C5F" w14:paraId="6A32EBE5" w14:textId="77777777" w:rsidTr="00DE4C5F">
        <w:trPr>
          <w:trHeight w:val="555"/>
        </w:trPr>
        <w:tc>
          <w:tcPr>
            <w:tcW w:w="796" w:type="dxa"/>
            <w:tcBorders>
              <w:top w:val="single" w:sz="8" w:space="0" w:color="D5D5D5"/>
              <w:left w:val="single" w:sz="8" w:space="0" w:color="D5D5D5"/>
              <w:bottom w:val="single" w:sz="8" w:space="0" w:color="D5D5D5"/>
              <w:right w:val="single" w:sz="8" w:space="0" w:color="D5D5D5"/>
            </w:tcBorders>
            <w:hideMark/>
          </w:tcPr>
          <w:p w14:paraId="363096BD" w14:textId="20C4900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7</w:t>
            </w:r>
          </w:p>
        </w:tc>
        <w:tc>
          <w:tcPr>
            <w:tcW w:w="5386" w:type="dxa"/>
            <w:tcBorders>
              <w:top w:val="single" w:sz="8" w:space="0" w:color="D5D5D5"/>
              <w:left w:val="single" w:sz="8" w:space="0" w:color="D5D5D5"/>
              <w:bottom w:val="single" w:sz="8" w:space="0" w:color="D5D5D5"/>
              <w:right w:val="single" w:sz="8" w:space="0" w:color="D5D5D5"/>
            </w:tcBorders>
            <w:hideMark/>
          </w:tcPr>
          <w:p w14:paraId="0113973F" w14:textId="2FD5B89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M7: Pruebas y validación</w:t>
            </w:r>
          </w:p>
        </w:tc>
        <w:tc>
          <w:tcPr>
            <w:tcW w:w="812" w:type="dxa"/>
            <w:tcBorders>
              <w:top w:val="single" w:sz="8" w:space="0" w:color="D5D5D5"/>
              <w:left w:val="single" w:sz="8" w:space="0" w:color="D5D5D5"/>
              <w:bottom w:val="single" w:sz="8" w:space="0" w:color="D5D5D5"/>
              <w:right w:val="single" w:sz="8" w:space="0" w:color="D5D5D5"/>
            </w:tcBorders>
            <w:hideMark/>
          </w:tcPr>
          <w:p w14:paraId="679E0368" w14:textId="3516D86A"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48</w:t>
            </w:r>
          </w:p>
        </w:tc>
        <w:tc>
          <w:tcPr>
            <w:tcW w:w="812" w:type="dxa"/>
            <w:tcBorders>
              <w:top w:val="single" w:sz="8" w:space="0" w:color="D5D5D5"/>
              <w:left w:val="single" w:sz="8" w:space="0" w:color="D5D5D5"/>
              <w:bottom w:val="single" w:sz="8" w:space="0" w:color="D5D5D5"/>
              <w:right w:val="single" w:sz="8" w:space="0" w:color="D5D5D5"/>
            </w:tcBorders>
            <w:hideMark/>
          </w:tcPr>
          <w:p w14:paraId="33F59D7A" w14:textId="48791B65"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c>
          <w:tcPr>
            <w:tcW w:w="812" w:type="dxa"/>
            <w:tcBorders>
              <w:top w:val="single" w:sz="8" w:space="0" w:color="D5D5D5"/>
              <w:left w:val="single" w:sz="8" w:space="0" w:color="D5D5D5"/>
              <w:bottom w:val="single" w:sz="8" w:space="0" w:color="D5D5D5"/>
              <w:right w:val="single" w:sz="8" w:space="0" w:color="D5D5D5"/>
            </w:tcBorders>
            <w:hideMark/>
          </w:tcPr>
          <w:p w14:paraId="70A71773" w14:textId="691CD711"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64</w:t>
            </w:r>
          </w:p>
        </w:tc>
        <w:tc>
          <w:tcPr>
            <w:tcW w:w="1101" w:type="dxa"/>
            <w:tcBorders>
              <w:top w:val="single" w:sz="8" w:space="0" w:color="D5D5D5"/>
              <w:left w:val="single" w:sz="8" w:space="0" w:color="D5D5D5"/>
              <w:bottom w:val="single" w:sz="8" w:space="0" w:color="D5D5D5"/>
              <w:right w:val="single" w:sz="8" w:space="0" w:color="D5D5D5"/>
            </w:tcBorders>
            <w:hideMark/>
          </w:tcPr>
          <w:p w14:paraId="553B9794" w14:textId="12739E2A"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56</w:t>
            </w:r>
          </w:p>
        </w:tc>
      </w:tr>
      <w:tr w:rsidR="00DE4C5F" w:rsidRPr="00DE4C5F" w14:paraId="40225BA9" w14:textId="77777777" w:rsidTr="00DE4C5F">
        <w:trPr>
          <w:trHeight w:val="570"/>
        </w:trPr>
        <w:tc>
          <w:tcPr>
            <w:tcW w:w="796" w:type="dxa"/>
            <w:tcBorders>
              <w:top w:val="single" w:sz="8" w:space="0" w:color="D5D5D5"/>
              <w:left w:val="single" w:sz="8" w:space="0" w:color="D5D5D5"/>
              <w:bottom w:val="single" w:sz="8" w:space="0" w:color="D5D5D5"/>
              <w:right w:val="single" w:sz="8" w:space="0" w:color="D5D5D5"/>
            </w:tcBorders>
            <w:hideMark/>
          </w:tcPr>
          <w:p w14:paraId="3E9095F2" w14:textId="788775D0"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8</w:t>
            </w:r>
          </w:p>
        </w:tc>
        <w:tc>
          <w:tcPr>
            <w:tcW w:w="5386" w:type="dxa"/>
            <w:tcBorders>
              <w:top w:val="single" w:sz="8" w:space="0" w:color="D5D5D5"/>
              <w:left w:val="single" w:sz="8" w:space="0" w:color="D5D5D5"/>
              <w:bottom w:val="single" w:sz="8" w:space="0" w:color="D5D5D5"/>
              <w:right w:val="single" w:sz="8" w:space="0" w:color="D5D5D5"/>
            </w:tcBorders>
            <w:hideMark/>
          </w:tcPr>
          <w:p w14:paraId="4BD53204" w14:textId="7FBFB47B"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M8: Implementación y documentación</w:t>
            </w:r>
          </w:p>
        </w:tc>
        <w:tc>
          <w:tcPr>
            <w:tcW w:w="812" w:type="dxa"/>
            <w:tcBorders>
              <w:top w:val="single" w:sz="8" w:space="0" w:color="D5D5D5"/>
              <w:left w:val="single" w:sz="8" w:space="0" w:color="D5D5D5"/>
              <w:bottom w:val="single" w:sz="8" w:space="0" w:color="D5D5D5"/>
              <w:right w:val="single" w:sz="8" w:space="0" w:color="D5D5D5"/>
            </w:tcBorders>
            <w:hideMark/>
          </w:tcPr>
          <w:p w14:paraId="4CEC99C5" w14:textId="787BBFB3"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280</w:t>
            </w:r>
          </w:p>
        </w:tc>
        <w:tc>
          <w:tcPr>
            <w:tcW w:w="812" w:type="dxa"/>
            <w:tcBorders>
              <w:top w:val="single" w:sz="8" w:space="0" w:color="D5D5D5"/>
              <w:left w:val="single" w:sz="8" w:space="0" w:color="D5D5D5"/>
              <w:bottom w:val="single" w:sz="8" w:space="0" w:color="D5D5D5"/>
              <w:right w:val="single" w:sz="8" w:space="0" w:color="D5D5D5"/>
            </w:tcBorders>
            <w:hideMark/>
          </w:tcPr>
          <w:p w14:paraId="2BD3FDFF" w14:textId="3E764152"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320</w:t>
            </w:r>
          </w:p>
        </w:tc>
        <w:tc>
          <w:tcPr>
            <w:tcW w:w="812" w:type="dxa"/>
            <w:tcBorders>
              <w:top w:val="single" w:sz="8" w:space="0" w:color="D5D5D5"/>
              <w:left w:val="single" w:sz="8" w:space="0" w:color="D5D5D5"/>
              <w:bottom w:val="single" w:sz="8" w:space="0" w:color="D5D5D5"/>
              <w:right w:val="single" w:sz="8" w:space="0" w:color="D5D5D5"/>
            </w:tcBorders>
            <w:hideMark/>
          </w:tcPr>
          <w:p w14:paraId="7EC3FAE5" w14:textId="59B4B40A"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360</w:t>
            </w:r>
          </w:p>
        </w:tc>
        <w:tc>
          <w:tcPr>
            <w:tcW w:w="1101" w:type="dxa"/>
            <w:tcBorders>
              <w:top w:val="single" w:sz="8" w:space="0" w:color="D5D5D5"/>
              <w:left w:val="single" w:sz="8" w:space="0" w:color="D5D5D5"/>
              <w:bottom w:val="single" w:sz="8" w:space="0" w:color="D5D5D5"/>
              <w:right w:val="single" w:sz="8" w:space="0" w:color="D5D5D5"/>
            </w:tcBorders>
            <w:hideMark/>
          </w:tcPr>
          <w:p w14:paraId="3F7D2C89" w14:textId="046BC7E4" w:rsidR="00DE4C5F" w:rsidRPr="00DE4C5F" w:rsidRDefault="00DE4C5F" w:rsidP="00DE4C5F">
            <w:pPr>
              <w:pStyle w:val="normaltablas"/>
              <w:spacing w:before="240" w:after="0" w:line="480" w:lineRule="auto"/>
              <w:jc w:val="center"/>
              <w:rPr>
                <w:rFonts w:cs="Arial"/>
                <w:i w:val="0"/>
                <w:iCs/>
                <w:sz w:val="22"/>
                <w:szCs w:val="22"/>
              </w:rPr>
            </w:pPr>
            <w:r w:rsidRPr="00DE4C5F">
              <w:rPr>
                <w:rFonts w:cs="Arial"/>
                <w:i w:val="0"/>
                <w:iCs/>
                <w:sz w:val="22"/>
                <w:szCs w:val="22"/>
              </w:rPr>
              <w:t>320</w:t>
            </w:r>
          </w:p>
        </w:tc>
      </w:tr>
    </w:tbl>
    <w:p w14:paraId="7EEDAC2E" w14:textId="77777777" w:rsidR="009C724A" w:rsidRPr="009C724A" w:rsidRDefault="009C724A" w:rsidP="009C724A">
      <w:pPr>
        <w:pStyle w:val="Ttulo1"/>
        <w:numPr>
          <w:ilvl w:val="0"/>
          <w:numId w:val="0"/>
        </w:numPr>
        <w:jc w:val="both"/>
        <w:rPr>
          <w:rFonts w:eastAsia="Arial MT" w:hAnsi="Arial MT" w:cs="Arial MT"/>
          <w:bCs w:val="0"/>
          <w:spacing w:val="-5"/>
          <w:szCs w:val="20"/>
          <w:lang w:val="es-ES"/>
        </w:rPr>
      </w:pPr>
    </w:p>
    <w:p w14:paraId="345A6CB3" w14:textId="4B0AF88A" w:rsidR="00372873" w:rsidRPr="00C379E7" w:rsidRDefault="00372873" w:rsidP="00C379E7">
      <w:pPr>
        <w:pStyle w:val="Ttulo1"/>
        <w:rPr>
          <w:rFonts w:eastAsia="Arial MT" w:hAnsi="Arial MT" w:cs="Arial MT"/>
          <w:bCs w:val="0"/>
          <w:spacing w:val="-5"/>
          <w:szCs w:val="20"/>
          <w:lang w:val="es-ES"/>
        </w:rPr>
      </w:pPr>
      <w:bookmarkStart w:id="81" w:name="_Toc237457063"/>
      <w:r w:rsidRPr="00C379E7">
        <w:t>Matriz De Información</w:t>
      </w:r>
      <w:bookmarkEnd w:id="81"/>
      <w:r w:rsidRPr="00C379E7">
        <w:rPr>
          <w:rFonts w:eastAsia="Arial MT" w:hAnsi="Arial MT" w:cs="Arial MT"/>
          <w:bCs w:val="0"/>
          <w:spacing w:val="-5"/>
          <w:szCs w:val="20"/>
          <w:lang w:val="es-ES"/>
        </w:rPr>
        <w:fldChar w:fldCharType="begin"/>
      </w:r>
      <w:r w:rsidRPr="00C379E7">
        <w:rPr>
          <w:rFonts w:eastAsia="Arial MT" w:hAnsi="Arial MT" w:cs="Arial MT"/>
          <w:bCs w:val="0"/>
          <w:spacing w:val="-5"/>
          <w:szCs w:val="20"/>
          <w:lang w:val="es-ES"/>
        </w:rPr>
        <w:instrText xml:space="preserve"> XE "Matriz De Informaci</w:instrText>
      </w:r>
      <w:r w:rsidRPr="00C379E7">
        <w:rPr>
          <w:rFonts w:eastAsia="Arial MT" w:hAnsi="Arial MT" w:cs="Arial MT"/>
          <w:bCs w:val="0"/>
          <w:spacing w:val="-5"/>
          <w:szCs w:val="20"/>
          <w:lang w:val="es-ES"/>
        </w:rPr>
        <w:instrText>ó</w:instrText>
      </w:r>
      <w:r w:rsidRPr="00C379E7">
        <w:rPr>
          <w:rFonts w:eastAsia="Arial MT" w:hAnsi="Arial MT" w:cs="Arial MT"/>
          <w:bCs w:val="0"/>
          <w:spacing w:val="-5"/>
          <w:szCs w:val="20"/>
          <w:lang w:val="es-ES"/>
        </w:rPr>
        <w:instrText xml:space="preserve">n.;26" </w:instrText>
      </w:r>
      <w:r w:rsidRPr="00C379E7">
        <w:rPr>
          <w:rFonts w:eastAsia="Arial MT" w:hAnsi="Arial MT" w:cs="Arial MT"/>
          <w:bCs w:val="0"/>
          <w:spacing w:val="-5"/>
          <w:szCs w:val="20"/>
          <w:lang w:val="es-ES"/>
        </w:rPr>
        <w:fldChar w:fldCharType="end"/>
      </w:r>
    </w:p>
    <w:tbl>
      <w:tblPr>
        <w:tblStyle w:val="TableNormal"/>
        <w:tblW w:w="9781" w:type="dxa"/>
        <w:tblInd w:w="-15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930"/>
        <w:gridCol w:w="5733"/>
        <w:gridCol w:w="1559"/>
        <w:gridCol w:w="1559"/>
      </w:tblGrid>
      <w:tr w:rsidR="00C379E7" w14:paraId="6FB71A45" w14:textId="77777777" w:rsidTr="00120EE2">
        <w:trPr>
          <w:trHeight w:val="554"/>
        </w:trPr>
        <w:tc>
          <w:tcPr>
            <w:tcW w:w="930" w:type="dxa"/>
            <w:shd w:val="clear" w:color="auto" w:fill="00B0F0"/>
          </w:tcPr>
          <w:p w14:paraId="20D97B01" w14:textId="77777777" w:rsidR="00C379E7" w:rsidRPr="00C379E7" w:rsidRDefault="00C379E7" w:rsidP="00C379E7">
            <w:pPr>
              <w:pStyle w:val="TableParagraph"/>
              <w:spacing w:before="135" w:line="480" w:lineRule="auto"/>
              <w:ind w:left="202"/>
              <w:jc w:val="center"/>
              <w:rPr>
                <w:rFonts w:ascii="Arial"/>
                <w:b/>
                <w:szCs w:val="20"/>
              </w:rPr>
            </w:pPr>
            <w:r w:rsidRPr="00C379E7">
              <w:rPr>
                <w:rFonts w:ascii="Arial"/>
                <w:b/>
                <w:spacing w:val="-5"/>
                <w:szCs w:val="20"/>
              </w:rPr>
              <w:t>No.</w:t>
            </w:r>
          </w:p>
        </w:tc>
        <w:tc>
          <w:tcPr>
            <w:tcW w:w="5733" w:type="dxa"/>
            <w:shd w:val="clear" w:color="auto" w:fill="00B0F0"/>
          </w:tcPr>
          <w:p w14:paraId="52509E6B" w14:textId="77777777" w:rsidR="00C379E7" w:rsidRPr="00C379E7" w:rsidRDefault="00C379E7" w:rsidP="00C379E7">
            <w:pPr>
              <w:pStyle w:val="TableParagraph"/>
              <w:spacing w:before="135" w:line="480" w:lineRule="auto"/>
              <w:ind w:left="209"/>
              <w:jc w:val="center"/>
              <w:rPr>
                <w:rFonts w:ascii="Arial" w:hAnsi="Arial"/>
                <w:b/>
                <w:szCs w:val="20"/>
              </w:rPr>
            </w:pPr>
            <w:r w:rsidRPr="00C379E7">
              <w:rPr>
                <w:rFonts w:ascii="Arial" w:hAnsi="Arial"/>
                <w:b/>
                <w:spacing w:val="-2"/>
                <w:szCs w:val="20"/>
              </w:rPr>
              <w:t>Descripción</w:t>
            </w:r>
          </w:p>
        </w:tc>
        <w:tc>
          <w:tcPr>
            <w:tcW w:w="1559" w:type="dxa"/>
            <w:shd w:val="clear" w:color="auto" w:fill="00B0F0"/>
          </w:tcPr>
          <w:p w14:paraId="79DA4C87" w14:textId="77777777" w:rsidR="00C379E7" w:rsidRPr="00C379E7" w:rsidRDefault="00C379E7" w:rsidP="00120EE2">
            <w:pPr>
              <w:pStyle w:val="TableParagraph"/>
              <w:spacing w:before="135" w:line="480" w:lineRule="auto"/>
              <w:ind w:left="194"/>
              <w:rPr>
                <w:rFonts w:ascii="Arial"/>
                <w:b/>
                <w:szCs w:val="20"/>
              </w:rPr>
            </w:pPr>
            <w:r w:rsidRPr="00C379E7">
              <w:rPr>
                <w:rFonts w:ascii="Arial"/>
                <w:b/>
                <w:spacing w:val="-2"/>
                <w:szCs w:val="20"/>
              </w:rPr>
              <w:t>Secuencia</w:t>
            </w:r>
          </w:p>
        </w:tc>
        <w:tc>
          <w:tcPr>
            <w:tcW w:w="1559" w:type="dxa"/>
            <w:shd w:val="clear" w:color="auto" w:fill="00B0F0"/>
          </w:tcPr>
          <w:p w14:paraId="46B6D931" w14:textId="3FF2B1C6" w:rsidR="00C379E7" w:rsidRPr="00C379E7" w:rsidRDefault="00C379E7" w:rsidP="00C379E7">
            <w:pPr>
              <w:pStyle w:val="TableParagraph"/>
              <w:spacing w:before="135" w:line="480" w:lineRule="auto"/>
              <w:ind w:left="203"/>
              <w:jc w:val="center"/>
              <w:rPr>
                <w:rFonts w:ascii="Arial"/>
                <w:b/>
                <w:szCs w:val="20"/>
              </w:rPr>
            </w:pPr>
            <w:r w:rsidRPr="00C379E7">
              <w:rPr>
                <w:rFonts w:ascii="Arial"/>
                <w:b/>
                <w:spacing w:val="-2"/>
                <w:szCs w:val="20"/>
              </w:rPr>
              <w:t>Tiempo</w:t>
            </w:r>
            <w:r w:rsidR="00120EE2">
              <w:rPr>
                <w:rFonts w:ascii="Arial"/>
                <w:b/>
                <w:spacing w:val="-2"/>
                <w:szCs w:val="20"/>
              </w:rPr>
              <w:t xml:space="preserve"> (</w:t>
            </w:r>
            <w:r w:rsidR="00120EE2" w:rsidRPr="00C379E7">
              <w:rPr>
                <w:rFonts w:ascii="Arial" w:hAnsi="Arial" w:cs="Arial"/>
                <w:b/>
                <w:spacing w:val="-2"/>
              </w:rPr>
              <w:t>horas</w:t>
            </w:r>
            <w:r w:rsidR="00120EE2">
              <w:rPr>
                <w:rFonts w:ascii="Arial"/>
                <w:b/>
                <w:spacing w:val="-2"/>
                <w:szCs w:val="20"/>
              </w:rPr>
              <w:t>)</w:t>
            </w:r>
          </w:p>
        </w:tc>
      </w:tr>
      <w:tr w:rsidR="00C379E7" w14:paraId="72CE0451" w14:textId="77777777" w:rsidTr="00120EE2">
        <w:trPr>
          <w:trHeight w:val="569"/>
        </w:trPr>
        <w:tc>
          <w:tcPr>
            <w:tcW w:w="930" w:type="dxa"/>
          </w:tcPr>
          <w:p w14:paraId="5E77B15D" w14:textId="77777777" w:rsidR="00C379E7" w:rsidRDefault="00C379E7" w:rsidP="00C379E7">
            <w:pPr>
              <w:pStyle w:val="TableParagraph"/>
              <w:spacing w:before="135" w:line="480" w:lineRule="auto"/>
              <w:ind w:left="202"/>
              <w:jc w:val="center"/>
              <w:rPr>
                <w:sz w:val="24"/>
              </w:rPr>
            </w:pPr>
            <w:r>
              <w:rPr>
                <w:color w:val="333333"/>
                <w:spacing w:val="-10"/>
                <w:sz w:val="24"/>
              </w:rPr>
              <w:t>1</w:t>
            </w:r>
          </w:p>
        </w:tc>
        <w:tc>
          <w:tcPr>
            <w:tcW w:w="5733" w:type="dxa"/>
          </w:tcPr>
          <w:p w14:paraId="30DC36FF" w14:textId="77777777" w:rsidR="00C379E7" w:rsidRDefault="00C379E7" w:rsidP="00C379E7">
            <w:pPr>
              <w:pStyle w:val="TableParagraph"/>
              <w:spacing w:before="135" w:line="480" w:lineRule="auto"/>
              <w:ind w:left="209"/>
              <w:rPr>
                <w:sz w:val="24"/>
              </w:rPr>
            </w:pPr>
            <w:r>
              <w:rPr>
                <w:color w:val="333333"/>
                <w:sz w:val="24"/>
              </w:rPr>
              <w:t xml:space="preserve">M1: Levantamiento y recolección de </w:t>
            </w:r>
            <w:r>
              <w:rPr>
                <w:color w:val="333333"/>
                <w:spacing w:val="-2"/>
                <w:sz w:val="24"/>
              </w:rPr>
              <w:t>información</w:t>
            </w:r>
          </w:p>
        </w:tc>
        <w:tc>
          <w:tcPr>
            <w:tcW w:w="1559" w:type="dxa"/>
          </w:tcPr>
          <w:p w14:paraId="0B3691EE" w14:textId="77777777" w:rsidR="00C379E7" w:rsidRDefault="00C379E7" w:rsidP="00C379E7">
            <w:pPr>
              <w:pStyle w:val="TableParagraph"/>
              <w:spacing w:before="135" w:line="480" w:lineRule="auto"/>
              <w:ind w:left="194"/>
              <w:jc w:val="center"/>
              <w:rPr>
                <w:sz w:val="24"/>
              </w:rPr>
            </w:pPr>
            <w:r>
              <w:rPr>
                <w:color w:val="333333"/>
                <w:spacing w:val="-10"/>
                <w:sz w:val="24"/>
              </w:rPr>
              <w:t>2</w:t>
            </w:r>
          </w:p>
        </w:tc>
        <w:tc>
          <w:tcPr>
            <w:tcW w:w="1559" w:type="dxa"/>
          </w:tcPr>
          <w:p w14:paraId="47892144" w14:textId="77777777" w:rsidR="00C379E7" w:rsidRDefault="00C379E7" w:rsidP="00C379E7">
            <w:pPr>
              <w:pStyle w:val="TableParagraph"/>
              <w:spacing w:before="135" w:line="480" w:lineRule="auto"/>
              <w:ind w:left="203"/>
              <w:jc w:val="center"/>
              <w:rPr>
                <w:sz w:val="24"/>
              </w:rPr>
            </w:pPr>
            <w:r>
              <w:rPr>
                <w:color w:val="333333"/>
                <w:spacing w:val="-5"/>
                <w:sz w:val="24"/>
              </w:rPr>
              <w:t>56</w:t>
            </w:r>
          </w:p>
        </w:tc>
      </w:tr>
      <w:tr w:rsidR="00C379E7" w14:paraId="393C17EA" w14:textId="77777777" w:rsidTr="00120EE2">
        <w:trPr>
          <w:trHeight w:val="554"/>
        </w:trPr>
        <w:tc>
          <w:tcPr>
            <w:tcW w:w="930" w:type="dxa"/>
          </w:tcPr>
          <w:p w14:paraId="648896BA" w14:textId="77777777" w:rsidR="00C379E7" w:rsidRDefault="00C379E7" w:rsidP="00C379E7">
            <w:pPr>
              <w:pStyle w:val="TableParagraph"/>
              <w:spacing w:before="135" w:line="480" w:lineRule="auto"/>
              <w:ind w:left="202"/>
              <w:jc w:val="center"/>
              <w:rPr>
                <w:sz w:val="24"/>
              </w:rPr>
            </w:pPr>
            <w:r>
              <w:rPr>
                <w:color w:val="333333"/>
                <w:spacing w:val="-10"/>
                <w:sz w:val="24"/>
              </w:rPr>
              <w:t>2</w:t>
            </w:r>
          </w:p>
        </w:tc>
        <w:tc>
          <w:tcPr>
            <w:tcW w:w="5733" w:type="dxa"/>
          </w:tcPr>
          <w:p w14:paraId="670B4EC9" w14:textId="77777777" w:rsidR="00C379E7" w:rsidRDefault="00C379E7" w:rsidP="00C379E7">
            <w:pPr>
              <w:pStyle w:val="TableParagraph"/>
              <w:spacing w:before="135" w:line="480" w:lineRule="auto"/>
              <w:ind w:left="209"/>
              <w:rPr>
                <w:sz w:val="24"/>
              </w:rPr>
            </w:pPr>
            <w:r>
              <w:rPr>
                <w:color w:val="333333"/>
                <w:sz w:val="24"/>
              </w:rPr>
              <w:t>M2:</w:t>
            </w:r>
            <w:r>
              <w:rPr>
                <w:color w:val="333333"/>
                <w:spacing w:val="-14"/>
                <w:sz w:val="24"/>
              </w:rPr>
              <w:t xml:space="preserve"> </w:t>
            </w:r>
            <w:r>
              <w:rPr>
                <w:color w:val="333333"/>
                <w:sz w:val="24"/>
              </w:rPr>
              <w:t xml:space="preserve">Análisis del sistema </w:t>
            </w:r>
            <w:r>
              <w:rPr>
                <w:color w:val="333333"/>
                <w:spacing w:val="-2"/>
                <w:sz w:val="24"/>
              </w:rPr>
              <w:t>actual</w:t>
            </w:r>
          </w:p>
        </w:tc>
        <w:tc>
          <w:tcPr>
            <w:tcW w:w="1559" w:type="dxa"/>
          </w:tcPr>
          <w:p w14:paraId="37DA6078" w14:textId="77777777" w:rsidR="00C379E7" w:rsidRDefault="00C379E7" w:rsidP="00C379E7">
            <w:pPr>
              <w:pStyle w:val="TableParagraph"/>
              <w:spacing w:before="135" w:line="480" w:lineRule="auto"/>
              <w:ind w:left="194"/>
              <w:jc w:val="center"/>
              <w:rPr>
                <w:sz w:val="24"/>
              </w:rPr>
            </w:pPr>
            <w:r>
              <w:rPr>
                <w:color w:val="333333"/>
                <w:spacing w:val="-10"/>
                <w:sz w:val="24"/>
              </w:rPr>
              <w:t>3</w:t>
            </w:r>
          </w:p>
        </w:tc>
        <w:tc>
          <w:tcPr>
            <w:tcW w:w="1559" w:type="dxa"/>
          </w:tcPr>
          <w:p w14:paraId="4FB3A134" w14:textId="77777777" w:rsidR="00C379E7" w:rsidRDefault="00C379E7" w:rsidP="00C379E7">
            <w:pPr>
              <w:pStyle w:val="TableParagraph"/>
              <w:spacing w:before="135" w:line="480" w:lineRule="auto"/>
              <w:ind w:left="203"/>
              <w:jc w:val="center"/>
              <w:rPr>
                <w:sz w:val="24"/>
              </w:rPr>
            </w:pPr>
            <w:r>
              <w:rPr>
                <w:color w:val="333333"/>
                <w:spacing w:val="-10"/>
                <w:sz w:val="24"/>
              </w:rPr>
              <w:t>8</w:t>
            </w:r>
          </w:p>
        </w:tc>
      </w:tr>
      <w:tr w:rsidR="00C379E7" w14:paraId="5E924661" w14:textId="77777777" w:rsidTr="00120EE2">
        <w:trPr>
          <w:trHeight w:val="569"/>
        </w:trPr>
        <w:tc>
          <w:tcPr>
            <w:tcW w:w="930" w:type="dxa"/>
          </w:tcPr>
          <w:p w14:paraId="516E458C" w14:textId="77777777" w:rsidR="00C379E7" w:rsidRDefault="00C379E7" w:rsidP="00C379E7">
            <w:pPr>
              <w:pStyle w:val="TableParagraph"/>
              <w:spacing w:before="135" w:line="480" w:lineRule="auto"/>
              <w:ind w:left="202"/>
              <w:jc w:val="center"/>
              <w:rPr>
                <w:sz w:val="24"/>
              </w:rPr>
            </w:pPr>
            <w:r>
              <w:rPr>
                <w:color w:val="333333"/>
                <w:spacing w:val="-10"/>
                <w:sz w:val="24"/>
              </w:rPr>
              <w:t>3</w:t>
            </w:r>
          </w:p>
        </w:tc>
        <w:tc>
          <w:tcPr>
            <w:tcW w:w="5733" w:type="dxa"/>
          </w:tcPr>
          <w:p w14:paraId="0E6EE806" w14:textId="77777777" w:rsidR="00C379E7" w:rsidRDefault="00C379E7" w:rsidP="00C379E7">
            <w:pPr>
              <w:pStyle w:val="TableParagraph"/>
              <w:spacing w:before="135" w:line="480" w:lineRule="auto"/>
              <w:ind w:left="209"/>
              <w:rPr>
                <w:sz w:val="24"/>
              </w:rPr>
            </w:pPr>
            <w:r>
              <w:rPr>
                <w:color w:val="333333"/>
                <w:sz w:val="24"/>
              </w:rPr>
              <w:t xml:space="preserve">M3: Estudio de </w:t>
            </w:r>
            <w:r>
              <w:rPr>
                <w:color w:val="333333"/>
                <w:spacing w:val="-2"/>
                <w:sz w:val="24"/>
              </w:rPr>
              <w:t>factibilidad</w:t>
            </w:r>
          </w:p>
        </w:tc>
        <w:tc>
          <w:tcPr>
            <w:tcW w:w="1559" w:type="dxa"/>
          </w:tcPr>
          <w:p w14:paraId="4FC7F1B0" w14:textId="77777777" w:rsidR="00C379E7" w:rsidRDefault="00C379E7" w:rsidP="00C379E7">
            <w:pPr>
              <w:pStyle w:val="TableParagraph"/>
              <w:spacing w:before="135" w:line="480" w:lineRule="auto"/>
              <w:ind w:left="194"/>
              <w:jc w:val="center"/>
              <w:rPr>
                <w:sz w:val="24"/>
              </w:rPr>
            </w:pPr>
            <w:r>
              <w:rPr>
                <w:color w:val="333333"/>
                <w:spacing w:val="-10"/>
                <w:sz w:val="24"/>
              </w:rPr>
              <w:t>4</w:t>
            </w:r>
          </w:p>
        </w:tc>
        <w:tc>
          <w:tcPr>
            <w:tcW w:w="1559" w:type="dxa"/>
          </w:tcPr>
          <w:p w14:paraId="448FE007" w14:textId="77777777" w:rsidR="00C379E7" w:rsidRDefault="00C379E7" w:rsidP="00C379E7">
            <w:pPr>
              <w:pStyle w:val="TableParagraph"/>
              <w:spacing w:before="135" w:line="480" w:lineRule="auto"/>
              <w:ind w:left="203"/>
              <w:jc w:val="center"/>
              <w:rPr>
                <w:sz w:val="24"/>
              </w:rPr>
            </w:pPr>
            <w:r>
              <w:rPr>
                <w:color w:val="333333"/>
                <w:spacing w:val="-5"/>
                <w:sz w:val="24"/>
              </w:rPr>
              <w:t>40</w:t>
            </w:r>
          </w:p>
        </w:tc>
      </w:tr>
      <w:tr w:rsidR="00C379E7" w14:paraId="0F132CBD" w14:textId="77777777" w:rsidTr="00120EE2">
        <w:trPr>
          <w:trHeight w:val="569"/>
        </w:trPr>
        <w:tc>
          <w:tcPr>
            <w:tcW w:w="930" w:type="dxa"/>
          </w:tcPr>
          <w:p w14:paraId="2CA2EF46" w14:textId="77777777" w:rsidR="00C379E7" w:rsidRDefault="00C379E7" w:rsidP="00C379E7">
            <w:pPr>
              <w:pStyle w:val="TableParagraph"/>
              <w:spacing w:before="135" w:line="480" w:lineRule="auto"/>
              <w:ind w:left="202"/>
              <w:jc w:val="center"/>
              <w:rPr>
                <w:sz w:val="24"/>
              </w:rPr>
            </w:pPr>
            <w:r>
              <w:rPr>
                <w:color w:val="333333"/>
                <w:spacing w:val="-10"/>
                <w:sz w:val="24"/>
              </w:rPr>
              <w:t>4</w:t>
            </w:r>
          </w:p>
        </w:tc>
        <w:tc>
          <w:tcPr>
            <w:tcW w:w="5733" w:type="dxa"/>
          </w:tcPr>
          <w:p w14:paraId="01C229D3" w14:textId="77777777" w:rsidR="00C379E7" w:rsidRDefault="00C379E7" w:rsidP="00C379E7">
            <w:pPr>
              <w:pStyle w:val="TableParagraph"/>
              <w:spacing w:before="135" w:line="480" w:lineRule="auto"/>
              <w:ind w:left="209"/>
              <w:rPr>
                <w:sz w:val="24"/>
              </w:rPr>
            </w:pPr>
            <w:r>
              <w:rPr>
                <w:color w:val="333333"/>
                <w:sz w:val="24"/>
              </w:rPr>
              <w:t>M4:</w:t>
            </w:r>
            <w:r>
              <w:rPr>
                <w:color w:val="333333"/>
                <w:spacing w:val="-14"/>
                <w:sz w:val="24"/>
              </w:rPr>
              <w:t xml:space="preserve"> </w:t>
            </w:r>
            <w:r>
              <w:rPr>
                <w:color w:val="333333"/>
                <w:sz w:val="24"/>
              </w:rPr>
              <w:t xml:space="preserve">Análisis del sistema </w:t>
            </w:r>
            <w:r>
              <w:rPr>
                <w:color w:val="333333"/>
                <w:spacing w:val="-2"/>
                <w:sz w:val="24"/>
              </w:rPr>
              <w:t>propuesto</w:t>
            </w:r>
          </w:p>
        </w:tc>
        <w:tc>
          <w:tcPr>
            <w:tcW w:w="1559" w:type="dxa"/>
          </w:tcPr>
          <w:p w14:paraId="10CB2B84" w14:textId="77777777" w:rsidR="00C379E7" w:rsidRDefault="00C379E7" w:rsidP="00C379E7">
            <w:pPr>
              <w:pStyle w:val="TableParagraph"/>
              <w:spacing w:before="135" w:line="480" w:lineRule="auto"/>
              <w:ind w:left="194"/>
              <w:jc w:val="center"/>
              <w:rPr>
                <w:sz w:val="24"/>
              </w:rPr>
            </w:pPr>
            <w:r>
              <w:rPr>
                <w:color w:val="333333"/>
                <w:spacing w:val="-10"/>
                <w:sz w:val="24"/>
              </w:rPr>
              <w:t>5</w:t>
            </w:r>
          </w:p>
        </w:tc>
        <w:tc>
          <w:tcPr>
            <w:tcW w:w="1559" w:type="dxa"/>
          </w:tcPr>
          <w:p w14:paraId="5D5132B5" w14:textId="77777777" w:rsidR="00C379E7" w:rsidRDefault="00C379E7" w:rsidP="00C379E7">
            <w:pPr>
              <w:pStyle w:val="TableParagraph"/>
              <w:spacing w:before="135" w:line="480" w:lineRule="auto"/>
              <w:ind w:left="203"/>
              <w:jc w:val="center"/>
              <w:rPr>
                <w:sz w:val="24"/>
              </w:rPr>
            </w:pPr>
            <w:r>
              <w:rPr>
                <w:color w:val="333333"/>
                <w:spacing w:val="-5"/>
                <w:sz w:val="24"/>
              </w:rPr>
              <w:t>56</w:t>
            </w:r>
          </w:p>
        </w:tc>
      </w:tr>
      <w:tr w:rsidR="00C379E7" w14:paraId="1889D534" w14:textId="77777777" w:rsidTr="00120EE2">
        <w:trPr>
          <w:trHeight w:val="554"/>
        </w:trPr>
        <w:tc>
          <w:tcPr>
            <w:tcW w:w="930" w:type="dxa"/>
          </w:tcPr>
          <w:p w14:paraId="6DA8001C" w14:textId="77777777" w:rsidR="00C379E7" w:rsidRDefault="00C379E7" w:rsidP="00C379E7">
            <w:pPr>
              <w:pStyle w:val="TableParagraph"/>
              <w:spacing w:before="135" w:line="480" w:lineRule="auto"/>
              <w:ind w:left="202"/>
              <w:jc w:val="center"/>
              <w:rPr>
                <w:sz w:val="24"/>
              </w:rPr>
            </w:pPr>
            <w:r>
              <w:rPr>
                <w:color w:val="333333"/>
                <w:spacing w:val="-10"/>
                <w:sz w:val="24"/>
              </w:rPr>
              <w:lastRenderedPageBreak/>
              <w:t>5</w:t>
            </w:r>
          </w:p>
        </w:tc>
        <w:tc>
          <w:tcPr>
            <w:tcW w:w="5733" w:type="dxa"/>
          </w:tcPr>
          <w:p w14:paraId="61192DE0" w14:textId="77777777" w:rsidR="00C379E7" w:rsidRDefault="00C379E7" w:rsidP="00C379E7">
            <w:pPr>
              <w:pStyle w:val="TableParagraph"/>
              <w:spacing w:before="135" w:line="480" w:lineRule="auto"/>
              <w:ind w:left="209"/>
              <w:rPr>
                <w:sz w:val="24"/>
              </w:rPr>
            </w:pPr>
            <w:r>
              <w:rPr>
                <w:color w:val="333333"/>
                <w:sz w:val="24"/>
              </w:rPr>
              <w:t xml:space="preserve">M5: Diseño del </w:t>
            </w:r>
            <w:r>
              <w:rPr>
                <w:color w:val="333333"/>
                <w:spacing w:val="-2"/>
                <w:sz w:val="24"/>
              </w:rPr>
              <w:t>sistema</w:t>
            </w:r>
          </w:p>
        </w:tc>
        <w:tc>
          <w:tcPr>
            <w:tcW w:w="1559" w:type="dxa"/>
          </w:tcPr>
          <w:p w14:paraId="1E01E662" w14:textId="77777777" w:rsidR="00C379E7" w:rsidRDefault="00C379E7" w:rsidP="00C379E7">
            <w:pPr>
              <w:pStyle w:val="TableParagraph"/>
              <w:spacing w:before="135" w:line="480" w:lineRule="auto"/>
              <w:ind w:left="194"/>
              <w:jc w:val="center"/>
              <w:rPr>
                <w:sz w:val="24"/>
              </w:rPr>
            </w:pPr>
            <w:r>
              <w:rPr>
                <w:color w:val="333333"/>
                <w:spacing w:val="-10"/>
                <w:sz w:val="24"/>
              </w:rPr>
              <w:t>6</w:t>
            </w:r>
          </w:p>
        </w:tc>
        <w:tc>
          <w:tcPr>
            <w:tcW w:w="1559" w:type="dxa"/>
          </w:tcPr>
          <w:p w14:paraId="49F008AE" w14:textId="77777777" w:rsidR="00C379E7" w:rsidRDefault="00C379E7" w:rsidP="00C379E7">
            <w:pPr>
              <w:pStyle w:val="TableParagraph"/>
              <w:spacing w:before="135" w:line="480" w:lineRule="auto"/>
              <w:ind w:left="203"/>
              <w:jc w:val="center"/>
              <w:rPr>
                <w:sz w:val="24"/>
              </w:rPr>
            </w:pPr>
            <w:r>
              <w:rPr>
                <w:color w:val="333333"/>
                <w:spacing w:val="-5"/>
                <w:sz w:val="24"/>
              </w:rPr>
              <w:t>88</w:t>
            </w:r>
          </w:p>
        </w:tc>
      </w:tr>
      <w:tr w:rsidR="00C379E7" w14:paraId="68578D9D" w14:textId="77777777" w:rsidTr="00120EE2">
        <w:trPr>
          <w:trHeight w:val="569"/>
        </w:trPr>
        <w:tc>
          <w:tcPr>
            <w:tcW w:w="930" w:type="dxa"/>
          </w:tcPr>
          <w:p w14:paraId="7AC4E522" w14:textId="77777777" w:rsidR="00C379E7" w:rsidRDefault="00C379E7" w:rsidP="00C379E7">
            <w:pPr>
              <w:pStyle w:val="TableParagraph"/>
              <w:spacing w:before="135" w:line="480" w:lineRule="auto"/>
              <w:ind w:left="202"/>
              <w:jc w:val="center"/>
              <w:rPr>
                <w:sz w:val="24"/>
              </w:rPr>
            </w:pPr>
            <w:r>
              <w:rPr>
                <w:color w:val="333333"/>
                <w:spacing w:val="-10"/>
                <w:sz w:val="24"/>
              </w:rPr>
              <w:t>6</w:t>
            </w:r>
          </w:p>
        </w:tc>
        <w:tc>
          <w:tcPr>
            <w:tcW w:w="5733" w:type="dxa"/>
          </w:tcPr>
          <w:p w14:paraId="6E9740DC" w14:textId="77777777" w:rsidR="00C379E7" w:rsidRDefault="00C379E7" w:rsidP="00C379E7">
            <w:pPr>
              <w:pStyle w:val="TableParagraph"/>
              <w:spacing w:before="135" w:line="480" w:lineRule="auto"/>
              <w:ind w:left="209"/>
              <w:rPr>
                <w:sz w:val="24"/>
              </w:rPr>
            </w:pPr>
            <w:r>
              <w:rPr>
                <w:color w:val="333333"/>
                <w:sz w:val="24"/>
              </w:rPr>
              <w:t xml:space="preserve">M6: Desarrollo del </w:t>
            </w:r>
            <w:r>
              <w:rPr>
                <w:color w:val="333333"/>
                <w:spacing w:val="-2"/>
                <w:sz w:val="24"/>
              </w:rPr>
              <w:t>sistema</w:t>
            </w:r>
          </w:p>
        </w:tc>
        <w:tc>
          <w:tcPr>
            <w:tcW w:w="1559" w:type="dxa"/>
          </w:tcPr>
          <w:p w14:paraId="3BA02D56" w14:textId="77777777" w:rsidR="00C379E7" w:rsidRDefault="00C379E7" w:rsidP="00C379E7">
            <w:pPr>
              <w:pStyle w:val="TableParagraph"/>
              <w:spacing w:before="135" w:line="480" w:lineRule="auto"/>
              <w:ind w:left="194"/>
              <w:jc w:val="center"/>
              <w:rPr>
                <w:sz w:val="24"/>
              </w:rPr>
            </w:pPr>
            <w:r>
              <w:rPr>
                <w:color w:val="333333"/>
                <w:spacing w:val="-10"/>
                <w:sz w:val="24"/>
              </w:rPr>
              <w:t>7</w:t>
            </w:r>
          </w:p>
        </w:tc>
        <w:tc>
          <w:tcPr>
            <w:tcW w:w="1559" w:type="dxa"/>
          </w:tcPr>
          <w:p w14:paraId="0AF80800" w14:textId="77777777" w:rsidR="00C379E7" w:rsidRDefault="00C379E7" w:rsidP="00C379E7">
            <w:pPr>
              <w:pStyle w:val="TableParagraph"/>
              <w:spacing w:before="135" w:line="480" w:lineRule="auto"/>
              <w:ind w:left="203"/>
              <w:jc w:val="center"/>
              <w:rPr>
                <w:sz w:val="24"/>
              </w:rPr>
            </w:pPr>
            <w:r>
              <w:rPr>
                <w:color w:val="333333"/>
                <w:spacing w:val="-5"/>
                <w:sz w:val="24"/>
              </w:rPr>
              <w:t>72</w:t>
            </w:r>
          </w:p>
        </w:tc>
      </w:tr>
      <w:tr w:rsidR="00C379E7" w14:paraId="251C9B8F" w14:textId="77777777" w:rsidTr="00120EE2">
        <w:trPr>
          <w:trHeight w:val="554"/>
        </w:trPr>
        <w:tc>
          <w:tcPr>
            <w:tcW w:w="930" w:type="dxa"/>
          </w:tcPr>
          <w:p w14:paraId="01E0A0EC" w14:textId="77777777" w:rsidR="00C379E7" w:rsidRDefault="00C379E7" w:rsidP="00C379E7">
            <w:pPr>
              <w:pStyle w:val="TableParagraph"/>
              <w:spacing w:before="135" w:line="480" w:lineRule="auto"/>
              <w:ind w:left="202"/>
              <w:jc w:val="center"/>
              <w:rPr>
                <w:sz w:val="24"/>
              </w:rPr>
            </w:pPr>
            <w:r>
              <w:rPr>
                <w:color w:val="333333"/>
                <w:spacing w:val="-10"/>
                <w:sz w:val="24"/>
              </w:rPr>
              <w:t>7</w:t>
            </w:r>
          </w:p>
        </w:tc>
        <w:tc>
          <w:tcPr>
            <w:tcW w:w="5733" w:type="dxa"/>
          </w:tcPr>
          <w:p w14:paraId="218A2BE4" w14:textId="77777777" w:rsidR="00C379E7" w:rsidRDefault="00C379E7" w:rsidP="00C379E7">
            <w:pPr>
              <w:pStyle w:val="TableParagraph"/>
              <w:spacing w:before="135" w:line="480" w:lineRule="auto"/>
              <w:ind w:left="209"/>
              <w:rPr>
                <w:sz w:val="24"/>
              </w:rPr>
            </w:pPr>
            <w:r>
              <w:rPr>
                <w:color w:val="333333"/>
                <w:sz w:val="24"/>
              </w:rPr>
              <w:t xml:space="preserve">M7: Pruebas y </w:t>
            </w:r>
            <w:r>
              <w:rPr>
                <w:color w:val="333333"/>
                <w:spacing w:val="-2"/>
                <w:sz w:val="24"/>
              </w:rPr>
              <w:t>validación</w:t>
            </w:r>
          </w:p>
        </w:tc>
        <w:tc>
          <w:tcPr>
            <w:tcW w:w="1559" w:type="dxa"/>
          </w:tcPr>
          <w:p w14:paraId="4CC29F79" w14:textId="77777777" w:rsidR="00C379E7" w:rsidRDefault="00C379E7" w:rsidP="00C379E7">
            <w:pPr>
              <w:pStyle w:val="TableParagraph"/>
              <w:spacing w:before="135" w:line="480" w:lineRule="auto"/>
              <w:ind w:left="194"/>
              <w:jc w:val="center"/>
              <w:rPr>
                <w:sz w:val="24"/>
              </w:rPr>
            </w:pPr>
            <w:r>
              <w:rPr>
                <w:color w:val="333333"/>
                <w:spacing w:val="-10"/>
                <w:sz w:val="24"/>
              </w:rPr>
              <w:t>8</w:t>
            </w:r>
          </w:p>
        </w:tc>
        <w:tc>
          <w:tcPr>
            <w:tcW w:w="1559" w:type="dxa"/>
          </w:tcPr>
          <w:p w14:paraId="616CC709" w14:textId="77777777" w:rsidR="00C379E7" w:rsidRDefault="00C379E7" w:rsidP="00C379E7">
            <w:pPr>
              <w:pStyle w:val="TableParagraph"/>
              <w:spacing w:before="135" w:line="480" w:lineRule="auto"/>
              <w:ind w:left="203"/>
              <w:jc w:val="center"/>
              <w:rPr>
                <w:sz w:val="24"/>
              </w:rPr>
            </w:pPr>
            <w:r>
              <w:rPr>
                <w:color w:val="333333"/>
                <w:spacing w:val="-5"/>
                <w:sz w:val="24"/>
              </w:rPr>
              <w:t>56</w:t>
            </w:r>
          </w:p>
        </w:tc>
      </w:tr>
      <w:tr w:rsidR="00C379E7" w14:paraId="1D60DB08" w14:textId="77777777" w:rsidTr="00120EE2">
        <w:trPr>
          <w:trHeight w:val="569"/>
        </w:trPr>
        <w:tc>
          <w:tcPr>
            <w:tcW w:w="930" w:type="dxa"/>
          </w:tcPr>
          <w:p w14:paraId="55887705" w14:textId="77777777" w:rsidR="00C379E7" w:rsidRDefault="00C379E7" w:rsidP="00C379E7">
            <w:pPr>
              <w:pStyle w:val="TableParagraph"/>
              <w:spacing w:before="135"/>
              <w:ind w:left="202"/>
              <w:jc w:val="center"/>
              <w:rPr>
                <w:sz w:val="24"/>
              </w:rPr>
            </w:pPr>
            <w:r>
              <w:rPr>
                <w:color w:val="333333"/>
                <w:spacing w:val="-10"/>
                <w:sz w:val="24"/>
              </w:rPr>
              <w:t>8</w:t>
            </w:r>
          </w:p>
        </w:tc>
        <w:tc>
          <w:tcPr>
            <w:tcW w:w="5733" w:type="dxa"/>
          </w:tcPr>
          <w:p w14:paraId="6F4ACBE3" w14:textId="77777777" w:rsidR="00C379E7" w:rsidRDefault="00C379E7" w:rsidP="00335E6E">
            <w:pPr>
              <w:pStyle w:val="TableParagraph"/>
              <w:spacing w:before="135"/>
              <w:ind w:left="209"/>
              <w:rPr>
                <w:sz w:val="24"/>
              </w:rPr>
            </w:pPr>
            <w:r>
              <w:rPr>
                <w:color w:val="333333"/>
                <w:sz w:val="24"/>
              </w:rPr>
              <w:t xml:space="preserve">M8: Implementación y </w:t>
            </w:r>
            <w:r>
              <w:rPr>
                <w:color w:val="333333"/>
                <w:spacing w:val="-2"/>
                <w:sz w:val="24"/>
              </w:rPr>
              <w:t>documentación</w:t>
            </w:r>
          </w:p>
        </w:tc>
        <w:tc>
          <w:tcPr>
            <w:tcW w:w="1559" w:type="dxa"/>
          </w:tcPr>
          <w:p w14:paraId="237CB1D6" w14:textId="77777777" w:rsidR="00C379E7" w:rsidRDefault="00C379E7" w:rsidP="00C379E7">
            <w:pPr>
              <w:pStyle w:val="TableParagraph"/>
              <w:spacing w:before="135"/>
              <w:ind w:left="194"/>
              <w:jc w:val="center"/>
              <w:rPr>
                <w:sz w:val="24"/>
              </w:rPr>
            </w:pPr>
            <w:r>
              <w:rPr>
                <w:color w:val="333333"/>
                <w:sz w:val="24"/>
              </w:rPr>
              <w:t>-</w:t>
            </w:r>
          </w:p>
        </w:tc>
        <w:tc>
          <w:tcPr>
            <w:tcW w:w="1559" w:type="dxa"/>
          </w:tcPr>
          <w:p w14:paraId="01BF27A7" w14:textId="77777777" w:rsidR="00C379E7" w:rsidRDefault="00C379E7" w:rsidP="00C379E7">
            <w:pPr>
              <w:pStyle w:val="TableParagraph"/>
              <w:spacing w:before="135"/>
              <w:ind w:left="203"/>
              <w:jc w:val="center"/>
              <w:rPr>
                <w:sz w:val="24"/>
              </w:rPr>
            </w:pPr>
            <w:r>
              <w:rPr>
                <w:color w:val="333333"/>
                <w:spacing w:val="-5"/>
                <w:sz w:val="24"/>
              </w:rPr>
              <w:t>320</w:t>
            </w:r>
          </w:p>
        </w:tc>
      </w:tr>
    </w:tbl>
    <w:p w14:paraId="0853C3E9" w14:textId="77777777" w:rsidR="00372873" w:rsidRDefault="00372873" w:rsidP="009C724A">
      <w:pPr>
        <w:spacing w:line="360" w:lineRule="auto"/>
        <w:ind w:firstLine="0"/>
        <w:rPr>
          <w:rFonts w:cs="Arial"/>
          <w:b/>
          <w:bCs/>
          <w:sz w:val="32"/>
          <w:szCs w:val="32"/>
          <w:lang w:val="es-DO"/>
        </w:rPr>
      </w:pPr>
    </w:p>
    <w:p w14:paraId="1CFF6C53" w14:textId="0238F661" w:rsidR="00372873" w:rsidRPr="00C379E7" w:rsidRDefault="00372873" w:rsidP="00C379E7">
      <w:pPr>
        <w:pStyle w:val="Ttulo1"/>
        <w:rPr>
          <w:color w:val="EE0000"/>
        </w:rPr>
      </w:pPr>
      <w:bookmarkStart w:id="82" w:name="_Toc237457064"/>
      <w:r w:rsidRPr="00C379E7">
        <w:t>Matriz De Costos</w:t>
      </w:r>
      <w:bookmarkEnd w:id="82"/>
      <w:r w:rsidRPr="00DE4C5F">
        <w:rPr>
          <w:color w:val="EE0000"/>
        </w:rPr>
        <w:fldChar w:fldCharType="begin"/>
      </w:r>
      <w:r w:rsidRPr="00DE4C5F">
        <w:rPr>
          <w:color w:val="EE0000"/>
        </w:rPr>
        <w:instrText xml:space="preserve"> XE "Matriz De Costos.;28" </w:instrText>
      </w:r>
      <w:r w:rsidRPr="00DE4C5F">
        <w:rPr>
          <w:color w:val="EE0000"/>
        </w:rPr>
        <w:fldChar w:fldCharType="end"/>
      </w:r>
    </w:p>
    <w:tbl>
      <w:tblPr>
        <w:tblStyle w:val="TableNormal"/>
        <w:tblW w:w="9781" w:type="dxa"/>
        <w:tblInd w:w="-15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Look w:val="01E0" w:firstRow="1" w:lastRow="1" w:firstColumn="1" w:lastColumn="1" w:noHBand="0" w:noVBand="0"/>
      </w:tblPr>
      <w:tblGrid>
        <w:gridCol w:w="709"/>
        <w:gridCol w:w="4820"/>
        <w:gridCol w:w="2268"/>
        <w:gridCol w:w="1984"/>
      </w:tblGrid>
      <w:tr w:rsidR="00C379E7" w14:paraId="3D56634B" w14:textId="77777777" w:rsidTr="00C379E7">
        <w:trPr>
          <w:trHeight w:val="569"/>
        </w:trPr>
        <w:tc>
          <w:tcPr>
            <w:tcW w:w="709" w:type="dxa"/>
            <w:shd w:val="clear" w:color="auto" w:fill="00B0F0"/>
          </w:tcPr>
          <w:p w14:paraId="2102EED9" w14:textId="77777777" w:rsidR="00C379E7" w:rsidRPr="00C379E7" w:rsidRDefault="00C379E7" w:rsidP="00C379E7">
            <w:pPr>
              <w:pStyle w:val="TableParagraph"/>
              <w:spacing w:before="135" w:line="480" w:lineRule="auto"/>
              <w:ind w:left="202"/>
              <w:jc w:val="center"/>
              <w:rPr>
                <w:rFonts w:ascii="Arial" w:hAnsi="Arial" w:cs="Arial"/>
                <w:b/>
              </w:rPr>
            </w:pPr>
            <w:r w:rsidRPr="00C379E7">
              <w:rPr>
                <w:rFonts w:ascii="Arial" w:hAnsi="Arial" w:cs="Arial"/>
                <w:b/>
                <w:spacing w:val="-5"/>
              </w:rPr>
              <w:t>No.</w:t>
            </w:r>
          </w:p>
        </w:tc>
        <w:tc>
          <w:tcPr>
            <w:tcW w:w="4820" w:type="dxa"/>
            <w:shd w:val="clear" w:color="auto" w:fill="00B0F0"/>
          </w:tcPr>
          <w:p w14:paraId="0891BD26" w14:textId="77777777" w:rsidR="00C379E7" w:rsidRPr="00C379E7" w:rsidRDefault="00C379E7" w:rsidP="00C379E7">
            <w:pPr>
              <w:pStyle w:val="TableParagraph"/>
              <w:spacing w:before="135" w:line="480" w:lineRule="auto"/>
              <w:ind w:left="197"/>
              <w:jc w:val="center"/>
              <w:rPr>
                <w:rFonts w:ascii="Arial" w:hAnsi="Arial" w:cs="Arial"/>
                <w:b/>
              </w:rPr>
            </w:pPr>
            <w:r w:rsidRPr="00C379E7">
              <w:rPr>
                <w:rFonts w:ascii="Arial" w:hAnsi="Arial" w:cs="Arial"/>
                <w:b/>
                <w:spacing w:val="-2"/>
              </w:rPr>
              <w:t>Descripción</w:t>
            </w:r>
          </w:p>
        </w:tc>
        <w:tc>
          <w:tcPr>
            <w:tcW w:w="2268" w:type="dxa"/>
            <w:shd w:val="clear" w:color="auto" w:fill="00B0F0"/>
          </w:tcPr>
          <w:p w14:paraId="5A1204C3" w14:textId="77777777" w:rsidR="00C379E7" w:rsidRPr="00C379E7" w:rsidRDefault="00C379E7" w:rsidP="00C379E7">
            <w:pPr>
              <w:pStyle w:val="TableParagraph"/>
              <w:spacing w:before="135" w:line="480" w:lineRule="auto"/>
              <w:ind w:left="206"/>
              <w:jc w:val="center"/>
              <w:rPr>
                <w:rFonts w:ascii="Arial" w:hAnsi="Arial" w:cs="Arial"/>
                <w:b/>
              </w:rPr>
            </w:pPr>
            <w:r w:rsidRPr="00C379E7">
              <w:rPr>
                <w:rFonts w:ascii="Arial" w:hAnsi="Arial" w:cs="Arial"/>
                <w:b/>
                <w:spacing w:val="-2"/>
              </w:rPr>
              <w:t>Costo</w:t>
            </w:r>
          </w:p>
        </w:tc>
        <w:tc>
          <w:tcPr>
            <w:tcW w:w="1984" w:type="dxa"/>
            <w:shd w:val="clear" w:color="auto" w:fill="00B0F0"/>
          </w:tcPr>
          <w:p w14:paraId="004DA242" w14:textId="6F0E13A0" w:rsidR="00C379E7" w:rsidRPr="00C379E7" w:rsidRDefault="00C379E7" w:rsidP="00C379E7">
            <w:pPr>
              <w:pStyle w:val="TableParagraph"/>
              <w:spacing w:before="135" w:line="480" w:lineRule="auto"/>
              <w:ind w:left="209"/>
              <w:jc w:val="center"/>
              <w:rPr>
                <w:rFonts w:ascii="Arial" w:hAnsi="Arial" w:cs="Arial"/>
                <w:b/>
              </w:rPr>
            </w:pPr>
            <w:r w:rsidRPr="00C379E7">
              <w:rPr>
                <w:rFonts w:ascii="Arial" w:hAnsi="Arial" w:cs="Arial"/>
                <w:b/>
                <w:spacing w:val="-2"/>
              </w:rPr>
              <w:t>Tiempo (horas)</w:t>
            </w:r>
          </w:p>
        </w:tc>
      </w:tr>
      <w:tr w:rsidR="00C379E7" w14:paraId="3848EF03" w14:textId="77777777" w:rsidTr="00C379E7">
        <w:trPr>
          <w:trHeight w:val="554"/>
        </w:trPr>
        <w:tc>
          <w:tcPr>
            <w:tcW w:w="709" w:type="dxa"/>
          </w:tcPr>
          <w:p w14:paraId="362BF942"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1</w:t>
            </w:r>
          </w:p>
        </w:tc>
        <w:tc>
          <w:tcPr>
            <w:tcW w:w="4820" w:type="dxa"/>
          </w:tcPr>
          <w:p w14:paraId="50062601"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 xml:space="preserve">M1: Levantamiento y recolección de </w:t>
            </w:r>
            <w:r w:rsidRPr="00C379E7">
              <w:rPr>
                <w:rFonts w:ascii="Arial" w:hAnsi="Arial" w:cs="Arial"/>
                <w:color w:val="333333"/>
                <w:spacing w:val="-2"/>
              </w:rPr>
              <w:t>información</w:t>
            </w:r>
          </w:p>
        </w:tc>
        <w:tc>
          <w:tcPr>
            <w:tcW w:w="2268" w:type="dxa"/>
          </w:tcPr>
          <w:p w14:paraId="16ECC3B7"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22,400.00</w:t>
            </w:r>
          </w:p>
        </w:tc>
        <w:tc>
          <w:tcPr>
            <w:tcW w:w="1984" w:type="dxa"/>
          </w:tcPr>
          <w:p w14:paraId="141D04AC"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56</w:t>
            </w:r>
          </w:p>
        </w:tc>
      </w:tr>
      <w:tr w:rsidR="00C379E7" w14:paraId="306C9270" w14:textId="77777777" w:rsidTr="00C379E7">
        <w:trPr>
          <w:trHeight w:val="569"/>
        </w:trPr>
        <w:tc>
          <w:tcPr>
            <w:tcW w:w="709" w:type="dxa"/>
          </w:tcPr>
          <w:p w14:paraId="6106063A"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2</w:t>
            </w:r>
          </w:p>
        </w:tc>
        <w:tc>
          <w:tcPr>
            <w:tcW w:w="4820" w:type="dxa"/>
          </w:tcPr>
          <w:p w14:paraId="3F29CB7E"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M2:</w:t>
            </w:r>
            <w:r w:rsidRPr="00C379E7">
              <w:rPr>
                <w:rFonts w:ascii="Arial" w:hAnsi="Arial" w:cs="Arial"/>
                <w:color w:val="333333"/>
                <w:spacing w:val="-14"/>
              </w:rPr>
              <w:t xml:space="preserve"> </w:t>
            </w:r>
            <w:r w:rsidRPr="00C379E7">
              <w:rPr>
                <w:rFonts w:ascii="Arial" w:hAnsi="Arial" w:cs="Arial"/>
                <w:color w:val="333333"/>
              </w:rPr>
              <w:t xml:space="preserve">Análisis del sistema </w:t>
            </w:r>
            <w:r w:rsidRPr="00C379E7">
              <w:rPr>
                <w:rFonts w:ascii="Arial" w:hAnsi="Arial" w:cs="Arial"/>
                <w:color w:val="333333"/>
                <w:spacing w:val="-2"/>
              </w:rPr>
              <w:t>actual</w:t>
            </w:r>
          </w:p>
        </w:tc>
        <w:tc>
          <w:tcPr>
            <w:tcW w:w="2268" w:type="dxa"/>
          </w:tcPr>
          <w:p w14:paraId="4170743E"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3,200.00</w:t>
            </w:r>
          </w:p>
        </w:tc>
        <w:tc>
          <w:tcPr>
            <w:tcW w:w="1984" w:type="dxa"/>
          </w:tcPr>
          <w:p w14:paraId="122855B4"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10"/>
              </w:rPr>
              <w:t>8</w:t>
            </w:r>
          </w:p>
        </w:tc>
      </w:tr>
      <w:tr w:rsidR="00C379E7" w14:paraId="754F24B0" w14:textId="77777777" w:rsidTr="00C379E7">
        <w:trPr>
          <w:trHeight w:val="554"/>
        </w:trPr>
        <w:tc>
          <w:tcPr>
            <w:tcW w:w="709" w:type="dxa"/>
          </w:tcPr>
          <w:p w14:paraId="503AA76E"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3</w:t>
            </w:r>
          </w:p>
        </w:tc>
        <w:tc>
          <w:tcPr>
            <w:tcW w:w="4820" w:type="dxa"/>
          </w:tcPr>
          <w:p w14:paraId="75361182"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 xml:space="preserve">M3: Estudio de </w:t>
            </w:r>
            <w:r w:rsidRPr="00C379E7">
              <w:rPr>
                <w:rFonts w:ascii="Arial" w:hAnsi="Arial" w:cs="Arial"/>
                <w:color w:val="333333"/>
                <w:spacing w:val="-2"/>
              </w:rPr>
              <w:t>factibilidad</w:t>
            </w:r>
          </w:p>
        </w:tc>
        <w:tc>
          <w:tcPr>
            <w:tcW w:w="2268" w:type="dxa"/>
          </w:tcPr>
          <w:p w14:paraId="364A8D4E"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16,000.00</w:t>
            </w:r>
          </w:p>
        </w:tc>
        <w:tc>
          <w:tcPr>
            <w:tcW w:w="1984" w:type="dxa"/>
          </w:tcPr>
          <w:p w14:paraId="651BC486"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40</w:t>
            </w:r>
          </w:p>
        </w:tc>
      </w:tr>
      <w:tr w:rsidR="00C379E7" w14:paraId="7586E483" w14:textId="77777777" w:rsidTr="00C379E7">
        <w:trPr>
          <w:trHeight w:val="569"/>
        </w:trPr>
        <w:tc>
          <w:tcPr>
            <w:tcW w:w="709" w:type="dxa"/>
          </w:tcPr>
          <w:p w14:paraId="783F763C"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4</w:t>
            </w:r>
          </w:p>
        </w:tc>
        <w:tc>
          <w:tcPr>
            <w:tcW w:w="4820" w:type="dxa"/>
          </w:tcPr>
          <w:p w14:paraId="35A7D734"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M4:</w:t>
            </w:r>
            <w:r w:rsidRPr="00C379E7">
              <w:rPr>
                <w:rFonts w:ascii="Arial" w:hAnsi="Arial" w:cs="Arial"/>
                <w:color w:val="333333"/>
                <w:spacing w:val="-14"/>
              </w:rPr>
              <w:t xml:space="preserve"> </w:t>
            </w:r>
            <w:r w:rsidRPr="00C379E7">
              <w:rPr>
                <w:rFonts w:ascii="Arial" w:hAnsi="Arial" w:cs="Arial"/>
                <w:color w:val="333333"/>
              </w:rPr>
              <w:t xml:space="preserve">Análisis del sistema </w:t>
            </w:r>
            <w:r w:rsidRPr="00C379E7">
              <w:rPr>
                <w:rFonts w:ascii="Arial" w:hAnsi="Arial" w:cs="Arial"/>
                <w:color w:val="333333"/>
                <w:spacing w:val="-2"/>
              </w:rPr>
              <w:t>propuesto</w:t>
            </w:r>
          </w:p>
        </w:tc>
        <w:tc>
          <w:tcPr>
            <w:tcW w:w="2268" w:type="dxa"/>
          </w:tcPr>
          <w:p w14:paraId="02F7C607"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22,400.00</w:t>
            </w:r>
          </w:p>
        </w:tc>
        <w:tc>
          <w:tcPr>
            <w:tcW w:w="1984" w:type="dxa"/>
          </w:tcPr>
          <w:p w14:paraId="7674AFBD"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56</w:t>
            </w:r>
          </w:p>
        </w:tc>
      </w:tr>
      <w:tr w:rsidR="00C379E7" w14:paraId="7440F0C5" w14:textId="77777777" w:rsidTr="00C379E7">
        <w:trPr>
          <w:trHeight w:val="569"/>
        </w:trPr>
        <w:tc>
          <w:tcPr>
            <w:tcW w:w="709" w:type="dxa"/>
          </w:tcPr>
          <w:p w14:paraId="52F97A49"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5</w:t>
            </w:r>
          </w:p>
        </w:tc>
        <w:tc>
          <w:tcPr>
            <w:tcW w:w="4820" w:type="dxa"/>
          </w:tcPr>
          <w:p w14:paraId="47D536BC"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 xml:space="preserve">M5: Diseño del </w:t>
            </w:r>
            <w:r w:rsidRPr="00C379E7">
              <w:rPr>
                <w:rFonts w:ascii="Arial" w:hAnsi="Arial" w:cs="Arial"/>
                <w:color w:val="333333"/>
                <w:spacing w:val="-2"/>
              </w:rPr>
              <w:t>sistema</w:t>
            </w:r>
          </w:p>
        </w:tc>
        <w:tc>
          <w:tcPr>
            <w:tcW w:w="2268" w:type="dxa"/>
          </w:tcPr>
          <w:p w14:paraId="59A19992"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39,600.00</w:t>
            </w:r>
          </w:p>
        </w:tc>
        <w:tc>
          <w:tcPr>
            <w:tcW w:w="1984" w:type="dxa"/>
          </w:tcPr>
          <w:p w14:paraId="278D56A0"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88</w:t>
            </w:r>
          </w:p>
        </w:tc>
      </w:tr>
      <w:tr w:rsidR="00C379E7" w14:paraId="5C49ED36" w14:textId="77777777" w:rsidTr="00C379E7">
        <w:trPr>
          <w:trHeight w:val="554"/>
        </w:trPr>
        <w:tc>
          <w:tcPr>
            <w:tcW w:w="709" w:type="dxa"/>
          </w:tcPr>
          <w:p w14:paraId="7A619BB1"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6</w:t>
            </w:r>
          </w:p>
        </w:tc>
        <w:tc>
          <w:tcPr>
            <w:tcW w:w="4820" w:type="dxa"/>
          </w:tcPr>
          <w:p w14:paraId="0D9EC552"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 xml:space="preserve">M6: Desarrollo del </w:t>
            </w:r>
            <w:r w:rsidRPr="00C379E7">
              <w:rPr>
                <w:rFonts w:ascii="Arial" w:hAnsi="Arial" w:cs="Arial"/>
                <w:color w:val="333333"/>
                <w:spacing w:val="-2"/>
              </w:rPr>
              <w:t>sistema</w:t>
            </w:r>
          </w:p>
        </w:tc>
        <w:tc>
          <w:tcPr>
            <w:tcW w:w="2268" w:type="dxa"/>
          </w:tcPr>
          <w:p w14:paraId="1F04A38C"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36,000.00</w:t>
            </w:r>
          </w:p>
        </w:tc>
        <w:tc>
          <w:tcPr>
            <w:tcW w:w="1984" w:type="dxa"/>
          </w:tcPr>
          <w:p w14:paraId="1002F3A6"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72</w:t>
            </w:r>
          </w:p>
        </w:tc>
      </w:tr>
      <w:tr w:rsidR="00C379E7" w14:paraId="18A06AE4" w14:textId="77777777" w:rsidTr="00C379E7">
        <w:trPr>
          <w:trHeight w:val="569"/>
        </w:trPr>
        <w:tc>
          <w:tcPr>
            <w:tcW w:w="709" w:type="dxa"/>
          </w:tcPr>
          <w:p w14:paraId="1B1E1C84" w14:textId="77777777" w:rsidR="00C379E7" w:rsidRPr="00C379E7" w:rsidRDefault="00C379E7" w:rsidP="00C379E7">
            <w:pPr>
              <w:pStyle w:val="TableParagraph"/>
              <w:spacing w:before="135" w:line="480" w:lineRule="auto"/>
              <w:ind w:left="202"/>
              <w:jc w:val="center"/>
              <w:rPr>
                <w:rFonts w:ascii="Arial" w:hAnsi="Arial" w:cs="Arial"/>
              </w:rPr>
            </w:pPr>
            <w:r w:rsidRPr="00C379E7">
              <w:rPr>
                <w:rFonts w:ascii="Arial" w:hAnsi="Arial" w:cs="Arial"/>
                <w:color w:val="333333"/>
                <w:spacing w:val="-10"/>
              </w:rPr>
              <w:t>7</w:t>
            </w:r>
          </w:p>
        </w:tc>
        <w:tc>
          <w:tcPr>
            <w:tcW w:w="4820" w:type="dxa"/>
          </w:tcPr>
          <w:p w14:paraId="6D38BD01" w14:textId="77777777" w:rsidR="00C379E7" w:rsidRPr="00C379E7" w:rsidRDefault="00C379E7" w:rsidP="00C379E7">
            <w:pPr>
              <w:pStyle w:val="TableParagraph"/>
              <w:spacing w:before="135" w:line="480" w:lineRule="auto"/>
              <w:ind w:left="197"/>
              <w:rPr>
                <w:rFonts w:ascii="Arial" w:hAnsi="Arial" w:cs="Arial"/>
              </w:rPr>
            </w:pPr>
            <w:r w:rsidRPr="00C379E7">
              <w:rPr>
                <w:rFonts w:ascii="Arial" w:hAnsi="Arial" w:cs="Arial"/>
                <w:color w:val="333333"/>
              </w:rPr>
              <w:t xml:space="preserve">M7: Pruebas y </w:t>
            </w:r>
            <w:r w:rsidRPr="00C379E7">
              <w:rPr>
                <w:rFonts w:ascii="Arial" w:hAnsi="Arial" w:cs="Arial"/>
                <w:color w:val="333333"/>
                <w:spacing w:val="-2"/>
              </w:rPr>
              <w:t>validación</w:t>
            </w:r>
          </w:p>
        </w:tc>
        <w:tc>
          <w:tcPr>
            <w:tcW w:w="2268" w:type="dxa"/>
          </w:tcPr>
          <w:p w14:paraId="34B7D363" w14:textId="77777777" w:rsidR="00C379E7" w:rsidRPr="00C379E7" w:rsidRDefault="00C379E7" w:rsidP="00C379E7">
            <w:pPr>
              <w:pStyle w:val="TableParagraph"/>
              <w:spacing w:before="135" w:line="480" w:lineRule="auto"/>
              <w:ind w:left="206"/>
              <w:jc w:val="center"/>
              <w:rPr>
                <w:rFonts w:ascii="Arial" w:hAnsi="Arial" w:cs="Arial"/>
              </w:rPr>
            </w:pPr>
            <w:r w:rsidRPr="00C379E7">
              <w:rPr>
                <w:rFonts w:ascii="Arial" w:hAnsi="Arial" w:cs="Arial"/>
                <w:color w:val="333333"/>
              </w:rPr>
              <w:t xml:space="preserve">RD$ </w:t>
            </w:r>
            <w:r w:rsidRPr="00C379E7">
              <w:rPr>
                <w:rFonts w:ascii="Arial" w:hAnsi="Arial" w:cs="Arial"/>
                <w:color w:val="333333"/>
                <w:spacing w:val="-2"/>
              </w:rPr>
              <w:t>19,600.00</w:t>
            </w:r>
          </w:p>
        </w:tc>
        <w:tc>
          <w:tcPr>
            <w:tcW w:w="1984" w:type="dxa"/>
          </w:tcPr>
          <w:p w14:paraId="0B3558E8" w14:textId="77777777" w:rsidR="00C379E7" w:rsidRPr="00C379E7" w:rsidRDefault="00C379E7" w:rsidP="00C379E7">
            <w:pPr>
              <w:pStyle w:val="TableParagraph"/>
              <w:spacing w:before="135" w:line="480" w:lineRule="auto"/>
              <w:ind w:left="209"/>
              <w:jc w:val="center"/>
              <w:rPr>
                <w:rFonts w:ascii="Arial" w:hAnsi="Arial" w:cs="Arial"/>
              </w:rPr>
            </w:pPr>
            <w:r w:rsidRPr="00C379E7">
              <w:rPr>
                <w:rFonts w:ascii="Arial" w:hAnsi="Arial" w:cs="Arial"/>
                <w:color w:val="333333"/>
                <w:spacing w:val="-5"/>
              </w:rPr>
              <w:t>56</w:t>
            </w:r>
          </w:p>
        </w:tc>
      </w:tr>
      <w:tr w:rsidR="00B138E7" w14:paraId="5EB9FFE1" w14:textId="77777777" w:rsidTr="00C379E7">
        <w:trPr>
          <w:trHeight w:val="569"/>
        </w:trPr>
        <w:tc>
          <w:tcPr>
            <w:tcW w:w="709" w:type="dxa"/>
          </w:tcPr>
          <w:p w14:paraId="5610BF0B" w14:textId="77777777" w:rsidR="00B138E7" w:rsidRPr="00C379E7" w:rsidRDefault="00B138E7" w:rsidP="00C379E7">
            <w:pPr>
              <w:pStyle w:val="TableParagraph"/>
              <w:spacing w:before="135" w:line="480" w:lineRule="auto"/>
              <w:ind w:left="202"/>
              <w:jc w:val="center"/>
              <w:rPr>
                <w:rFonts w:ascii="Arial" w:hAnsi="Arial" w:cs="Arial"/>
                <w:color w:val="333333"/>
                <w:spacing w:val="-10"/>
              </w:rPr>
            </w:pPr>
          </w:p>
        </w:tc>
        <w:tc>
          <w:tcPr>
            <w:tcW w:w="4820" w:type="dxa"/>
          </w:tcPr>
          <w:p w14:paraId="5B7DEB00" w14:textId="08FD44EE" w:rsidR="00B138E7" w:rsidRPr="00C379E7" w:rsidRDefault="00B138E7" w:rsidP="00C379E7">
            <w:pPr>
              <w:pStyle w:val="TableParagraph"/>
              <w:spacing w:before="135" w:line="480" w:lineRule="auto"/>
              <w:ind w:left="197"/>
              <w:rPr>
                <w:rFonts w:ascii="Arial" w:hAnsi="Arial" w:cs="Arial"/>
                <w:color w:val="333333"/>
              </w:rPr>
            </w:pPr>
            <w:r>
              <w:rPr>
                <w:rFonts w:ascii="Arial" w:hAnsi="Arial" w:cs="Arial"/>
                <w:color w:val="333333"/>
              </w:rPr>
              <w:t>Total</w:t>
            </w:r>
          </w:p>
        </w:tc>
        <w:tc>
          <w:tcPr>
            <w:tcW w:w="2268" w:type="dxa"/>
          </w:tcPr>
          <w:p w14:paraId="08AD4F52" w14:textId="17B34773" w:rsidR="00B138E7" w:rsidRPr="00C379E7" w:rsidRDefault="00476E73" w:rsidP="00C379E7">
            <w:pPr>
              <w:pStyle w:val="TableParagraph"/>
              <w:spacing w:before="135" w:line="480" w:lineRule="auto"/>
              <w:ind w:left="206"/>
              <w:jc w:val="center"/>
              <w:rPr>
                <w:rFonts w:ascii="Arial" w:hAnsi="Arial" w:cs="Arial"/>
                <w:color w:val="333333"/>
              </w:rPr>
            </w:pPr>
            <w:r>
              <w:rPr>
                <w:rFonts w:ascii="Arial" w:hAnsi="Arial" w:cs="Arial"/>
                <w:color w:val="333333"/>
              </w:rPr>
              <w:t>RD$ 55,600.00</w:t>
            </w:r>
          </w:p>
        </w:tc>
        <w:tc>
          <w:tcPr>
            <w:tcW w:w="1984" w:type="dxa"/>
          </w:tcPr>
          <w:p w14:paraId="7BC8BAFA" w14:textId="3FEF5295" w:rsidR="00B138E7" w:rsidRPr="00C379E7" w:rsidRDefault="00476E73" w:rsidP="00C379E7">
            <w:pPr>
              <w:pStyle w:val="TableParagraph"/>
              <w:spacing w:before="135" w:line="480" w:lineRule="auto"/>
              <w:ind w:left="209"/>
              <w:jc w:val="center"/>
              <w:rPr>
                <w:rFonts w:ascii="Arial" w:hAnsi="Arial" w:cs="Arial"/>
                <w:color w:val="333333"/>
                <w:spacing w:val="-5"/>
              </w:rPr>
            </w:pPr>
            <w:r>
              <w:rPr>
                <w:rFonts w:ascii="Arial" w:hAnsi="Arial" w:cs="Arial"/>
                <w:color w:val="333333"/>
                <w:spacing w:val="-5"/>
              </w:rPr>
              <w:t>376</w:t>
            </w:r>
          </w:p>
        </w:tc>
      </w:tr>
    </w:tbl>
    <w:p w14:paraId="38882AAC" w14:textId="77777777" w:rsidR="005B31EA" w:rsidRDefault="005B31EA" w:rsidP="005B31EA">
      <w:pPr>
        <w:pStyle w:val="Ttulo1"/>
        <w:numPr>
          <w:ilvl w:val="0"/>
          <w:numId w:val="0"/>
        </w:numPr>
        <w:ind w:left="720"/>
        <w:jc w:val="both"/>
      </w:pPr>
    </w:p>
    <w:p w14:paraId="71373991" w14:textId="77777777" w:rsidR="005B31EA" w:rsidRPr="005B31EA" w:rsidRDefault="005B31EA" w:rsidP="005B31EA">
      <w:pPr>
        <w:rPr>
          <w:lang w:val="es-DO"/>
        </w:rPr>
      </w:pPr>
    </w:p>
    <w:p w14:paraId="0A8C4055" w14:textId="272E5BE5" w:rsidR="00372873" w:rsidRPr="00372873" w:rsidRDefault="00372873" w:rsidP="009A00C3">
      <w:pPr>
        <w:pStyle w:val="Ttulo1"/>
      </w:pPr>
      <w:bookmarkStart w:id="83" w:name="_Toc237457065"/>
      <w:r w:rsidRPr="00372873">
        <w:lastRenderedPageBreak/>
        <w:t>Matriz De Riesgo</w:t>
      </w:r>
      <w:bookmarkEnd w:id="83"/>
      <w:r w:rsidRPr="00372873">
        <w:fldChar w:fldCharType="begin"/>
      </w:r>
      <w:r w:rsidRPr="00372873">
        <w:instrText xml:space="preserve"> XE "Matriz De Riesgo.;27" </w:instrText>
      </w:r>
      <w:r w:rsidRPr="00372873">
        <w:fldChar w:fldCharType="end"/>
      </w:r>
    </w:p>
    <w:p w14:paraId="19AFE619" w14:textId="7CA71A32" w:rsidR="002F02AF" w:rsidRDefault="002F02AF" w:rsidP="006F1596">
      <w:pPr>
        <w:spacing w:after="0"/>
        <w:rPr>
          <w:lang w:eastAsia="es-DO"/>
        </w:rPr>
      </w:pPr>
      <w:r w:rsidRPr="002F02AF">
        <w:rPr>
          <w:lang w:eastAsia="es-DO"/>
        </w:rPr>
        <w:t>La Matriz de Riesgos es esencial para prevenir contratiempos durante el desarrollo</w:t>
      </w:r>
      <w:r>
        <w:rPr>
          <w:lang w:eastAsia="es-DO"/>
        </w:rPr>
        <w:t>, por eso s</w:t>
      </w:r>
      <w:r w:rsidRPr="002F02AF">
        <w:rPr>
          <w:lang w:eastAsia="es-DO"/>
        </w:rPr>
        <w:t>e ha catalogado exhaustivamente según su nivel de probabilidad, el impacto potencial en los entregables y las estrategias preventivas y correctivas a implementar. </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1853"/>
        <w:gridCol w:w="1266"/>
        <w:gridCol w:w="3259"/>
      </w:tblGrid>
      <w:tr w:rsidR="00795D34" w:rsidRPr="00795D34" w14:paraId="381D9C71" w14:textId="77777777" w:rsidTr="00795D34">
        <w:trPr>
          <w:tblHeader/>
          <w:tblCellSpacing w:w="15" w:type="dxa"/>
        </w:trPr>
        <w:tc>
          <w:tcPr>
            <w:tcW w:w="3074" w:type="dxa"/>
            <w:shd w:val="clear" w:color="auto" w:fill="00B0F0"/>
            <w:vAlign w:val="center"/>
            <w:hideMark/>
          </w:tcPr>
          <w:p w14:paraId="6D62ADE7" w14:textId="77777777" w:rsidR="00795D34" w:rsidRPr="00795D34" w:rsidRDefault="00795D34" w:rsidP="00795D34">
            <w:pPr>
              <w:spacing w:before="240" w:after="0"/>
              <w:ind w:firstLine="0"/>
              <w:jc w:val="center"/>
              <w:rPr>
                <w:rFonts w:cs="Arial"/>
                <w:b/>
                <w:bCs/>
                <w:lang w:val="es-DO" w:eastAsia="es-DO"/>
              </w:rPr>
            </w:pPr>
            <w:r w:rsidRPr="00795D34">
              <w:rPr>
                <w:rFonts w:cs="Arial"/>
                <w:b/>
                <w:bCs/>
                <w:lang w:val="es-DO" w:eastAsia="es-DO"/>
              </w:rPr>
              <w:t>Riesgo</w:t>
            </w:r>
          </w:p>
        </w:tc>
        <w:tc>
          <w:tcPr>
            <w:tcW w:w="1823" w:type="dxa"/>
            <w:shd w:val="clear" w:color="auto" w:fill="00B0F0"/>
            <w:vAlign w:val="center"/>
            <w:hideMark/>
          </w:tcPr>
          <w:p w14:paraId="7DB655A0" w14:textId="77777777" w:rsidR="00795D34" w:rsidRPr="00795D34" w:rsidRDefault="00795D34" w:rsidP="00795D34">
            <w:pPr>
              <w:spacing w:before="240" w:after="0"/>
              <w:ind w:firstLine="0"/>
              <w:jc w:val="center"/>
              <w:rPr>
                <w:rFonts w:cs="Arial"/>
                <w:b/>
                <w:bCs/>
                <w:lang w:val="es-DO" w:eastAsia="es-DO"/>
              </w:rPr>
            </w:pPr>
            <w:r w:rsidRPr="00795D34">
              <w:rPr>
                <w:rFonts w:cs="Arial"/>
                <w:b/>
                <w:bCs/>
                <w:lang w:val="es-DO" w:eastAsia="es-DO"/>
              </w:rPr>
              <w:t>Probabilidad (%)</w:t>
            </w:r>
          </w:p>
        </w:tc>
        <w:tc>
          <w:tcPr>
            <w:tcW w:w="1236" w:type="dxa"/>
            <w:shd w:val="clear" w:color="auto" w:fill="00B0F0"/>
            <w:vAlign w:val="center"/>
            <w:hideMark/>
          </w:tcPr>
          <w:p w14:paraId="56FFCBBE" w14:textId="77777777" w:rsidR="00795D34" w:rsidRPr="00795D34" w:rsidRDefault="00795D34" w:rsidP="00795D34">
            <w:pPr>
              <w:spacing w:before="240" w:after="0"/>
              <w:ind w:firstLine="0"/>
              <w:jc w:val="center"/>
              <w:rPr>
                <w:rFonts w:cs="Arial"/>
                <w:b/>
                <w:bCs/>
                <w:lang w:val="es-DO" w:eastAsia="es-DO"/>
              </w:rPr>
            </w:pPr>
            <w:r w:rsidRPr="00795D34">
              <w:rPr>
                <w:rFonts w:cs="Arial"/>
                <w:b/>
                <w:bCs/>
                <w:lang w:val="es-DO" w:eastAsia="es-DO"/>
              </w:rPr>
              <w:t>Impacto</w:t>
            </w:r>
          </w:p>
        </w:tc>
        <w:tc>
          <w:tcPr>
            <w:tcW w:w="3214" w:type="dxa"/>
            <w:shd w:val="clear" w:color="auto" w:fill="00B0F0"/>
            <w:vAlign w:val="center"/>
            <w:hideMark/>
          </w:tcPr>
          <w:p w14:paraId="2E38122A" w14:textId="77777777" w:rsidR="00795D34" w:rsidRPr="00795D34" w:rsidRDefault="00795D34" w:rsidP="00795D34">
            <w:pPr>
              <w:spacing w:before="240" w:after="0"/>
              <w:ind w:firstLine="0"/>
              <w:jc w:val="center"/>
              <w:rPr>
                <w:rFonts w:cs="Arial"/>
                <w:b/>
                <w:bCs/>
                <w:lang w:val="es-DO" w:eastAsia="es-DO"/>
              </w:rPr>
            </w:pPr>
            <w:r w:rsidRPr="00795D34">
              <w:rPr>
                <w:rFonts w:cs="Arial"/>
                <w:b/>
                <w:bCs/>
                <w:lang w:val="es-DO" w:eastAsia="es-DO"/>
              </w:rPr>
              <w:t>Respuesta al riesgo</w:t>
            </w:r>
          </w:p>
        </w:tc>
      </w:tr>
      <w:tr w:rsidR="00795D34" w:rsidRPr="00795D34" w14:paraId="0DF45773" w14:textId="77777777" w:rsidTr="00795D34">
        <w:trPr>
          <w:tblCellSpacing w:w="15" w:type="dxa"/>
        </w:trPr>
        <w:tc>
          <w:tcPr>
            <w:tcW w:w="3074" w:type="dxa"/>
            <w:vAlign w:val="center"/>
            <w:hideMark/>
          </w:tcPr>
          <w:p w14:paraId="630763F4" w14:textId="77777777" w:rsidR="00795D34" w:rsidRPr="00795D34" w:rsidRDefault="00795D34" w:rsidP="00795D34">
            <w:pPr>
              <w:spacing w:after="0"/>
              <w:ind w:firstLine="0"/>
              <w:rPr>
                <w:rFonts w:cs="Arial"/>
                <w:lang w:val="es-DO" w:eastAsia="es-DO"/>
              </w:rPr>
            </w:pPr>
            <w:r w:rsidRPr="00795D34">
              <w:rPr>
                <w:rFonts w:cs="Arial"/>
                <w:b/>
                <w:bCs/>
                <w:lang w:val="es-DO" w:eastAsia="es-DO"/>
              </w:rPr>
              <w:t>Resistencia al cambio institucional:</w:t>
            </w:r>
            <w:r w:rsidRPr="00795D34">
              <w:rPr>
                <w:rFonts w:cs="Arial"/>
                <w:lang w:val="es-DO" w:eastAsia="es-DO"/>
              </w:rPr>
              <w:t xml:space="preserve"> El personal de la UASD prefiere continuar utilizando documentos físicos o Excel en lugar del sistema.</w:t>
            </w:r>
          </w:p>
        </w:tc>
        <w:tc>
          <w:tcPr>
            <w:tcW w:w="1823" w:type="dxa"/>
            <w:vAlign w:val="center"/>
            <w:hideMark/>
          </w:tcPr>
          <w:p w14:paraId="2D927DBB" w14:textId="4B605D8A" w:rsidR="00795D34" w:rsidRPr="00795D34" w:rsidRDefault="00476E73" w:rsidP="00795D34">
            <w:pPr>
              <w:spacing w:after="0"/>
              <w:ind w:firstLine="0"/>
              <w:jc w:val="center"/>
              <w:rPr>
                <w:rFonts w:cs="Arial"/>
                <w:lang w:val="es-DO" w:eastAsia="es-DO"/>
              </w:rPr>
            </w:pPr>
            <w:r>
              <w:rPr>
                <w:rFonts w:cs="Arial"/>
                <w:lang w:val="es-DO" w:eastAsia="es-DO"/>
              </w:rPr>
              <w:t>25</w:t>
            </w:r>
            <w:r w:rsidR="00795D34" w:rsidRPr="00795D34">
              <w:rPr>
                <w:rFonts w:cs="Arial"/>
                <w:lang w:val="es-DO" w:eastAsia="es-DO"/>
              </w:rPr>
              <w:t>%</w:t>
            </w:r>
          </w:p>
        </w:tc>
        <w:tc>
          <w:tcPr>
            <w:tcW w:w="1236" w:type="dxa"/>
            <w:vAlign w:val="center"/>
            <w:hideMark/>
          </w:tcPr>
          <w:p w14:paraId="67EE2C99" w14:textId="4B709574" w:rsidR="00795D34" w:rsidRPr="00795D34" w:rsidRDefault="00476E73" w:rsidP="00795D34">
            <w:pPr>
              <w:spacing w:after="0"/>
              <w:ind w:firstLine="0"/>
              <w:jc w:val="center"/>
              <w:rPr>
                <w:rFonts w:cs="Arial"/>
                <w:lang w:val="es-DO" w:eastAsia="es-DO"/>
              </w:rPr>
            </w:pPr>
            <w:r>
              <w:rPr>
                <w:rFonts w:cs="Arial"/>
                <w:lang w:val="es-DO" w:eastAsia="es-DO"/>
              </w:rPr>
              <w:t>Bajo</w:t>
            </w:r>
          </w:p>
        </w:tc>
        <w:tc>
          <w:tcPr>
            <w:tcW w:w="3214" w:type="dxa"/>
            <w:vAlign w:val="center"/>
            <w:hideMark/>
          </w:tcPr>
          <w:p w14:paraId="3731D63B" w14:textId="77777777" w:rsidR="00795D34" w:rsidRPr="00795D34" w:rsidRDefault="00795D34" w:rsidP="00795D34">
            <w:pPr>
              <w:spacing w:after="0"/>
              <w:ind w:firstLine="0"/>
              <w:rPr>
                <w:rFonts w:cs="Arial"/>
                <w:lang w:val="es-DO" w:eastAsia="es-DO"/>
              </w:rPr>
            </w:pPr>
            <w:r w:rsidRPr="00795D34">
              <w:rPr>
                <w:rFonts w:cs="Arial"/>
                <w:lang w:val="es-DO" w:eastAsia="es-DO"/>
              </w:rPr>
              <w:t>Involucrar usuarios clave desde la fase de diseño. Realizar capacitaciones intensivas, elaborar manuales didácticos y destacar los beneficios y ahorro de tiempo que ofrece la plataforma.</w:t>
            </w:r>
          </w:p>
        </w:tc>
      </w:tr>
      <w:tr w:rsidR="00795D34" w:rsidRPr="00795D34" w14:paraId="3131AE9A" w14:textId="77777777" w:rsidTr="00795D34">
        <w:trPr>
          <w:tblCellSpacing w:w="15" w:type="dxa"/>
        </w:trPr>
        <w:tc>
          <w:tcPr>
            <w:tcW w:w="3074" w:type="dxa"/>
            <w:vAlign w:val="center"/>
            <w:hideMark/>
          </w:tcPr>
          <w:p w14:paraId="71CB8B39" w14:textId="31A4EC65" w:rsidR="00795D34" w:rsidRPr="00795D34" w:rsidRDefault="00795D34" w:rsidP="00795D34">
            <w:pPr>
              <w:spacing w:after="0"/>
              <w:ind w:firstLine="0"/>
              <w:rPr>
                <w:rFonts w:cs="Arial"/>
                <w:lang w:val="es-DO" w:eastAsia="es-DO"/>
              </w:rPr>
            </w:pPr>
            <w:r w:rsidRPr="00795D34">
              <w:rPr>
                <w:rFonts w:cs="Arial"/>
                <w:b/>
                <w:bCs/>
                <w:lang w:val="es-DO" w:eastAsia="es-DO"/>
              </w:rPr>
              <w:t>Retrasos en la recolección de información:</w:t>
            </w:r>
            <w:r w:rsidRPr="00795D34">
              <w:rPr>
                <w:rFonts w:cs="Arial"/>
                <w:lang w:val="es-DO" w:eastAsia="es-DO"/>
              </w:rPr>
              <w:t xml:space="preserve"> Los departamentos no entregan formularios o normativas en las fechas establecidas.</w:t>
            </w:r>
            <w:r w:rsidR="007F1254">
              <w:rPr>
                <w:rFonts w:cs="Arial"/>
                <w:lang w:val="es-DO" w:eastAsia="es-DO"/>
              </w:rPr>
              <w:t xml:space="preserve"> </w:t>
            </w:r>
          </w:p>
        </w:tc>
        <w:tc>
          <w:tcPr>
            <w:tcW w:w="1823" w:type="dxa"/>
            <w:vAlign w:val="center"/>
            <w:hideMark/>
          </w:tcPr>
          <w:p w14:paraId="28A90F9B" w14:textId="6718AC74" w:rsidR="00795D34" w:rsidRPr="00795D34" w:rsidRDefault="00476E73" w:rsidP="00795D34">
            <w:pPr>
              <w:spacing w:after="0"/>
              <w:ind w:firstLine="0"/>
              <w:jc w:val="center"/>
              <w:rPr>
                <w:rFonts w:cs="Arial"/>
                <w:lang w:val="es-DO" w:eastAsia="es-DO"/>
              </w:rPr>
            </w:pPr>
            <w:r>
              <w:rPr>
                <w:rFonts w:cs="Arial"/>
                <w:lang w:val="es-DO" w:eastAsia="es-DO"/>
              </w:rPr>
              <w:t>25</w:t>
            </w:r>
            <w:r w:rsidR="00795D34" w:rsidRPr="00795D34">
              <w:rPr>
                <w:rFonts w:cs="Arial"/>
                <w:lang w:val="es-DO" w:eastAsia="es-DO"/>
              </w:rPr>
              <w:t>%</w:t>
            </w:r>
          </w:p>
        </w:tc>
        <w:tc>
          <w:tcPr>
            <w:tcW w:w="1236" w:type="dxa"/>
            <w:vAlign w:val="center"/>
            <w:hideMark/>
          </w:tcPr>
          <w:p w14:paraId="78C8778F" w14:textId="4319D67D" w:rsidR="00795D34" w:rsidRPr="00795D34" w:rsidRDefault="00476E73" w:rsidP="00795D34">
            <w:pPr>
              <w:spacing w:after="0"/>
              <w:ind w:firstLine="0"/>
              <w:jc w:val="center"/>
              <w:rPr>
                <w:rFonts w:cs="Arial"/>
                <w:lang w:val="es-DO" w:eastAsia="es-DO"/>
              </w:rPr>
            </w:pPr>
            <w:r>
              <w:rPr>
                <w:rFonts w:cs="Arial"/>
                <w:lang w:val="es-DO" w:eastAsia="es-DO"/>
              </w:rPr>
              <w:t>Bajo</w:t>
            </w:r>
          </w:p>
        </w:tc>
        <w:tc>
          <w:tcPr>
            <w:tcW w:w="3214" w:type="dxa"/>
            <w:vAlign w:val="center"/>
            <w:hideMark/>
          </w:tcPr>
          <w:p w14:paraId="3D9FA960" w14:textId="77777777" w:rsidR="00795D34" w:rsidRPr="00795D34" w:rsidRDefault="00795D34" w:rsidP="00795D34">
            <w:pPr>
              <w:spacing w:after="0"/>
              <w:ind w:firstLine="0"/>
              <w:rPr>
                <w:rFonts w:cs="Arial"/>
                <w:lang w:val="es-DO" w:eastAsia="es-DO"/>
              </w:rPr>
            </w:pPr>
            <w:r w:rsidRPr="00795D34">
              <w:rPr>
                <w:rFonts w:cs="Arial"/>
                <w:lang w:val="es-DO" w:eastAsia="es-DO"/>
              </w:rPr>
              <w:t>Establecer un cronograma formal aprobado por las autoridades y realizar seguimiento periódico al cumplimiento de las fechas de entrega.</w:t>
            </w:r>
          </w:p>
        </w:tc>
      </w:tr>
      <w:tr w:rsidR="00795D34" w:rsidRPr="00795D34" w14:paraId="61280354" w14:textId="77777777" w:rsidTr="00795D34">
        <w:trPr>
          <w:tblCellSpacing w:w="15" w:type="dxa"/>
        </w:trPr>
        <w:tc>
          <w:tcPr>
            <w:tcW w:w="3074" w:type="dxa"/>
            <w:vAlign w:val="center"/>
            <w:hideMark/>
          </w:tcPr>
          <w:p w14:paraId="5A0424E8" w14:textId="77777777" w:rsidR="00795D34" w:rsidRPr="00795D34" w:rsidRDefault="00795D34" w:rsidP="00795D34">
            <w:pPr>
              <w:spacing w:after="0"/>
              <w:ind w:firstLine="0"/>
              <w:rPr>
                <w:rFonts w:cs="Arial"/>
                <w:lang w:val="es-DO" w:eastAsia="es-DO"/>
              </w:rPr>
            </w:pPr>
            <w:r w:rsidRPr="00795D34">
              <w:rPr>
                <w:rFonts w:cs="Arial"/>
                <w:b/>
                <w:bCs/>
                <w:lang w:val="es-DO" w:eastAsia="es-DO"/>
              </w:rPr>
              <w:t>Limitaciones de tiempo del equipo de desarrollo:</w:t>
            </w:r>
            <w:r w:rsidRPr="00795D34">
              <w:rPr>
                <w:rFonts w:cs="Arial"/>
                <w:lang w:val="es-DO" w:eastAsia="es-DO"/>
              </w:rPr>
              <w:t xml:space="preserve"> Las responsabilidades académicas de los desarrolladores afectan el avance del proyecto.</w:t>
            </w:r>
          </w:p>
        </w:tc>
        <w:tc>
          <w:tcPr>
            <w:tcW w:w="1823" w:type="dxa"/>
            <w:vAlign w:val="center"/>
            <w:hideMark/>
          </w:tcPr>
          <w:p w14:paraId="6C08C5C0" w14:textId="77EFE7AF" w:rsidR="00795D34" w:rsidRPr="00795D34" w:rsidRDefault="00476E73" w:rsidP="00795D34">
            <w:pPr>
              <w:spacing w:after="0"/>
              <w:ind w:firstLine="0"/>
              <w:jc w:val="center"/>
              <w:rPr>
                <w:rFonts w:cs="Arial"/>
                <w:lang w:val="es-DO" w:eastAsia="es-DO"/>
              </w:rPr>
            </w:pPr>
            <w:r>
              <w:rPr>
                <w:rFonts w:cs="Arial"/>
                <w:lang w:val="es-DO" w:eastAsia="es-DO"/>
              </w:rPr>
              <w:t>10</w:t>
            </w:r>
            <w:r w:rsidR="00795D34" w:rsidRPr="00795D34">
              <w:rPr>
                <w:rFonts w:cs="Arial"/>
                <w:lang w:val="es-DO" w:eastAsia="es-DO"/>
              </w:rPr>
              <w:t>%</w:t>
            </w:r>
          </w:p>
        </w:tc>
        <w:tc>
          <w:tcPr>
            <w:tcW w:w="1236" w:type="dxa"/>
            <w:vAlign w:val="center"/>
            <w:hideMark/>
          </w:tcPr>
          <w:p w14:paraId="27973F0D" w14:textId="088F795D" w:rsidR="00795D34" w:rsidRPr="00795D34" w:rsidRDefault="00476E73" w:rsidP="00795D34">
            <w:pPr>
              <w:spacing w:after="0"/>
              <w:ind w:firstLine="0"/>
              <w:jc w:val="center"/>
              <w:rPr>
                <w:rFonts w:cs="Arial"/>
                <w:lang w:val="es-DO" w:eastAsia="es-DO"/>
              </w:rPr>
            </w:pPr>
            <w:r>
              <w:rPr>
                <w:rFonts w:cs="Arial"/>
                <w:lang w:val="es-DO" w:eastAsia="es-DO"/>
              </w:rPr>
              <w:t>Bajo</w:t>
            </w:r>
          </w:p>
        </w:tc>
        <w:tc>
          <w:tcPr>
            <w:tcW w:w="3214" w:type="dxa"/>
            <w:vAlign w:val="center"/>
            <w:hideMark/>
          </w:tcPr>
          <w:p w14:paraId="705AA991" w14:textId="77777777" w:rsidR="00795D34" w:rsidRPr="00795D34" w:rsidRDefault="00795D34" w:rsidP="00795D34">
            <w:pPr>
              <w:spacing w:after="0"/>
              <w:ind w:firstLine="0"/>
              <w:rPr>
                <w:rFonts w:cs="Arial"/>
                <w:lang w:val="es-DO" w:eastAsia="es-DO"/>
              </w:rPr>
            </w:pPr>
            <w:r w:rsidRPr="00795D34">
              <w:rPr>
                <w:rFonts w:cs="Arial"/>
                <w:lang w:val="es-DO" w:eastAsia="es-DO"/>
              </w:rPr>
              <w:t xml:space="preserve">Utilizar herramientas de gestión ágil como Trello o Microsoft Project y dividir claramente las tareas entre </w:t>
            </w:r>
            <w:proofErr w:type="spellStart"/>
            <w:r w:rsidRPr="00795D34">
              <w:rPr>
                <w:rFonts w:cs="Arial"/>
                <w:lang w:val="es-DO" w:eastAsia="es-DO"/>
              </w:rPr>
              <w:t>Frontend</w:t>
            </w:r>
            <w:proofErr w:type="spellEnd"/>
            <w:r w:rsidRPr="00795D34">
              <w:rPr>
                <w:rFonts w:cs="Arial"/>
                <w:lang w:val="es-DO" w:eastAsia="es-DO"/>
              </w:rPr>
              <w:t xml:space="preserve">, </w:t>
            </w:r>
            <w:proofErr w:type="spellStart"/>
            <w:r w:rsidRPr="00795D34">
              <w:rPr>
                <w:rFonts w:cs="Arial"/>
                <w:lang w:val="es-DO" w:eastAsia="es-DO"/>
              </w:rPr>
              <w:t>Backend</w:t>
            </w:r>
            <w:proofErr w:type="spellEnd"/>
            <w:r w:rsidRPr="00795D34">
              <w:rPr>
                <w:rFonts w:cs="Arial"/>
                <w:lang w:val="es-DO" w:eastAsia="es-DO"/>
              </w:rPr>
              <w:t xml:space="preserve"> y Base de Datos.</w:t>
            </w:r>
          </w:p>
        </w:tc>
      </w:tr>
      <w:tr w:rsidR="00795D34" w:rsidRPr="00795D34" w14:paraId="5FE8CFB0" w14:textId="77777777" w:rsidTr="00795D34">
        <w:trPr>
          <w:tblCellSpacing w:w="15" w:type="dxa"/>
        </w:trPr>
        <w:tc>
          <w:tcPr>
            <w:tcW w:w="3074" w:type="dxa"/>
            <w:vAlign w:val="center"/>
            <w:hideMark/>
          </w:tcPr>
          <w:p w14:paraId="57149DD5" w14:textId="1F0DBED4" w:rsidR="00795D34" w:rsidRPr="00795D34" w:rsidRDefault="00795D34" w:rsidP="00795D34">
            <w:pPr>
              <w:spacing w:after="0"/>
              <w:ind w:firstLine="0"/>
              <w:rPr>
                <w:rFonts w:cs="Arial"/>
                <w:lang w:val="es-DO" w:eastAsia="es-DO"/>
              </w:rPr>
            </w:pPr>
            <w:r w:rsidRPr="00795D34">
              <w:rPr>
                <w:rFonts w:cs="Arial"/>
                <w:b/>
                <w:bCs/>
                <w:lang w:val="es-DO" w:eastAsia="es-DO"/>
              </w:rPr>
              <w:lastRenderedPageBreak/>
              <w:t>Inestabilidad del entorno tecnológico:</w:t>
            </w:r>
            <w:r w:rsidRPr="00795D34">
              <w:rPr>
                <w:rFonts w:cs="Arial"/>
                <w:lang w:val="es-DO" w:eastAsia="es-DO"/>
              </w:rPr>
              <w:t xml:space="preserve"> Cortes de energía o fallas de internet durante el desarrollo y las pruebas.</w:t>
            </w:r>
          </w:p>
        </w:tc>
        <w:tc>
          <w:tcPr>
            <w:tcW w:w="1823" w:type="dxa"/>
            <w:vAlign w:val="center"/>
            <w:hideMark/>
          </w:tcPr>
          <w:p w14:paraId="4CF7D8EF" w14:textId="4EE2C4BD" w:rsidR="00795D34" w:rsidRPr="00795D34" w:rsidRDefault="00476E73" w:rsidP="00795D34">
            <w:pPr>
              <w:spacing w:after="0"/>
              <w:ind w:firstLine="0"/>
              <w:jc w:val="center"/>
              <w:rPr>
                <w:rFonts w:cs="Arial"/>
                <w:lang w:val="es-DO" w:eastAsia="es-DO"/>
              </w:rPr>
            </w:pPr>
            <w:r>
              <w:rPr>
                <w:rFonts w:cs="Arial"/>
                <w:lang w:val="es-DO" w:eastAsia="es-DO"/>
              </w:rPr>
              <w:t>25</w:t>
            </w:r>
            <w:r w:rsidR="00795D34" w:rsidRPr="00795D34">
              <w:rPr>
                <w:rFonts w:cs="Arial"/>
                <w:lang w:val="es-DO" w:eastAsia="es-DO"/>
              </w:rPr>
              <w:t>%</w:t>
            </w:r>
          </w:p>
        </w:tc>
        <w:tc>
          <w:tcPr>
            <w:tcW w:w="1236" w:type="dxa"/>
            <w:vAlign w:val="center"/>
            <w:hideMark/>
          </w:tcPr>
          <w:p w14:paraId="5B4A1985" w14:textId="4F96C6DF" w:rsidR="00795D34" w:rsidRPr="00795D34" w:rsidRDefault="00476E73" w:rsidP="00795D34">
            <w:pPr>
              <w:spacing w:after="0"/>
              <w:ind w:firstLine="0"/>
              <w:jc w:val="center"/>
              <w:rPr>
                <w:rFonts w:cs="Arial"/>
                <w:lang w:val="es-DO" w:eastAsia="es-DO"/>
              </w:rPr>
            </w:pPr>
            <w:r>
              <w:rPr>
                <w:rFonts w:cs="Arial"/>
                <w:lang w:val="es-DO" w:eastAsia="es-DO"/>
              </w:rPr>
              <w:t>Alto</w:t>
            </w:r>
          </w:p>
        </w:tc>
        <w:tc>
          <w:tcPr>
            <w:tcW w:w="3214" w:type="dxa"/>
            <w:vAlign w:val="center"/>
            <w:hideMark/>
          </w:tcPr>
          <w:p w14:paraId="44C1F535" w14:textId="77777777" w:rsidR="00795D34" w:rsidRPr="00795D34" w:rsidRDefault="00795D34" w:rsidP="00795D34">
            <w:pPr>
              <w:spacing w:after="0"/>
              <w:ind w:firstLine="0"/>
              <w:rPr>
                <w:rFonts w:cs="Arial"/>
                <w:lang w:val="es-DO" w:eastAsia="es-DO"/>
              </w:rPr>
            </w:pPr>
            <w:r w:rsidRPr="00795D34">
              <w:rPr>
                <w:rFonts w:cs="Arial"/>
                <w:lang w:val="es-DO" w:eastAsia="es-DO"/>
              </w:rPr>
              <w:t xml:space="preserve">Incorporar UPS en el presupuesto y utilizar repositorios en la nube (GitHub) con </w:t>
            </w:r>
            <w:proofErr w:type="spellStart"/>
            <w:r w:rsidRPr="00795D34">
              <w:rPr>
                <w:rFonts w:cs="Arial"/>
                <w:lang w:val="es-DO" w:eastAsia="es-DO"/>
              </w:rPr>
              <w:t>commits</w:t>
            </w:r>
            <w:proofErr w:type="spellEnd"/>
            <w:r w:rsidRPr="00795D34">
              <w:rPr>
                <w:rFonts w:cs="Arial"/>
                <w:lang w:val="es-DO" w:eastAsia="es-DO"/>
              </w:rPr>
              <w:t xml:space="preserve"> frecuentes para evitar pérdida de información.</w:t>
            </w:r>
          </w:p>
        </w:tc>
      </w:tr>
      <w:tr w:rsidR="00795D34" w:rsidRPr="00795D34" w14:paraId="02F9BED2" w14:textId="77777777" w:rsidTr="00795D34">
        <w:trPr>
          <w:tblCellSpacing w:w="15" w:type="dxa"/>
        </w:trPr>
        <w:tc>
          <w:tcPr>
            <w:tcW w:w="3074" w:type="dxa"/>
            <w:vAlign w:val="center"/>
            <w:hideMark/>
          </w:tcPr>
          <w:p w14:paraId="01748030" w14:textId="77777777" w:rsidR="00795D34" w:rsidRPr="00795D34" w:rsidRDefault="00795D34" w:rsidP="00795D34">
            <w:pPr>
              <w:spacing w:after="0"/>
              <w:ind w:firstLine="0"/>
              <w:rPr>
                <w:rFonts w:cs="Arial"/>
                <w:lang w:val="es-DO" w:eastAsia="es-DO"/>
              </w:rPr>
            </w:pPr>
            <w:r w:rsidRPr="00795D34">
              <w:rPr>
                <w:rFonts w:cs="Arial"/>
                <w:b/>
                <w:bCs/>
                <w:lang w:val="es-DO" w:eastAsia="es-DO"/>
              </w:rPr>
              <w:t>Saturación del servidor:</w:t>
            </w:r>
            <w:r w:rsidRPr="00795D34">
              <w:rPr>
                <w:rFonts w:cs="Arial"/>
                <w:lang w:val="es-DO" w:eastAsia="es-DO"/>
              </w:rPr>
              <w:t xml:space="preserve"> Múltiples facultades cargan evidencias pesadas simultáneamente cerca de la fecha límite.</w:t>
            </w:r>
          </w:p>
        </w:tc>
        <w:tc>
          <w:tcPr>
            <w:tcW w:w="1823" w:type="dxa"/>
            <w:vAlign w:val="center"/>
            <w:hideMark/>
          </w:tcPr>
          <w:p w14:paraId="6D665E78" w14:textId="77777777" w:rsidR="00795D34" w:rsidRPr="00795D34" w:rsidRDefault="00795D34" w:rsidP="00795D34">
            <w:pPr>
              <w:spacing w:after="0"/>
              <w:ind w:firstLine="0"/>
              <w:jc w:val="center"/>
              <w:rPr>
                <w:rFonts w:cs="Arial"/>
                <w:lang w:val="es-DO" w:eastAsia="es-DO"/>
              </w:rPr>
            </w:pPr>
            <w:r w:rsidRPr="00795D34">
              <w:rPr>
                <w:rFonts w:cs="Arial"/>
                <w:lang w:val="es-DO" w:eastAsia="es-DO"/>
              </w:rPr>
              <w:t>25%</w:t>
            </w:r>
          </w:p>
        </w:tc>
        <w:tc>
          <w:tcPr>
            <w:tcW w:w="1236" w:type="dxa"/>
            <w:vAlign w:val="center"/>
            <w:hideMark/>
          </w:tcPr>
          <w:p w14:paraId="0B4301CE" w14:textId="7C488251" w:rsidR="00795D34" w:rsidRPr="00795D34" w:rsidRDefault="00476E73" w:rsidP="00795D34">
            <w:pPr>
              <w:spacing w:after="0"/>
              <w:ind w:firstLine="0"/>
              <w:jc w:val="center"/>
              <w:rPr>
                <w:rFonts w:cs="Arial"/>
                <w:lang w:val="es-DO" w:eastAsia="es-DO"/>
              </w:rPr>
            </w:pPr>
            <w:r>
              <w:rPr>
                <w:rFonts w:cs="Arial"/>
                <w:lang w:val="es-DO" w:eastAsia="es-DO"/>
              </w:rPr>
              <w:t>Bajo</w:t>
            </w:r>
          </w:p>
        </w:tc>
        <w:tc>
          <w:tcPr>
            <w:tcW w:w="3214" w:type="dxa"/>
            <w:vAlign w:val="center"/>
            <w:hideMark/>
          </w:tcPr>
          <w:p w14:paraId="24A9038B" w14:textId="77777777" w:rsidR="00795D34" w:rsidRPr="00795D34" w:rsidRDefault="00795D34" w:rsidP="00795D34">
            <w:pPr>
              <w:spacing w:after="0"/>
              <w:ind w:firstLine="0"/>
              <w:rPr>
                <w:rFonts w:cs="Arial"/>
                <w:lang w:val="es-DO" w:eastAsia="es-DO"/>
              </w:rPr>
            </w:pPr>
            <w:r w:rsidRPr="00795D34">
              <w:rPr>
                <w:rFonts w:cs="Arial"/>
                <w:lang w:val="es-DO" w:eastAsia="es-DO"/>
              </w:rPr>
              <w:t>Limitar el tamaño de los archivos, permitir únicamente PDF optimizados y configurar balanceo de carga si el tráfico supera lo proyectado.</w:t>
            </w:r>
          </w:p>
        </w:tc>
      </w:tr>
      <w:tr w:rsidR="00795D34" w:rsidRPr="00795D34" w14:paraId="25A72433" w14:textId="77777777" w:rsidTr="00795D34">
        <w:trPr>
          <w:tblCellSpacing w:w="15" w:type="dxa"/>
        </w:trPr>
        <w:tc>
          <w:tcPr>
            <w:tcW w:w="3074" w:type="dxa"/>
            <w:vAlign w:val="center"/>
            <w:hideMark/>
          </w:tcPr>
          <w:p w14:paraId="421A312A" w14:textId="77777777" w:rsidR="00795D34" w:rsidRPr="00795D34" w:rsidRDefault="00795D34" w:rsidP="00795D34">
            <w:pPr>
              <w:spacing w:after="0"/>
              <w:ind w:firstLine="0"/>
              <w:rPr>
                <w:rFonts w:cs="Arial"/>
                <w:lang w:val="es-DO" w:eastAsia="es-DO"/>
              </w:rPr>
            </w:pPr>
            <w:r w:rsidRPr="00795D34">
              <w:rPr>
                <w:rFonts w:cs="Arial"/>
                <w:b/>
                <w:bCs/>
                <w:lang w:val="es-DO" w:eastAsia="es-DO"/>
              </w:rPr>
              <w:t>Cambios repentinos en las normativas del MESCyT:</w:t>
            </w:r>
            <w:r w:rsidRPr="00795D34">
              <w:rPr>
                <w:rFonts w:cs="Arial"/>
                <w:lang w:val="es-DO" w:eastAsia="es-DO"/>
              </w:rPr>
              <w:t xml:space="preserve"> Modificación de indicadores durante el desarrollo del sistema.</w:t>
            </w:r>
          </w:p>
        </w:tc>
        <w:tc>
          <w:tcPr>
            <w:tcW w:w="1823" w:type="dxa"/>
            <w:vAlign w:val="center"/>
            <w:hideMark/>
          </w:tcPr>
          <w:p w14:paraId="01DCFEEB" w14:textId="77777777" w:rsidR="00795D34" w:rsidRPr="00795D34" w:rsidRDefault="00795D34" w:rsidP="00795D34">
            <w:pPr>
              <w:spacing w:after="0"/>
              <w:ind w:firstLine="0"/>
              <w:jc w:val="center"/>
              <w:rPr>
                <w:rFonts w:cs="Arial"/>
                <w:lang w:val="es-DO" w:eastAsia="es-DO"/>
              </w:rPr>
            </w:pPr>
            <w:r w:rsidRPr="00795D34">
              <w:rPr>
                <w:rFonts w:cs="Arial"/>
                <w:lang w:val="es-DO" w:eastAsia="es-DO"/>
              </w:rPr>
              <w:t>25%</w:t>
            </w:r>
          </w:p>
        </w:tc>
        <w:tc>
          <w:tcPr>
            <w:tcW w:w="1236" w:type="dxa"/>
            <w:vAlign w:val="center"/>
            <w:hideMark/>
          </w:tcPr>
          <w:p w14:paraId="162C1BA5" w14:textId="77777777" w:rsidR="00795D34" w:rsidRPr="00795D34" w:rsidRDefault="00795D34" w:rsidP="00795D34">
            <w:pPr>
              <w:spacing w:after="0"/>
              <w:ind w:firstLine="0"/>
              <w:jc w:val="center"/>
              <w:rPr>
                <w:rFonts w:cs="Arial"/>
                <w:lang w:val="es-DO" w:eastAsia="es-DO"/>
              </w:rPr>
            </w:pPr>
            <w:r w:rsidRPr="00795D34">
              <w:rPr>
                <w:rFonts w:cs="Arial"/>
                <w:lang w:val="es-DO" w:eastAsia="es-DO"/>
              </w:rPr>
              <w:t>Alto</w:t>
            </w:r>
          </w:p>
        </w:tc>
        <w:tc>
          <w:tcPr>
            <w:tcW w:w="3214" w:type="dxa"/>
            <w:vAlign w:val="center"/>
            <w:hideMark/>
          </w:tcPr>
          <w:p w14:paraId="352D4B1B" w14:textId="77777777" w:rsidR="00795D34" w:rsidRPr="00795D34" w:rsidRDefault="00795D34" w:rsidP="00795D34">
            <w:pPr>
              <w:spacing w:after="0"/>
              <w:ind w:firstLine="0"/>
              <w:rPr>
                <w:rFonts w:cs="Arial"/>
                <w:lang w:val="es-DO" w:eastAsia="es-DO"/>
              </w:rPr>
            </w:pPr>
            <w:r w:rsidRPr="00795D34">
              <w:rPr>
                <w:rFonts w:cs="Arial"/>
                <w:lang w:val="es-DO" w:eastAsia="es-DO"/>
              </w:rPr>
              <w:t>Diseñar una base de datos flexible y crear un módulo administrativo que permita agregar o modificar indicadores sin cambios en el código fuente.</w:t>
            </w:r>
          </w:p>
        </w:tc>
      </w:tr>
      <w:tr w:rsidR="00795D34" w:rsidRPr="00795D34" w14:paraId="5471393F" w14:textId="77777777" w:rsidTr="00795D34">
        <w:trPr>
          <w:tblCellSpacing w:w="15" w:type="dxa"/>
        </w:trPr>
        <w:tc>
          <w:tcPr>
            <w:tcW w:w="3074" w:type="dxa"/>
            <w:vAlign w:val="center"/>
            <w:hideMark/>
          </w:tcPr>
          <w:p w14:paraId="182486C1" w14:textId="77777777" w:rsidR="00795D34" w:rsidRPr="00795D34" w:rsidRDefault="00795D34" w:rsidP="00795D34">
            <w:pPr>
              <w:spacing w:after="0"/>
              <w:ind w:firstLine="0"/>
              <w:rPr>
                <w:rFonts w:cs="Arial"/>
                <w:lang w:val="es-DO" w:eastAsia="es-DO"/>
              </w:rPr>
            </w:pPr>
            <w:r w:rsidRPr="00795D34">
              <w:rPr>
                <w:rFonts w:cs="Arial"/>
                <w:b/>
                <w:bCs/>
                <w:lang w:val="es-DO" w:eastAsia="es-DO"/>
              </w:rPr>
              <w:t>Presupuesto insuficiente a mitad del proyecto:</w:t>
            </w:r>
            <w:r w:rsidRPr="00795D34">
              <w:rPr>
                <w:rFonts w:cs="Arial"/>
                <w:lang w:val="es-DO" w:eastAsia="es-DO"/>
              </w:rPr>
              <w:t xml:space="preserve"> Incremento de costos o daños en equipos de desarrollo.</w:t>
            </w:r>
          </w:p>
        </w:tc>
        <w:tc>
          <w:tcPr>
            <w:tcW w:w="1823" w:type="dxa"/>
            <w:vAlign w:val="center"/>
            <w:hideMark/>
          </w:tcPr>
          <w:p w14:paraId="4C5265DE" w14:textId="77777777" w:rsidR="00795D34" w:rsidRPr="00795D34" w:rsidRDefault="00795D34" w:rsidP="00795D34">
            <w:pPr>
              <w:spacing w:after="0"/>
              <w:ind w:firstLine="0"/>
              <w:jc w:val="center"/>
              <w:rPr>
                <w:rFonts w:cs="Arial"/>
                <w:lang w:val="es-DO" w:eastAsia="es-DO"/>
              </w:rPr>
            </w:pPr>
            <w:r w:rsidRPr="00795D34">
              <w:rPr>
                <w:rFonts w:cs="Arial"/>
                <w:lang w:val="es-DO" w:eastAsia="es-DO"/>
              </w:rPr>
              <w:t>25%</w:t>
            </w:r>
          </w:p>
        </w:tc>
        <w:tc>
          <w:tcPr>
            <w:tcW w:w="1236" w:type="dxa"/>
            <w:vAlign w:val="center"/>
            <w:hideMark/>
          </w:tcPr>
          <w:p w14:paraId="101AC1A1" w14:textId="77777777" w:rsidR="00795D34" w:rsidRPr="00795D34" w:rsidRDefault="00795D34" w:rsidP="00795D34">
            <w:pPr>
              <w:spacing w:after="0"/>
              <w:ind w:firstLine="0"/>
              <w:jc w:val="center"/>
              <w:rPr>
                <w:rFonts w:cs="Arial"/>
                <w:lang w:val="es-DO" w:eastAsia="es-DO"/>
              </w:rPr>
            </w:pPr>
            <w:r w:rsidRPr="00795D34">
              <w:rPr>
                <w:rFonts w:cs="Arial"/>
                <w:lang w:val="es-DO" w:eastAsia="es-DO"/>
              </w:rPr>
              <w:t>Medio</w:t>
            </w:r>
          </w:p>
        </w:tc>
        <w:tc>
          <w:tcPr>
            <w:tcW w:w="3214" w:type="dxa"/>
            <w:vAlign w:val="center"/>
            <w:hideMark/>
          </w:tcPr>
          <w:p w14:paraId="6D82F801" w14:textId="77777777" w:rsidR="00795D34" w:rsidRPr="00795D34" w:rsidRDefault="00795D34" w:rsidP="00795D34">
            <w:pPr>
              <w:spacing w:after="0"/>
              <w:ind w:firstLine="0"/>
              <w:rPr>
                <w:rFonts w:cs="Arial"/>
                <w:lang w:val="es-DO" w:eastAsia="es-DO"/>
              </w:rPr>
            </w:pPr>
            <w:r w:rsidRPr="00795D34">
              <w:rPr>
                <w:rFonts w:cs="Arial"/>
                <w:lang w:val="es-DO" w:eastAsia="es-DO"/>
              </w:rPr>
              <w:t>Utilizar herramientas de software de código abierto y mantener márgenes de contingencia dentro del presupuesto estimado.</w:t>
            </w:r>
          </w:p>
        </w:tc>
      </w:tr>
    </w:tbl>
    <w:p w14:paraId="418CC5B6" w14:textId="498E753A" w:rsidR="00372873" w:rsidRPr="002F02AF" w:rsidRDefault="002F02AF" w:rsidP="002F02AF">
      <w:pPr>
        <w:spacing w:after="0" w:line="240" w:lineRule="auto"/>
        <w:ind w:firstLine="0"/>
        <w:textAlignment w:val="baseline"/>
        <w:rPr>
          <w:rFonts w:ascii="Segoe UI" w:eastAsia="Times New Roman" w:hAnsi="Segoe UI" w:cs="Segoe UI"/>
          <w:sz w:val="18"/>
          <w:szCs w:val="18"/>
          <w:lang w:eastAsia="es-DO"/>
        </w:rPr>
      </w:pPr>
      <w:r w:rsidRPr="002F02AF">
        <w:rPr>
          <w:rFonts w:ascii="Calibri" w:eastAsia="Times New Roman" w:hAnsi="Calibri" w:cs="Calibri"/>
          <w:sz w:val="15"/>
          <w:szCs w:val="15"/>
          <w:lang w:eastAsia="es-DO"/>
        </w:rPr>
        <w:t>  </w:t>
      </w:r>
    </w:p>
    <w:p w14:paraId="26A79AD0" w14:textId="139F47DB" w:rsidR="00372873" w:rsidRPr="00372873" w:rsidRDefault="00372873" w:rsidP="009A00C3">
      <w:pPr>
        <w:pStyle w:val="Ttulo1"/>
      </w:pPr>
      <w:bookmarkStart w:id="84" w:name="_Toc237457066"/>
      <w:r w:rsidRPr="00372873">
        <w:lastRenderedPageBreak/>
        <w:t>Descripción De Las Limitaciones De Recursos</w:t>
      </w:r>
      <w:bookmarkEnd w:id="84"/>
      <w:r w:rsidR="007F1254">
        <w:t xml:space="preserve"> </w:t>
      </w:r>
      <w:r w:rsidRPr="00372873">
        <w:fldChar w:fldCharType="begin"/>
      </w:r>
      <w:r w:rsidRPr="00372873">
        <w:instrText xml:space="preserve"> XE "Descripción De Las Limitaciones De Recursos.;29" </w:instrText>
      </w:r>
      <w:r w:rsidRPr="00372873">
        <w:fldChar w:fldCharType="end"/>
      </w:r>
    </w:p>
    <w:p w14:paraId="749AD912" w14:textId="73868F62" w:rsidR="00344701" w:rsidRPr="00344701" w:rsidRDefault="00344701" w:rsidP="00C900C3">
      <w:r>
        <w:rPr>
          <w:rStyle w:val="normaltextrun"/>
          <w:rFonts w:cs="Arial"/>
        </w:rPr>
        <w:t>En el desarrollo del proyecto “Sistema de Gestión de Evidencias para la Evaluación Quinquenal UASD-MESCyT”, hemos encontrado varias limitaciones de recursos que pueden afectar el tiempo de ejecución, el alcance y la calidad del resultado final. Reconocer estas limitaciones desde el principio nos ayuda a crear estrategias para reducir su impacto en el sistema. </w:t>
      </w:r>
      <w:r>
        <w:rPr>
          <w:rStyle w:val="eop"/>
          <w:rFonts w:cs="Arial"/>
        </w:rPr>
        <w:t> </w:t>
      </w:r>
    </w:p>
    <w:p w14:paraId="33BE0B59" w14:textId="69A0504F" w:rsidR="00344701" w:rsidRPr="00DE4C5F" w:rsidRDefault="00344701" w:rsidP="00DE4C5F">
      <w:pPr>
        <w:pStyle w:val="Ttulo2"/>
        <w:rPr>
          <w:rStyle w:val="Ttulo2Car"/>
          <w:b/>
          <w:iCs/>
        </w:rPr>
      </w:pPr>
      <w:bookmarkStart w:id="85" w:name="_Toc237457067"/>
      <w:r w:rsidRPr="00DE4C5F">
        <w:rPr>
          <w:rStyle w:val="Ttulo2Car"/>
          <w:b/>
          <w:iCs/>
        </w:rPr>
        <w:t>Limitaciones de recursos humanos</w:t>
      </w:r>
      <w:bookmarkEnd w:id="85"/>
      <w:r w:rsidRPr="00DE4C5F">
        <w:rPr>
          <w:rStyle w:val="Ttulo2Car"/>
          <w:b/>
          <w:iCs/>
        </w:rPr>
        <w:t>  </w:t>
      </w:r>
    </w:p>
    <w:p w14:paraId="1CC63697" w14:textId="77777777" w:rsidR="00344701" w:rsidRDefault="00344701" w:rsidP="00C900C3">
      <w:pPr>
        <w:rPr>
          <w:rFonts w:ascii="Segoe UI" w:hAnsi="Segoe UI" w:cs="Segoe UI"/>
          <w:sz w:val="18"/>
          <w:szCs w:val="18"/>
        </w:rPr>
      </w:pPr>
      <w:r>
        <w:rPr>
          <w:rStyle w:val="normaltextrun"/>
          <w:rFonts w:cs="Arial"/>
        </w:rPr>
        <w:t>El proyecto lo lleva a cabo un equipo pequeño de estudiantes que, además de sus actividades académicas, también deben destinar tiempo al análisis, diseño, programación, pruebas y documentación del sistema. Esto puede limitar las horas disponibles para trabajar y ralentizar el progreso de algunas tareas. </w:t>
      </w:r>
      <w:r>
        <w:rPr>
          <w:rStyle w:val="eop"/>
          <w:rFonts w:cs="Arial"/>
        </w:rPr>
        <w:t> </w:t>
      </w:r>
    </w:p>
    <w:p w14:paraId="7B290FDA" w14:textId="6E5B8557" w:rsidR="00344701" w:rsidRPr="00DE4C5F" w:rsidRDefault="00344701" w:rsidP="00DE4C5F">
      <w:pPr>
        <w:pStyle w:val="Ttulo2"/>
        <w:rPr>
          <w:rFonts w:ascii="Segoe UI" w:hAnsi="Segoe UI" w:cs="Segoe UI"/>
          <w:sz w:val="18"/>
          <w:szCs w:val="18"/>
        </w:rPr>
      </w:pPr>
      <w:bookmarkStart w:id="86" w:name="_Toc237457068"/>
      <w:r w:rsidRPr="00DE4C5F">
        <w:rPr>
          <w:rStyle w:val="normaltextrun"/>
        </w:rPr>
        <w:t>Limitaciones de tiempo</w:t>
      </w:r>
      <w:bookmarkEnd w:id="86"/>
      <w:r w:rsidRPr="00DE4C5F">
        <w:rPr>
          <w:rStyle w:val="normaltextrun"/>
        </w:rPr>
        <w:t> </w:t>
      </w:r>
      <w:r w:rsidRPr="00DE4C5F">
        <w:rPr>
          <w:rStyle w:val="eop"/>
        </w:rPr>
        <w:t> </w:t>
      </w:r>
    </w:p>
    <w:p w14:paraId="71520598" w14:textId="77777777" w:rsidR="00344701" w:rsidRDefault="00344701" w:rsidP="00C900C3">
      <w:pPr>
        <w:rPr>
          <w:rFonts w:ascii="Segoe UI" w:hAnsi="Segoe UI" w:cs="Segoe UI"/>
          <w:sz w:val="18"/>
          <w:szCs w:val="18"/>
        </w:rPr>
      </w:pPr>
      <w:r>
        <w:rPr>
          <w:rStyle w:val="normaltextrun"/>
          <w:rFonts w:cs="Arial"/>
        </w:rPr>
        <w:t>El proyecto debe realizarse dentro de los plazos establecidos por la asignatura y el calendario de la Universidad Autónoma de Santo Domingo (UASD). Por esto, algunas funciones más avanzadas podrían quedar para versiones futuras del sistema. </w:t>
      </w:r>
      <w:r>
        <w:rPr>
          <w:rStyle w:val="eop"/>
          <w:rFonts w:cs="Arial"/>
        </w:rPr>
        <w:t> </w:t>
      </w:r>
    </w:p>
    <w:p w14:paraId="72AD8B88" w14:textId="32A5A9FD" w:rsidR="00344701" w:rsidRPr="002F02AF" w:rsidRDefault="00344701" w:rsidP="002F02AF">
      <w:pPr>
        <w:pStyle w:val="Ttulo2"/>
        <w:rPr>
          <w:rFonts w:ascii="Segoe UI" w:hAnsi="Segoe UI" w:cs="Segoe UI"/>
          <w:sz w:val="18"/>
          <w:szCs w:val="18"/>
        </w:rPr>
      </w:pPr>
      <w:bookmarkStart w:id="87" w:name="_Toc237457069"/>
      <w:r w:rsidRPr="002F02AF">
        <w:rPr>
          <w:rStyle w:val="normaltextrun"/>
        </w:rPr>
        <w:t>Limitaciones económicas</w:t>
      </w:r>
      <w:bookmarkEnd w:id="87"/>
      <w:r w:rsidRPr="002F02AF">
        <w:rPr>
          <w:rStyle w:val="normaltextrun"/>
        </w:rPr>
        <w:t> </w:t>
      </w:r>
      <w:r w:rsidRPr="002F02AF">
        <w:rPr>
          <w:rStyle w:val="eop"/>
        </w:rPr>
        <w:t> </w:t>
      </w:r>
    </w:p>
    <w:p w14:paraId="06CECF3B" w14:textId="77777777" w:rsidR="00344701" w:rsidRDefault="00344701" w:rsidP="00C900C3">
      <w:pPr>
        <w:rPr>
          <w:rFonts w:ascii="Segoe UI" w:hAnsi="Segoe UI" w:cs="Segoe UI"/>
          <w:sz w:val="18"/>
          <w:szCs w:val="18"/>
        </w:rPr>
      </w:pPr>
      <w:r>
        <w:rPr>
          <w:rStyle w:val="normaltextrun"/>
          <w:rFonts w:cs="Arial"/>
        </w:rPr>
        <w:t>Aunque la mayoría de las herramientas que usamos son de código abierto y gratuitas, hay gastos relacionados con la infraestructura tecnológica, servicios de alojamiento web, equipos de desarrollo y otros recursos necesarios para implementar y mantener la plataforma. </w:t>
      </w:r>
      <w:r>
        <w:rPr>
          <w:rStyle w:val="eop"/>
          <w:rFonts w:cs="Arial"/>
        </w:rPr>
        <w:t> </w:t>
      </w:r>
    </w:p>
    <w:p w14:paraId="46F0B06C" w14:textId="2A3E6F25" w:rsidR="00344701" w:rsidRPr="002F02AF" w:rsidRDefault="00344701" w:rsidP="002F02AF">
      <w:pPr>
        <w:pStyle w:val="Ttulo2"/>
        <w:rPr>
          <w:rFonts w:ascii="Segoe UI" w:hAnsi="Segoe UI" w:cs="Segoe UI"/>
          <w:sz w:val="18"/>
          <w:szCs w:val="18"/>
        </w:rPr>
      </w:pPr>
      <w:bookmarkStart w:id="88" w:name="_Toc237457070"/>
      <w:r w:rsidRPr="002F02AF">
        <w:rPr>
          <w:rStyle w:val="normaltextrun"/>
        </w:rPr>
        <w:t>Limitaciones tecnológicas</w:t>
      </w:r>
      <w:bookmarkEnd w:id="88"/>
      <w:r w:rsidRPr="002F02AF">
        <w:rPr>
          <w:rStyle w:val="normaltextrun"/>
        </w:rPr>
        <w:t> </w:t>
      </w:r>
      <w:r w:rsidRPr="002F02AF">
        <w:rPr>
          <w:rStyle w:val="eop"/>
        </w:rPr>
        <w:t> </w:t>
      </w:r>
    </w:p>
    <w:p w14:paraId="1AACFC99" w14:textId="77777777" w:rsidR="00344701" w:rsidRDefault="00344701" w:rsidP="00C900C3">
      <w:pPr>
        <w:rPr>
          <w:rFonts w:ascii="Segoe UI" w:hAnsi="Segoe UI" w:cs="Segoe UI"/>
          <w:sz w:val="18"/>
          <w:szCs w:val="18"/>
        </w:rPr>
      </w:pPr>
      <w:r>
        <w:rPr>
          <w:rStyle w:val="normaltextrun"/>
          <w:rFonts w:cs="Arial"/>
        </w:rPr>
        <w:t>El funcionamiento del sistema depende de tener una buena conexión a Internet, servidores adecuados y equipos que puedan manejar las tecnologías que estamos usando en el desarrollo y ejecución de la aplicación. </w:t>
      </w:r>
      <w:r>
        <w:rPr>
          <w:rStyle w:val="eop"/>
          <w:rFonts w:cs="Arial"/>
        </w:rPr>
        <w:t> </w:t>
      </w:r>
    </w:p>
    <w:p w14:paraId="7963397E" w14:textId="3D976C88" w:rsidR="00344701" w:rsidRPr="002F02AF" w:rsidRDefault="00344701" w:rsidP="002F02AF">
      <w:pPr>
        <w:pStyle w:val="Ttulo2"/>
        <w:rPr>
          <w:rFonts w:ascii="Segoe UI" w:hAnsi="Segoe UI" w:cs="Segoe UI"/>
          <w:sz w:val="18"/>
          <w:szCs w:val="18"/>
        </w:rPr>
      </w:pPr>
      <w:bookmarkStart w:id="89" w:name="_Toc237457071"/>
      <w:r w:rsidRPr="002F02AF">
        <w:rPr>
          <w:rStyle w:val="normaltextrun"/>
        </w:rPr>
        <w:lastRenderedPageBreak/>
        <w:t>Limitaciones de acceso a la información</w:t>
      </w:r>
      <w:bookmarkEnd w:id="89"/>
      <w:r w:rsidRPr="002F02AF">
        <w:rPr>
          <w:rStyle w:val="normaltextrun"/>
        </w:rPr>
        <w:t> </w:t>
      </w:r>
      <w:r w:rsidRPr="002F02AF">
        <w:rPr>
          <w:rStyle w:val="eop"/>
        </w:rPr>
        <w:t> </w:t>
      </w:r>
    </w:p>
    <w:p w14:paraId="6EA194A7" w14:textId="77777777" w:rsidR="00344701" w:rsidRDefault="00344701" w:rsidP="00C900C3">
      <w:pPr>
        <w:rPr>
          <w:rFonts w:ascii="Segoe UI" w:hAnsi="Segoe UI" w:cs="Segoe UI"/>
          <w:sz w:val="18"/>
          <w:szCs w:val="18"/>
        </w:rPr>
      </w:pPr>
      <w:r>
        <w:rPr>
          <w:rStyle w:val="normaltextrun"/>
          <w:rFonts w:cs="Arial"/>
        </w:rPr>
        <w:t>Reunir información sobre los procesos de evaluación institucional y las evidencias necesarias puede depender de la disponibilidad y colaboración de las diferentes unidades académicas y administrativas involucradas. </w:t>
      </w:r>
      <w:r>
        <w:rPr>
          <w:rStyle w:val="eop"/>
          <w:rFonts w:cs="Arial"/>
        </w:rPr>
        <w:t> </w:t>
      </w:r>
    </w:p>
    <w:p w14:paraId="47D0AA80" w14:textId="123B484D" w:rsidR="00344701" w:rsidRPr="002F02AF" w:rsidRDefault="00344701" w:rsidP="002F02AF">
      <w:pPr>
        <w:spacing w:after="0"/>
        <w:rPr>
          <w:rFonts w:cs="Arial"/>
        </w:rPr>
      </w:pPr>
      <w:r>
        <w:rPr>
          <w:rStyle w:val="normaltextrun"/>
          <w:rFonts w:cs="Arial"/>
        </w:rPr>
        <w:t>A pesar de estas limitaciones, nuestro equipo implementará planes, seguimiento y controles para asegurar que se cumplan los objetivos del proyecto.</w:t>
      </w:r>
    </w:p>
    <w:p w14:paraId="7636E4D0" w14:textId="3A3AD220" w:rsidR="00372873" w:rsidRPr="00372873" w:rsidRDefault="00372873" w:rsidP="009A00C3">
      <w:pPr>
        <w:pStyle w:val="Ttulo1"/>
      </w:pPr>
      <w:bookmarkStart w:id="90" w:name="_Toc237457072"/>
      <w:r w:rsidRPr="00372873">
        <w:t>Calendario De Ejecución De Proyectos</w:t>
      </w:r>
      <w:bookmarkEnd w:id="90"/>
      <w:r w:rsidRPr="00372873">
        <w:fldChar w:fldCharType="begin"/>
      </w:r>
      <w:r w:rsidRPr="00372873">
        <w:instrText xml:space="preserve"> XE "Calendario De Ejecución De Proyectos.;30" </w:instrText>
      </w:r>
      <w:r w:rsidRPr="00372873">
        <w:fldChar w:fldCharType="end"/>
      </w:r>
    </w:p>
    <w:p w14:paraId="7A293DC0" w14:textId="54BF4655" w:rsidR="00DF1044" w:rsidRPr="00DF1044" w:rsidRDefault="00DF1044" w:rsidP="00C900C3">
      <w:pPr>
        <w:rPr>
          <w:lang w:val="es-DO"/>
        </w:rPr>
      </w:pPr>
      <w:r w:rsidRPr="00DF1044">
        <w:rPr>
          <w:lang w:val="es-DO"/>
        </w:rPr>
        <w:t>El proyecto se llevará a cabo en varias etapas, comenzando con la recopilación de requerimientos y terminando con la entrega del sistema. Esta planificación nos ayudará a organizar bien las actividades y a cumplir con los objetivos entre el 27 de mayo y mediados de julio de 2026.  </w:t>
      </w:r>
    </w:p>
    <w:p w14:paraId="0B3CA172" w14:textId="3AFB53DC" w:rsidR="00DF1044" w:rsidRPr="00DF1044" w:rsidRDefault="00DF1044" w:rsidP="0061268B">
      <w:pPr>
        <w:pStyle w:val="Ttulo2"/>
      </w:pPr>
      <w:bookmarkStart w:id="91" w:name="_Toc237457073"/>
      <w:r w:rsidRPr="00DF1044">
        <w:t>Fase 1: Recopilación y análisis de requerimientos</w:t>
      </w:r>
      <w:bookmarkEnd w:id="91"/>
      <w:r w:rsidRPr="00DF1044">
        <w:t>  </w:t>
      </w:r>
    </w:p>
    <w:p w14:paraId="135F0211" w14:textId="11225A7F" w:rsidR="00DF1044" w:rsidRPr="00DF1044" w:rsidRDefault="00DF1044" w:rsidP="0061268B">
      <w:pPr>
        <w:spacing w:after="0"/>
        <w:rPr>
          <w:lang w:val="es-DO"/>
        </w:rPr>
      </w:pPr>
      <w:r w:rsidRPr="00DF1044">
        <w:rPr>
          <w:lang w:val="es-DO"/>
        </w:rPr>
        <w:t>Período: 27 de mayo al 2 de junio.  </w:t>
      </w:r>
    </w:p>
    <w:p w14:paraId="0B80E8D1" w14:textId="37D5B920" w:rsidR="00DF1044" w:rsidRPr="00DF1044" w:rsidRDefault="00DF1044" w:rsidP="0061268B">
      <w:pPr>
        <w:rPr>
          <w:lang w:val="es-DO"/>
        </w:rPr>
      </w:pPr>
      <w:r w:rsidRPr="00DF1044">
        <w:rPr>
          <w:lang w:val="es-DO"/>
        </w:rPr>
        <w:t>Actividades clave:  </w:t>
      </w:r>
    </w:p>
    <w:p w14:paraId="4FA68AF5" w14:textId="73D6A930" w:rsidR="00DF1044" w:rsidRPr="0061268B" w:rsidRDefault="00DF1044">
      <w:pPr>
        <w:pStyle w:val="Prrafodelista"/>
        <w:numPr>
          <w:ilvl w:val="0"/>
          <w:numId w:val="12"/>
        </w:numPr>
        <w:spacing w:line="480" w:lineRule="auto"/>
        <w:rPr>
          <w:lang w:val="es-DO"/>
        </w:rPr>
      </w:pPr>
      <w:r w:rsidRPr="0061268B">
        <w:rPr>
          <w:lang w:val="es-DO"/>
        </w:rPr>
        <w:t>Identificar las necesidades del sistema.  </w:t>
      </w:r>
    </w:p>
    <w:p w14:paraId="4D9FBE35" w14:textId="7111DF38" w:rsidR="00DF1044" w:rsidRPr="0061268B" w:rsidRDefault="00DF1044">
      <w:pPr>
        <w:pStyle w:val="Prrafodelista"/>
        <w:numPr>
          <w:ilvl w:val="0"/>
          <w:numId w:val="12"/>
        </w:numPr>
        <w:spacing w:line="480" w:lineRule="auto"/>
        <w:rPr>
          <w:lang w:val="es-DO"/>
        </w:rPr>
      </w:pPr>
      <w:r w:rsidRPr="0061268B">
        <w:rPr>
          <w:lang w:val="es-DO"/>
        </w:rPr>
        <w:t>Recopilar información.  </w:t>
      </w:r>
    </w:p>
    <w:p w14:paraId="0450C8DB" w14:textId="77777777" w:rsidR="00DF1044" w:rsidRPr="0061268B" w:rsidRDefault="00DF1044">
      <w:pPr>
        <w:pStyle w:val="Prrafodelista"/>
        <w:numPr>
          <w:ilvl w:val="0"/>
          <w:numId w:val="12"/>
        </w:numPr>
        <w:spacing w:line="480" w:lineRule="auto"/>
        <w:rPr>
          <w:lang w:val="es-DO"/>
        </w:rPr>
      </w:pPr>
      <w:r w:rsidRPr="0061268B">
        <w:rPr>
          <w:lang w:val="es-DO"/>
        </w:rPr>
        <w:t>Definir requerimientos funcionales y no funcionales.  </w:t>
      </w:r>
    </w:p>
    <w:p w14:paraId="2A36259E" w14:textId="77777777" w:rsidR="00DF1044" w:rsidRPr="00DF1044" w:rsidRDefault="00DF1044" w:rsidP="0061268B">
      <w:pPr>
        <w:pStyle w:val="Ttulo2"/>
      </w:pPr>
      <w:bookmarkStart w:id="92" w:name="_Toc237457074"/>
      <w:r w:rsidRPr="00DF1044">
        <w:t>Fase 2: Diseño del sistema</w:t>
      </w:r>
      <w:bookmarkEnd w:id="92"/>
      <w:r w:rsidRPr="00DF1044">
        <w:t>  </w:t>
      </w:r>
    </w:p>
    <w:p w14:paraId="7A4DF0BE" w14:textId="77777777" w:rsidR="00DF1044" w:rsidRPr="00DF1044" w:rsidRDefault="00DF1044" w:rsidP="0061268B">
      <w:pPr>
        <w:spacing w:after="0"/>
      </w:pPr>
      <w:r w:rsidRPr="0061268B">
        <w:rPr>
          <w:lang w:val="es-DO"/>
        </w:rPr>
        <w:t>Período: 3 de junio al 15 de junio. </w:t>
      </w:r>
      <w:r w:rsidRPr="00DF1044">
        <w:t> </w:t>
      </w:r>
    </w:p>
    <w:p w14:paraId="1B199AC4" w14:textId="77777777" w:rsidR="00DF1044" w:rsidRPr="00DF1044" w:rsidRDefault="00DF1044" w:rsidP="00A91247">
      <w:pPr>
        <w:spacing w:after="0"/>
      </w:pPr>
      <w:r w:rsidRPr="00A91247">
        <w:rPr>
          <w:lang w:val="es-DO"/>
        </w:rPr>
        <w:t>Actividades clave: </w:t>
      </w:r>
      <w:r w:rsidRPr="00DF1044">
        <w:t> </w:t>
      </w:r>
    </w:p>
    <w:p w14:paraId="405320DA" w14:textId="77777777" w:rsidR="00DF1044" w:rsidRPr="0061268B" w:rsidRDefault="00DF1044">
      <w:pPr>
        <w:pStyle w:val="Prrafodelista"/>
        <w:numPr>
          <w:ilvl w:val="0"/>
          <w:numId w:val="13"/>
        </w:numPr>
        <w:spacing w:after="0" w:line="480" w:lineRule="auto"/>
        <w:rPr>
          <w:lang w:val="es-DO"/>
        </w:rPr>
      </w:pPr>
      <w:r w:rsidRPr="0061268B">
        <w:rPr>
          <w:lang w:val="es-DO"/>
        </w:rPr>
        <w:t>Diseñar la arquitectura del sistema.  </w:t>
      </w:r>
    </w:p>
    <w:p w14:paraId="50202841" w14:textId="77777777" w:rsidR="00DF1044" w:rsidRPr="0061268B" w:rsidRDefault="00DF1044">
      <w:pPr>
        <w:pStyle w:val="Prrafodelista"/>
        <w:numPr>
          <w:ilvl w:val="0"/>
          <w:numId w:val="13"/>
        </w:numPr>
        <w:spacing w:after="0" w:line="480" w:lineRule="auto"/>
        <w:rPr>
          <w:lang w:val="es-DO"/>
        </w:rPr>
      </w:pPr>
      <w:r w:rsidRPr="0061268B">
        <w:rPr>
          <w:lang w:val="es-DO"/>
        </w:rPr>
        <w:t>Crear la base de datos.  </w:t>
      </w:r>
    </w:p>
    <w:p w14:paraId="4EF40F3D" w14:textId="348DE3BD" w:rsidR="00DF1044" w:rsidRPr="0061268B" w:rsidRDefault="00DF1044">
      <w:pPr>
        <w:pStyle w:val="Prrafodelista"/>
        <w:numPr>
          <w:ilvl w:val="0"/>
          <w:numId w:val="13"/>
        </w:numPr>
        <w:spacing w:after="0" w:line="480" w:lineRule="auto"/>
        <w:rPr>
          <w:lang w:val="es-DO"/>
        </w:rPr>
      </w:pPr>
      <w:r w:rsidRPr="0061268B">
        <w:rPr>
          <w:lang w:val="es-DO"/>
        </w:rPr>
        <w:t>Hacer diagramas y prototipos.  </w:t>
      </w:r>
    </w:p>
    <w:p w14:paraId="03F97580" w14:textId="77777777" w:rsidR="00DF1044" w:rsidRPr="00DF1044" w:rsidRDefault="00DF1044" w:rsidP="0061268B">
      <w:pPr>
        <w:pStyle w:val="Ttulo2"/>
      </w:pPr>
      <w:bookmarkStart w:id="93" w:name="_Toc237457075"/>
      <w:r w:rsidRPr="00DF1044">
        <w:lastRenderedPageBreak/>
        <w:t>Fase 3: Desarrollo del sistema</w:t>
      </w:r>
      <w:bookmarkEnd w:id="93"/>
      <w:r w:rsidRPr="00DF1044">
        <w:t>  </w:t>
      </w:r>
    </w:p>
    <w:p w14:paraId="141D56EA" w14:textId="77777777" w:rsidR="00DF1044" w:rsidRPr="00DF1044" w:rsidRDefault="00DF1044" w:rsidP="0061268B">
      <w:pPr>
        <w:spacing w:after="0"/>
        <w:rPr>
          <w:lang w:val="es-DO"/>
        </w:rPr>
      </w:pPr>
      <w:r w:rsidRPr="00DF1044">
        <w:rPr>
          <w:lang w:val="es-DO"/>
        </w:rPr>
        <w:t>Período: 16 de junio al 5 de julio.  </w:t>
      </w:r>
    </w:p>
    <w:p w14:paraId="449C1750" w14:textId="77777777" w:rsidR="00DF1044" w:rsidRPr="00DF1044" w:rsidRDefault="00DF1044" w:rsidP="0061268B">
      <w:pPr>
        <w:spacing w:after="0"/>
        <w:rPr>
          <w:lang w:val="es-DO"/>
        </w:rPr>
      </w:pPr>
      <w:r w:rsidRPr="00DF1044">
        <w:rPr>
          <w:lang w:val="es-DO"/>
        </w:rPr>
        <w:t>Actividades clave:  </w:t>
      </w:r>
    </w:p>
    <w:p w14:paraId="33373CC4" w14:textId="77777777" w:rsidR="00DF1044" w:rsidRPr="00A91247" w:rsidRDefault="00DF1044">
      <w:pPr>
        <w:pStyle w:val="Prrafodelista"/>
        <w:numPr>
          <w:ilvl w:val="0"/>
          <w:numId w:val="14"/>
        </w:numPr>
        <w:spacing w:after="0" w:line="480" w:lineRule="auto"/>
        <w:rPr>
          <w:lang w:val="es-DO"/>
        </w:rPr>
      </w:pPr>
      <w:r w:rsidRPr="00A91247">
        <w:rPr>
          <w:lang w:val="es-DO"/>
        </w:rPr>
        <w:t>Desarrollar el </w:t>
      </w:r>
      <w:proofErr w:type="spellStart"/>
      <w:r w:rsidRPr="00A91247">
        <w:rPr>
          <w:lang w:val="es-DO"/>
        </w:rPr>
        <w:t>backend</w:t>
      </w:r>
      <w:proofErr w:type="spellEnd"/>
      <w:r w:rsidRPr="00A91247">
        <w:rPr>
          <w:lang w:val="es-DO"/>
        </w:rPr>
        <w:t>.  </w:t>
      </w:r>
    </w:p>
    <w:p w14:paraId="692309D6" w14:textId="77777777" w:rsidR="00DF1044" w:rsidRPr="00A91247" w:rsidRDefault="00DF1044">
      <w:pPr>
        <w:pStyle w:val="Prrafodelista"/>
        <w:numPr>
          <w:ilvl w:val="0"/>
          <w:numId w:val="14"/>
        </w:numPr>
        <w:spacing w:after="0" w:line="480" w:lineRule="auto"/>
        <w:rPr>
          <w:lang w:val="es-DO"/>
        </w:rPr>
      </w:pPr>
      <w:r w:rsidRPr="00A91247">
        <w:rPr>
          <w:lang w:val="es-DO"/>
        </w:rPr>
        <w:t>Desarrollar el </w:t>
      </w:r>
      <w:proofErr w:type="spellStart"/>
      <w:r w:rsidRPr="00A91247">
        <w:rPr>
          <w:lang w:val="es-DO"/>
        </w:rPr>
        <w:t>frontend</w:t>
      </w:r>
      <w:proofErr w:type="spellEnd"/>
      <w:r w:rsidRPr="00A91247">
        <w:rPr>
          <w:lang w:val="es-DO"/>
        </w:rPr>
        <w:t>.  </w:t>
      </w:r>
    </w:p>
    <w:p w14:paraId="003D4065" w14:textId="77777777" w:rsidR="00DF1044" w:rsidRPr="00A91247" w:rsidRDefault="00DF1044">
      <w:pPr>
        <w:pStyle w:val="Prrafodelista"/>
        <w:numPr>
          <w:ilvl w:val="0"/>
          <w:numId w:val="14"/>
        </w:numPr>
        <w:spacing w:after="0" w:line="480" w:lineRule="auto"/>
        <w:rPr>
          <w:lang w:val="es-DO"/>
        </w:rPr>
      </w:pPr>
      <w:r w:rsidRPr="00A91247">
        <w:rPr>
          <w:lang w:val="es-DO"/>
        </w:rPr>
        <w:t>Integrar componentes.  </w:t>
      </w:r>
    </w:p>
    <w:p w14:paraId="3EF1F9CB" w14:textId="2A05F360" w:rsidR="00DF1044" w:rsidRPr="00A91247" w:rsidRDefault="00DF1044">
      <w:pPr>
        <w:pStyle w:val="Prrafodelista"/>
        <w:numPr>
          <w:ilvl w:val="0"/>
          <w:numId w:val="14"/>
        </w:numPr>
        <w:spacing w:after="0" w:line="480" w:lineRule="auto"/>
        <w:rPr>
          <w:lang w:val="es-DO"/>
        </w:rPr>
      </w:pPr>
      <w:r w:rsidRPr="00A91247">
        <w:rPr>
          <w:lang w:val="es-DO"/>
        </w:rPr>
        <w:t>Implementar las funcionalidades principales.  </w:t>
      </w:r>
    </w:p>
    <w:p w14:paraId="6408BFAE" w14:textId="77777777" w:rsidR="00DF1044" w:rsidRPr="00DF1044" w:rsidRDefault="00DF1044" w:rsidP="00584323">
      <w:pPr>
        <w:pStyle w:val="Ttulo2"/>
      </w:pPr>
      <w:bookmarkStart w:id="94" w:name="_Toc237457076"/>
      <w:r w:rsidRPr="00DF1044">
        <w:t>Fase 4: Pruebas y corrección de errores</w:t>
      </w:r>
      <w:bookmarkEnd w:id="94"/>
      <w:r w:rsidRPr="00DF1044">
        <w:t>  </w:t>
      </w:r>
    </w:p>
    <w:p w14:paraId="3EAE555F" w14:textId="77777777" w:rsidR="00DF1044" w:rsidRPr="00DF1044" w:rsidRDefault="00DF1044" w:rsidP="00584323">
      <w:pPr>
        <w:spacing w:after="0"/>
        <w:rPr>
          <w:lang w:val="es-DO"/>
        </w:rPr>
      </w:pPr>
      <w:r w:rsidRPr="00DF1044">
        <w:rPr>
          <w:lang w:val="es-DO"/>
        </w:rPr>
        <w:t>Período: 6 de julio al 12 de julio.  </w:t>
      </w:r>
    </w:p>
    <w:p w14:paraId="410DEB36" w14:textId="77777777" w:rsidR="00DF1044" w:rsidRPr="00DF1044" w:rsidRDefault="00DF1044" w:rsidP="00584323">
      <w:pPr>
        <w:spacing w:after="0"/>
        <w:rPr>
          <w:lang w:val="es-DO"/>
        </w:rPr>
      </w:pPr>
      <w:r w:rsidRPr="00DF1044">
        <w:rPr>
          <w:lang w:val="es-DO"/>
        </w:rPr>
        <w:t>Actividades clave:  </w:t>
      </w:r>
    </w:p>
    <w:p w14:paraId="4E055E51" w14:textId="77777777" w:rsidR="00DF1044" w:rsidRPr="00584323" w:rsidRDefault="00DF1044">
      <w:pPr>
        <w:pStyle w:val="Prrafodelista"/>
        <w:numPr>
          <w:ilvl w:val="0"/>
          <w:numId w:val="15"/>
        </w:numPr>
        <w:spacing w:after="0" w:line="480" w:lineRule="auto"/>
        <w:rPr>
          <w:lang w:val="es-DO"/>
        </w:rPr>
      </w:pPr>
      <w:r w:rsidRPr="00584323">
        <w:rPr>
          <w:lang w:val="es-DO"/>
        </w:rPr>
        <w:t>Realizar pruebas funcionales.  </w:t>
      </w:r>
    </w:p>
    <w:p w14:paraId="3F003240" w14:textId="77777777" w:rsidR="00DF1044" w:rsidRPr="00584323" w:rsidRDefault="00DF1044">
      <w:pPr>
        <w:pStyle w:val="Prrafodelista"/>
        <w:numPr>
          <w:ilvl w:val="0"/>
          <w:numId w:val="15"/>
        </w:numPr>
        <w:spacing w:after="0" w:line="480" w:lineRule="auto"/>
        <w:rPr>
          <w:lang w:val="es-DO"/>
        </w:rPr>
      </w:pPr>
      <w:r w:rsidRPr="00584323">
        <w:rPr>
          <w:lang w:val="es-DO"/>
        </w:rPr>
        <w:t>Corregir errores encontrados.  </w:t>
      </w:r>
    </w:p>
    <w:p w14:paraId="31B82B66" w14:textId="72C5C3FC" w:rsidR="00DF1044" w:rsidRPr="00584323" w:rsidRDefault="00DF1044">
      <w:pPr>
        <w:pStyle w:val="Prrafodelista"/>
        <w:numPr>
          <w:ilvl w:val="0"/>
          <w:numId w:val="15"/>
        </w:numPr>
        <w:spacing w:after="0" w:line="480" w:lineRule="auto"/>
        <w:rPr>
          <w:lang w:val="es-DO"/>
        </w:rPr>
      </w:pPr>
      <w:r w:rsidRPr="00584323">
        <w:rPr>
          <w:lang w:val="es-DO"/>
        </w:rPr>
        <w:t>Optimizar el rendimiento.  </w:t>
      </w:r>
    </w:p>
    <w:p w14:paraId="0165B47C" w14:textId="77777777" w:rsidR="00DF1044" w:rsidRPr="00DF1044" w:rsidRDefault="00DF1044" w:rsidP="00584323">
      <w:pPr>
        <w:pStyle w:val="Ttulo2"/>
      </w:pPr>
      <w:bookmarkStart w:id="95" w:name="_Toc237457077"/>
      <w:r w:rsidRPr="00DF1044">
        <w:t>Fase 5: Documentación y entrega final</w:t>
      </w:r>
      <w:bookmarkEnd w:id="95"/>
      <w:r w:rsidRPr="00DF1044">
        <w:t>  </w:t>
      </w:r>
    </w:p>
    <w:p w14:paraId="167ED040" w14:textId="2C290262" w:rsidR="00DF1044" w:rsidRPr="00DF1044" w:rsidRDefault="00DF1044" w:rsidP="00584323">
      <w:pPr>
        <w:spacing w:after="0"/>
        <w:rPr>
          <w:lang w:val="es-DO"/>
        </w:rPr>
      </w:pPr>
      <w:r w:rsidRPr="00DF1044">
        <w:rPr>
          <w:lang w:val="es-DO"/>
        </w:rPr>
        <w:t>Período: 13 de julio al 15 de julio.  </w:t>
      </w:r>
    </w:p>
    <w:p w14:paraId="1A07E43F" w14:textId="77777777" w:rsidR="00DF1044" w:rsidRPr="00DF1044" w:rsidRDefault="00DF1044" w:rsidP="00584323">
      <w:pPr>
        <w:spacing w:after="0"/>
        <w:rPr>
          <w:lang w:val="es-DO"/>
        </w:rPr>
      </w:pPr>
      <w:r w:rsidRPr="00DF1044">
        <w:rPr>
          <w:lang w:val="es-DO"/>
        </w:rPr>
        <w:t>Actividades clave:  </w:t>
      </w:r>
    </w:p>
    <w:p w14:paraId="3BCBF2D1" w14:textId="77777777" w:rsidR="00DF1044" w:rsidRPr="00CF059F" w:rsidRDefault="00DF1044">
      <w:pPr>
        <w:pStyle w:val="Prrafodelista"/>
        <w:numPr>
          <w:ilvl w:val="0"/>
          <w:numId w:val="16"/>
        </w:numPr>
        <w:spacing w:after="0" w:line="480" w:lineRule="auto"/>
        <w:rPr>
          <w:lang w:val="es-DO"/>
        </w:rPr>
      </w:pPr>
      <w:r w:rsidRPr="00CF059F">
        <w:rPr>
          <w:lang w:val="es-DO"/>
        </w:rPr>
        <w:t>Preparar la documentación técnica.  </w:t>
      </w:r>
    </w:p>
    <w:p w14:paraId="1A2F2308" w14:textId="77777777" w:rsidR="00DF1044" w:rsidRPr="00CF059F" w:rsidRDefault="00DF1044">
      <w:pPr>
        <w:pStyle w:val="Prrafodelista"/>
        <w:numPr>
          <w:ilvl w:val="0"/>
          <w:numId w:val="16"/>
        </w:numPr>
        <w:spacing w:after="0" w:line="480" w:lineRule="auto"/>
        <w:rPr>
          <w:lang w:val="es-DO"/>
        </w:rPr>
      </w:pPr>
      <w:r w:rsidRPr="00CF059F">
        <w:rPr>
          <w:lang w:val="es-DO"/>
        </w:rPr>
        <w:t>Crear manuales de usuario.  </w:t>
      </w:r>
    </w:p>
    <w:p w14:paraId="789AFB43" w14:textId="3B4CCF4A" w:rsidR="00372873" w:rsidRDefault="00DF1044">
      <w:pPr>
        <w:pStyle w:val="Prrafodelista"/>
        <w:numPr>
          <w:ilvl w:val="0"/>
          <w:numId w:val="16"/>
        </w:numPr>
        <w:spacing w:after="0" w:line="480" w:lineRule="auto"/>
        <w:rPr>
          <w:lang w:val="es-DO"/>
        </w:rPr>
      </w:pPr>
      <w:r w:rsidRPr="00CF059F">
        <w:rPr>
          <w:lang w:val="es-DO"/>
        </w:rPr>
        <w:t>Hacer la presentación y entrega final del proyecto.  </w:t>
      </w:r>
    </w:p>
    <w:p w14:paraId="15B4CB5E" w14:textId="77777777" w:rsidR="00AB2F01" w:rsidRDefault="00AB2F01" w:rsidP="00AB2F01">
      <w:pPr>
        <w:spacing w:after="0"/>
        <w:rPr>
          <w:lang w:val="es-DO"/>
        </w:rPr>
      </w:pPr>
    </w:p>
    <w:p w14:paraId="21624C7A" w14:textId="77777777" w:rsidR="00AB2F01" w:rsidRDefault="00AB2F01" w:rsidP="00AB2F01">
      <w:pPr>
        <w:spacing w:after="0"/>
        <w:rPr>
          <w:lang w:val="es-DO"/>
        </w:rPr>
      </w:pPr>
    </w:p>
    <w:p w14:paraId="5BA71B30" w14:textId="77777777" w:rsidR="00AB2F01" w:rsidRDefault="00AB2F01" w:rsidP="00AB2F01">
      <w:pPr>
        <w:spacing w:after="0"/>
        <w:rPr>
          <w:lang w:val="es-DO"/>
        </w:rPr>
      </w:pPr>
    </w:p>
    <w:p w14:paraId="645BFBA8" w14:textId="77777777" w:rsidR="00AB2F01" w:rsidRPr="00AB2F01" w:rsidRDefault="00AB2F01" w:rsidP="00AB2F01">
      <w:pPr>
        <w:spacing w:after="0"/>
        <w:rPr>
          <w:lang w:val="es-DO"/>
        </w:rPr>
      </w:pPr>
    </w:p>
    <w:p w14:paraId="2C13498F" w14:textId="5CDF444D" w:rsidR="00372873" w:rsidRPr="00C900C3" w:rsidRDefault="00372873" w:rsidP="00A67573">
      <w:pPr>
        <w:pStyle w:val="Ttulo2"/>
      </w:pPr>
      <w:bookmarkStart w:id="96" w:name="_Toc237457078"/>
      <w:r w:rsidRPr="006F7ACC">
        <w:lastRenderedPageBreak/>
        <w:t>Fechas relevantes</w:t>
      </w:r>
      <w:bookmarkEnd w:id="96"/>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7"/>
        <w:gridCol w:w="4111"/>
        <w:gridCol w:w="2672"/>
      </w:tblGrid>
      <w:tr w:rsidR="00C900C3" w:rsidRPr="00C900C3" w14:paraId="535E2C66"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shd w:val="clear" w:color="auto" w:fill="00B0F0"/>
            <w:hideMark/>
          </w:tcPr>
          <w:p w14:paraId="5146AA45" w14:textId="5177372C" w:rsidR="00C900C3" w:rsidRPr="00C900C3" w:rsidRDefault="00C900C3" w:rsidP="00C900C3">
            <w:pPr>
              <w:pStyle w:val="normaltablas"/>
              <w:spacing w:before="240" w:after="0" w:line="480" w:lineRule="auto"/>
              <w:jc w:val="center"/>
              <w:rPr>
                <w:b/>
                <w:bCs/>
                <w:i w:val="0"/>
                <w:iCs/>
                <w:sz w:val="22"/>
                <w:szCs w:val="22"/>
                <w:lang w:val="es-DO"/>
              </w:rPr>
            </w:pPr>
            <w:r w:rsidRPr="00C900C3">
              <w:rPr>
                <w:b/>
                <w:bCs/>
                <w:i w:val="0"/>
                <w:iCs/>
                <w:sz w:val="22"/>
                <w:szCs w:val="22"/>
                <w:lang w:val="es-DO"/>
              </w:rPr>
              <w:t>Código</w:t>
            </w:r>
          </w:p>
        </w:tc>
        <w:tc>
          <w:tcPr>
            <w:tcW w:w="4111" w:type="dxa"/>
            <w:tcBorders>
              <w:top w:val="single" w:sz="4" w:space="0" w:color="auto"/>
              <w:left w:val="single" w:sz="4" w:space="0" w:color="auto"/>
              <w:bottom w:val="single" w:sz="4" w:space="0" w:color="auto"/>
              <w:right w:val="single" w:sz="4" w:space="0" w:color="auto"/>
            </w:tcBorders>
            <w:shd w:val="clear" w:color="auto" w:fill="00B0F0"/>
            <w:hideMark/>
          </w:tcPr>
          <w:p w14:paraId="1EFF026B" w14:textId="658C70CB" w:rsidR="00C900C3" w:rsidRPr="00C900C3" w:rsidRDefault="00C900C3" w:rsidP="00C900C3">
            <w:pPr>
              <w:pStyle w:val="normaltablas"/>
              <w:spacing w:before="240" w:after="0" w:line="480" w:lineRule="auto"/>
              <w:jc w:val="center"/>
              <w:rPr>
                <w:b/>
                <w:bCs/>
                <w:i w:val="0"/>
                <w:iCs/>
                <w:sz w:val="22"/>
                <w:szCs w:val="22"/>
                <w:lang w:val="es-DO"/>
              </w:rPr>
            </w:pPr>
            <w:r w:rsidRPr="00C900C3">
              <w:rPr>
                <w:b/>
                <w:bCs/>
                <w:i w:val="0"/>
                <w:iCs/>
                <w:sz w:val="22"/>
                <w:szCs w:val="22"/>
                <w:lang w:val="es-DO"/>
              </w:rPr>
              <w:t>Entregable</w:t>
            </w:r>
          </w:p>
        </w:tc>
        <w:tc>
          <w:tcPr>
            <w:tcW w:w="2672" w:type="dxa"/>
            <w:tcBorders>
              <w:top w:val="single" w:sz="4" w:space="0" w:color="auto"/>
              <w:left w:val="single" w:sz="4" w:space="0" w:color="auto"/>
              <w:bottom w:val="single" w:sz="4" w:space="0" w:color="auto"/>
              <w:right w:val="single" w:sz="4" w:space="0" w:color="auto"/>
            </w:tcBorders>
            <w:shd w:val="clear" w:color="auto" w:fill="00B0F0"/>
            <w:hideMark/>
          </w:tcPr>
          <w:p w14:paraId="380C852F" w14:textId="57D00578" w:rsidR="00C900C3" w:rsidRPr="00C900C3" w:rsidRDefault="00C900C3" w:rsidP="00C900C3">
            <w:pPr>
              <w:pStyle w:val="normaltablas"/>
              <w:spacing w:before="240" w:after="0" w:line="480" w:lineRule="auto"/>
              <w:jc w:val="center"/>
              <w:rPr>
                <w:b/>
                <w:bCs/>
                <w:i w:val="0"/>
                <w:iCs/>
                <w:sz w:val="22"/>
                <w:szCs w:val="22"/>
                <w:lang w:val="es-DO"/>
              </w:rPr>
            </w:pPr>
            <w:r w:rsidRPr="00C900C3">
              <w:rPr>
                <w:b/>
                <w:bCs/>
                <w:i w:val="0"/>
                <w:iCs/>
                <w:sz w:val="22"/>
                <w:szCs w:val="22"/>
                <w:lang w:val="es-DO"/>
              </w:rPr>
              <w:t>Fecha</w:t>
            </w:r>
          </w:p>
        </w:tc>
      </w:tr>
      <w:tr w:rsidR="00C900C3" w:rsidRPr="00C900C3" w14:paraId="7064A0F2"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5EDA141A" w14:textId="32EEA284"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E01</w:t>
            </w:r>
          </w:p>
        </w:tc>
        <w:tc>
          <w:tcPr>
            <w:tcW w:w="4111" w:type="dxa"/>
            <w:tcBorders>
              <w:top w:val="single" w:sz="4" w:space="0" w:color="auto"/>
              <w:left w:val="single" w:sz="4" w:space="0" w:color="auto"/>
              <w:bottom w:val="single" w:sz="4" w:space="0" w:color="auto"/>
              <w:right w:val="single" w:sz="4" w:space="0" w:color="auto"/>
            </w:tcBorders>
            <w:hideMark/>
          </w:tcPr>
          <w:p w14:paraId="6F421B7C" w14:textId="07DD8264"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Cuestionario e Instrumentos de Recopilación</w:t>
            </w:r>
          </w:p>
        </w:tc>
        <w:tc>
          <w:tcPr>
            <w:tcW w:w="2672" w:type="dxa"/>
            <w:tcBorders>
              <w:top w:val="single" w:sz="4" w:space="0" w:color="auto"/>
              <w:left w:val="single" w:sz="4" w:space="0" w:color="auto"/>
              <w:bottom w:val="single" w:sz="4" w:space="0" w:color="auto"/>
              <w:right w:val="single" w:sz="4" w:space="0" w:color="auto"/>
            </w:tcBorders>
            <w:hideMark/>
          </w:tcPr>
          <w:p w14:paraId="56254F6B" w14:textId="57DFE109"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02/06/2026</w:t>
            </w:r>
          </w:p>
        </w:tc>
      </w:tr>
      <w:tr w:rsidR="00C900C3" w:rsidRPr="00C900C3" w14:paraId="5EACF3A2"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5F7F6563" w14:textId="42C904A4"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E02</w:t>
            </w:r>
          </w:p>
        </w:tc>
        <w:tc>
          <w:tcPr>
            <w:tcW w:w="4111" w:type="dxa"/>
            <w:tcBorders>
              <w:top w:val="single" w:sz="4" w:space="0" w:color="auto"/>
              <w:left w:val="single" w:sz="4" w:space="0" w:color="auto"/>
              <w:bottom w:val="single" w:sz="4" w:space="0" w:color="auto"/>
              <w:right w:val="single" w:sz="4" w:space="0" w:color="auto"/>
            </w:tcBorders>
            <w:hideMark/>
          </w:tcPr>
          <w:p w14:paraId="3561825F" w14:textId="34C3D069"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Especificación de Requerimientos y Casos de Uso</w:t>
            </w:r>
          </w:p>
        </w:tc>
        <w:tc>
          <w:tcPr>
            <w:tcW w:w="2672" w:type="dxa"/>
            <w:tcBorders>
              <w:top w:val="single" w:sz="4" w:space="0" w:color="auto"/>
              <w:left w:val="single" w:sz="4" w:space="0" w:color="auto"/>
              <w:bottom w:val="single" w:sz="4" w:space="0" w:color="auto"/>
              <w:right w:val="single" w:sz="4" w:space="0" w:color="auto"/>
            </w:tcBorders>
            <w:hideMark/>
          </w:tcPr>
          <w:p w14:paraId="78D35691" w14:textId="571F14E6"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03/06/2026</w:t>
            </w:r>
          </w:p>
        </w:tc>
      </w:tr>
      <w:tr w:rsidR="00C900C3" w:rsidRPr="00C900C3" w14:paraId="5B9F71C3"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2C0B6A8A" w14:textId="5E71A3B4"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E03</w:t>
            </w:r>
          </w:p>
        </w:tc>
        <w:tc>
          <w:tcPr>
            <w:tcW w:w="4111" w:type="dxa"/>
            <w:tcBorders>
              <w:top w:val="single" w:sz="4" w:space="0" w:color="auto"/>
              <w:left w:val="single" w:sz="4" w:space="0" w:color="auto"/>
              <w:bottom w:val="single" w:sz="4" w:space="0" w:color="auto"/>
              <w:right w:val="single" w:sz="4" w:space="0" w:color="auto"/>
            </w:tcBorders>
            <w:hideMark/>
          </w:tcPr>
          <w:p w14:paraId="4D02FE0F" w14:textId="48A21CA9"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Arquitectura del Sistema y Diagramas UML</w:t>
            </w:r>
          </w:p>
        </w:tc>
        <w:tc>
          <w:tcPr>
            <w:tcW w:w="2672" w:type="dxa"/>
            <w:tcBorders>
              <w:top w:val="single" w:sz="4" w:space="0" w:color="auto"/>
              <w:left w:val="single" w:sz="4" w:space="0" w:color="auto"/>
              <w:bottom w:val="single" w:sz="4" w:space="0" w:color="auto"/>
              <w:right w:val="single" w:sz="4" w:space="0" w:color="auto"/>
            </w:tcBorders>
            <w:hideMark/>
          </w:tcPr>
          <w:p w14:paraId="06D95BB2" w14:textId="0E326B4B"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08/06/2026</w:t>
            </w:r>
          </w:p>
        </w:tc>
      </w:tr>
      <w:tr w:rsidR="00C900C3" w:rsidRPr="00C900C3" w14:paraId="51B2F901"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0EDC253A" w14:textId="3F4AE54D"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E04</w:t>
            </w:r>
          </w:p>
        </w:tc>
        <w:tc>
          <w:tcPr>
            <w:tcW w:w="4111" w:type="dxa"/>
            <w:tcBorders>
              <w:top w:val="single" w:sz="4" w:space="0" w:color="auto"/>
              <w:left w:val="single" w:sz="4" w:space="0" w:color="auto"/>
              <w:bottom w:val="single" w:sz="4" w:space="0" w:color="auto"/>
              <w:right w:val="single" w:sz="4" w:space="0" w:color="auto"/>
            </w:tcBorders>
            <w:hideMark/>
          </w:tcPr>
          <w:p w14:paraId="2E8CDE50" w14:textId="374B98A2"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Modelo de Base de Datos (Entidad-Relación)</w:t>
            </w:r>
          </w:p>
        </w:tc>
        <w:tc>
          <w:tcPr>
            <w:tcW w:w="2672" w:type="dxa"/>
            <w:tcBorders>
              <w:top w:val="single" w:sz="4" w:space="0" w:color="auto"/>
              <w:left w:val="single" w:sz="4" w:space="0" w:color="auto"/>
              <w:bottom w:val="single" w:sz="4" w:space="0" w:color="auto"/>
              <w:right w:val="single" w:sz="4" w:space="0" w:color="auto"/>
            </w:tcBorders>
            <w:hideMark/>
          </w:tcPr>
          <w:p w14:paraId="6D397E66" w14:textId="6A2B5AA3"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15/06/2026</w:t>
            </w:r>
          </w:p>
        </w:tc>
      </w:tr>
      <w:tr w:rsidR="00C900C3" w:rsidRPr="00C900C3" w14:paraId="6DE61564"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5A076F35" w14:textId="1C410C9D"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E05</w:t>
            </w:r>
          </w:p>
        </w:tc>
        <w:tc>
          <w:tcPr>
            <w:tcW w:w="4111" w:type="dxa"/>
            <w:tcBorders>
              <w:top w:val="single" w:sz="4" w:space="0" w:color="auto"/>
              <w:left w:val="single" w:sz="4" w:space="0" w:color="auto"/>
              <w:bottom w:val="single" w:sz="4" w:space="0" w:color="auto"/>
              <w:right w:val="single" w:sz="4" w:space="0" w:color="auto"/>
            </w:tcBorders>
            <w:hideMark/>
          </w:tcPr>
          <w:p w14:paraId="6A4227E8" w14:textId="068D9E02"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rPr>
              <w:t>Desarrollo del Módulo de Carga de Evidencias (</w:t>
            </w:r>
            <w:proofErr w:type="spellStart"/>
            <w:r w:rsidRPr="00C900C3">
              <w:rPr>
                <w:i w:val="0"/>
                <w:iCs/>
                <w:sz w:val="22"/>
                <w:szCs w:val="22"/>
              </w:rPr>
              <w:t>Backend</w:t>
            </w:r>
            <w:proofErr w:type="spellEnd"/>
            <w:r w:rsidRPr="00C900C3">
              <w:rPr>
                <w:i w:val="0"/>
                <w:iCs/>
                <w:sz w:val="22"/>
                <w:szCs w:val="22"/>
              </w:rPr>
              <w:t>)</w:t>
            </w:r>
          </w:p>
        </w:tc>
        <w:tc>
          <w:tcPr>
            <w:tcW w:w="2672" w:type="dxa"/>
            <w:tcBorders>
              <w:top w:val="single" w:sz="4" w:space="0" w:color="auto"/>
              <w:left w:val="single" w:sz="4" w:space="0" w:color="auto"/>
              <w:bottom w:val="single" w:sz="4" w:space="0" w:color="auto"/>
              <w:right w:val="single" w:sz="4" w:space="0" w:color="auto"/>
            </w:tcBorders>
            <w:hideMark/>
          </w:tcPr>
          <w:p w14:paraId="0701DF74" w14:textId="01F36455"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26/06/2026</w:t>
            </w:r>
          </w:p>
        </w:tc>
      </w:tr>
      <w:tr w:rsidR="00C900C3" w:rsidRPr="00C900C3" w14:paraId="711836DC"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2ECF9CA2" w14:textId="715CCDCB"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E06</w:t>
            </w:r>
          </w:p>
        </w:tc>
        <w:tc>
          <w:tcPr>
            <w:tcW w:w="4111" w:type="dxa"/>
            <w:tcBorders>
              <w:top w:val="single" w:sz="4" w:space="0" w:color="auto"/>
              <w:left w:val="single" w:sz="4" w:space="0" w:color="auto"/>
              <w:bottom w:val="single" w:sz="4" w:space="0" w:color="auto"/>
              <w:right w:val="single" w:sz="4" w:space="0" w:color="auto"/>
            </w:tcBorders>
            <w:hideMark/>
          </w:tcPr>
          <w:p w14:paraId="6DB8BDB4" w14:textId="104FD871"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Desarrollo de Interfaz de Usuario y Tableros (</w:t>
            </w:r>
            <w:proofErr w:type="spellStart"/>
            <w:r w:rsidRPr="00C900C3">
              <w:rPr>
                <w:i w:val="0"/>
                <w:iCs/>
                <w:sz w:val="22"/>
                <w:szCs w:val="22"/>
                <w:lang w:val="es-DO"/>
              </w:rPr>
              <w:t>Frontend</w:t>
            </w:r>
            <w:proofErr w:type="spellEnd"/>
            <w:r w:rsidRPr="00C900C3">
              <w:rPr>
                <w:i w:val="0"/>
                <w:iCs/>
                <w:sz w:val="22"/>
                <w:szCs w:val="22"/>
                <w:lang w:val="es-DO"/>
              </w:rPr>
              <w:t>)</w:t>
            </w:r>
          </w:p>
        </w:tc>
        <w:tc>
          <w:tcPr>
            <w:tcW w:w="2672" w:type="dxa"/>
            <w:tcBorders>
              <w:top w:val="single" w:sz="4" w:space="0" w:color="auto"/>
              <w:left w:val="single" w:sz="4" w:space="0" w:color="auto"/>
              <w:bottom w:val="single" w:sz="4" w:space="0" w:color="auto"/>
              <w:right w:val="single" w:sz="4" w:space="0" w:color="auto"/>
            </w:tcBorders>
            <w:hideMark/>
          </w:tcPr>
          <w:p w14:paraId="63528DD6" w14:textId="622F1C9F"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05/07/2026</w:t>
            </w:r>
          </w:p>
        </w:tc>
      </w:tr>
      <w:tr w:rsidR="00C900C3" w:rsidRPr="00C900C3" w14:paraId="2EBC3929"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48FD9A3F" w14:textId="4469FB18"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E07</w:t>
            </w:r>
          </w:p>
        </w:tc>
        <w:tc>
          <w:tcPr>
            <w:tcW w:w="4111" w:type="dxa"/>
            <w:tcBorders>
              <w:top w:val="single" w:sz="4" w:space="0" w:color="auto"/>
              <w:left w:val="single" w:sz="4" w:space="0" w:color="auto"/>
              <w:bottom w:val="single" w:sz="4" w:space="0" w:color="auto"/>
              <w:right w:val="single" w:sz="4" w:space="0" w:color="auto"/>
            </w:tcBorders>
            <w:hideMark/>
          </w:tcPr>
          <w:p w14:paraId="44133455" w14:textId="30D2A0CF"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Reporte de Pruebas Funcionales y Corrección de Errores</w:t>
            </w:r>
          </w:p>
        </w:tc>
        <w:tc>
          <w:tcPr>
            <w:tcW w:w="2672" w:type="dxa"/>
            <w:tcBorders>
              <w:top w:val="single" w:sz="4" w:space="0" w:color="auto"/>
              <w:left w:val="single" w:sz="4" w:space="0" w:color="auto"/>
              <w:bottom w:val="single" w:sz="4" w:space="0" w:color="auto"/>
              <w:right w:val="single" w:sz="4" w:space="0" w:color="auto"/>
            </w:tcBorders>
            <w:hideMark/>
          </w:tcPr>
          <w:p w14:paraId="2FCB8BBA" w14:textId="1B6FFDEB"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12/07/2026</w:t>
            </w:r>
          </w:p>
        </w:tc>
      </w:tr>
      <w:tr w:rsidR="00C900C3" w:rsidRPr="00C900C3" w14:paraId="5E990542" w14:textId="77777777" w:rsidTr="006F7ACC">
        <w:trPr>
          <w:trHeight w:val="285"/>
        </w:trPr>
        <w:tc>
          <w:tcPr>
            <w:tcW w:w="2547" w:type="dxa"/>
            <w:tcBorders>
              <w:top w:val="single" w:sz="4" w:space="0" w:color="auto"/>
              <w:left w:val="single" w:sz="4" w:space="0" w:color="auto"/>
              <w:bottom w:val="single" w:sz="4" w:space="0" w:color="auto"/>
              <w:right w:val="single" w:sz="4" w:space="0" w:color="auto"/>
            </w:tcBorders>
            <w:hideMark/>
          </w:tcPr>
          <w:p w14:paraId="05E9A487" w14:textId="326CD63F" w:rsidR="00C900C3" w:rsidRPr="00C900C3" w:rsidRDefault="00C900C3" w:rsidP="00C900C3">
            <w:pPr>
              <w:pStyle w:val="normaltablas"/>
              <w:spacing w:before="240" w:after="0" w:line="480" w:lineRule="auto"/>
              <w:jc w:val="center"/>
              <w:rPr>
                <w:i w:val="0"/>
                <w:iCs/>
                <w:sz w:val="22"/>
                <w:szCs w:val="22"/>
                <w:lang w:val="es-DO"/>
              </w:rPr>
            </w:pPr>
            <w:r w:rsidRPr="00C900C3">
              <w:rPr>
                <w:i w:val="0"/>
                <w:iCs/>
                <w:sz w:val="22"/>
                <w:szCs w:val="22"/>
                <w:lang w:val="es-DO"/>
              </w:rPr>
              <w:t>E08</w:t>
            </w:r>
          </w:p>
        </w:tc>
        <w:tc>
          <w:tcPr>
            <w:tcW w:w="4111" w:type="dxa"/>
            <w:tcBorders>
              <w:top w:val="single" w:sz="4" w:space="0" w:color="auto"/>
              <w:left w:val="single" w:sz="4" w:space="0" w:color="auto"/>
              <w:bottom w:val="single" w:sz="4" w:space="0" w:color="auto"/>
              <w:right w:val="single" w:sz="4" w:space="0" w:color="auto"/>
            </w:tcBorders>
            <w:hideMark/>
          </w:tcPr>
          <w:p w14:paraId="6F597F38" w14:textId="4BA8CC21" w:rsidR="00C900C3" w:rsidRPr="00C900C3" w:rsidRDefault="00C900C3" w:rsidP="00C900C3">
            <w:pPr>
              <w:pStyle w:val="normaltablas"/>
              <w:spacing w:before="240" w:after="0" w:line="480" w:lineRule="auto"/>
              <w:jc w:val="left"/>
              <w:rPr>
                <w:i w:val="0"/>
                <w:iCs/>
                <w:sz w:val="22"/>
                <w:szCs w:val="22"/>
                <w:lang w:val="es-DO"/>
              </w:rPr>
            </w:pPr>
            <w:r w:rsidRPr="00C900C3">
              <w:rPr>
                <w:i w:val="0"/>
                <w:iCs/>
                <w:sz w:val="22"/>
                <w:szCs w:val="22"/>
                <w:lang w:val="es-DO"/>
              </w:rPr>
              <w:t xml:space="preserve">Manual de Usuario </w:t>
            </w:r>
          </w:p>
        </w:tc>
        <w:tc>
          <w:tcPr>
            <w:tcW w:w="2672" w:type="dxa"/>
            <w:tcBorders>
              <w:top w:val="single" w:sz="4" w:space="0" w:color="auto"/>
              <w:left w:val="single" w:sz="4" w:space="0" w:color="auto"/>
              <w:bottom w:val="single" w:sz="4" w:space="0" w:color="auto"/>
              <w:right w:val="single" w:sz="4" w:space="0" w:color="auto"/>
            </w:tcBorders>
            <w:hideMark/>
          </w:tcPr>
          <w:p w14:paraId="57727FAD" w14:textId="2B291CD2" w:rsidR="00C900C3" w:rsidRPr="00C900C3" w:rsidRDefault="009C724A" w:rsidP="00C900C3">
            <w:pPr>
              <w:pStyle w:val="normaltablas"/>
              <w:spacing w:before="240" w:after="0" w:line="480" w:lineRule="auto"/>
              <w:jc w:val="center"/>
              <w:rPr>
                <w:i w:val="0"/>
                <w:iCs/>
                <w:sz w:val="22"/>
                <w:szCs w:val="22"/>
                <w:lang w:val="es-DO"/>
              </w:rPr>
            </w:pPr>
            <w:r>
              <w:rPr>
                <w:i w:val="0"/>
                <w:iCs/>
                <w:sz w:val="22"/>
                <w:szCs w:val="22"/>
                <w:lang w:val="es-DO"/>
              </w:rPr>
              <w:t>15</w:t>
            </w:r>
            <w:r w:rsidR="00C900C3" w:rsidRPr="00C900C3">
              <w:rPr>
                <w:i w:val="0"/>
                <w:iCs/>
                <w:sz w:val="22"/>
                <w:szCs w:val="22"/>
                <w:lang w:val="es-DO"/>
              </w:rPr>
              <w:t>/0</w:t>
            </w:r>
            <w:r>
              <w:rPr>
                <w:i w:val="0"/>
                <w:iCs/>
                <w:sz w:val="22"/>
                <w:szCs w:val="22"/>
                <w:lang w:val="es-DO"/>
              </w:rPr>
              <w:t>7</w:t>
            </w:r>
            <w:r w:rsidR="00C900C3" w:rsidRPr="00C900C3">
              <w:rPr>
                <w:i w:val="0"/>
                <w:iCs/>
                <w:sz w:val="22"/>
                <w:szCs w:val="22"/>
                <w:lang w:val="es-DO"/>
              </w:rPr>
              <w:t>/2026</w:t>
            </w:r>
          </w:p>
        </w:tc>
      </w:tr>
    </w:tbl>
    <w:p w14:paraId="61D94445" w14:textId="77777777" w:rsidR="009C724A" w:rsidRPr="009C724A" w:rsidRDefault="009C724A" w:rsidP="009C724A">
      <w:pPr>
        <w:pStyle w:val="Ttulo1"/>
        <w:numPr>
          <w:ilvl w:val="0"/>
          <w:numId w:val="0"/>
        </w:numPr>
        <w:ind w:left="720"/>
        <w:jc w:val="both"/>
        <w:rPr>
          <w:sz w:val="10"/>
          <w:szCs w:val="10"/>
        </w:rPr>
      </w:pPr>
    </w:p>
    <w:p w14:paraId="0A04EEF4" w14:textId="7AE5CEE3" w:rsidR="006A1B69" w:rsidRDefault="006A1B69" w:rsidP="006A1B69">
      <w:pPr>
        <w:pStyle w:val="Ttulo1"/>
      </w:pPr>
      <w:bookmarkStart w:id="97" w:name="_Toc237457079"/>
      <w:r>
        <w:rPr>
          <w:noProof/>
          <w:lang w:eastAsia="es-DO"/>
          <w14:ligatures w14:val="standardContextual"/>
        </w:rPr>
        <w:drawing>
          <wp:anchor distT="0" distB="0" distL="114300" distR="114300" simplePos="0" relativeHeight="251692544" behindDoc="0" locked="0" layoutInCell="1" allowOverlap="1" wp14:anchorId="5AD2F4C0" wp14:editId="170C6BA0">
            <wp:simplePos x="0" y="0"/>
            <wp:positionH relativeFrom="margin">
              <wp:posOffset>-57150</wp:posOffset>
            </wp:positionH>
            <wp:positionV relativeFrom="paragraph">
              <wp:posOffset>329675</wp:posOffset>
            </wp:positionV>
            <wp:extent cx="6000750" cy="2085975"/>
            <wp:effectExtent l="0" t="0" r="0" b="9525"/>
            <wp:wrapNone/>
            <wp:docPr id="7997944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4415" name="Imagen 799794415"/>
                    <pic:cNvPicPr/>
                  </pic:nvPicPr>
                  <pic:blipFill rotWithShape="1">
                    <a:blip r:embed="rId10">
                      <a:extLst>
                        <a:ext uri="{28A0092B-C50C-407E-A947-70E740481C1C}">
                          <a14:useLocalDpi xmlns:a14="http://schemas.microsoft.com/office/drawing/2010/main" val="0"/>
                        </a:ext>
                      </a:extLst>
                    </a:blip>
                    <a:srcRect l="9281" t="39834" r="9069" b="8133"/>
                    <a:stretch>
                      <a:fillRect/>
                    </a:stretch>
                  </pic:blipFill>
                  <pic:spPr bwMode="auto">
                    <a:xfrm>
                      <a:off x="0" y="0"/>
                      <a:ext cx="6000750" cy="2085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5457" w:rsidRPr="00DF1044">
        <w:t>Diagrama de Gantt (MS Project)</w:t>
      </w:r>
      <w:bookmarkEnd w:id="97"/>
    </w:p>
    <w:p w14:paraId="60789900" w14:textId="473880A8" w:rsidR="006A1B69" w:rsidRDefault="006A1B69" w:rsidP="006A1B69">
      <w:pPr>
        <w:pStyle w:val="Ttulo1"/>
        <w:numPr>
          <w:ilvl w:val="0"/>
          <w:numId w:val="0"/>
        </w:numPr>
        <w:ind w:left="360"/>
      </w:pPr>
    </w:p>
    <w:p w14:paraId="45EC7D31" w14:textId="2A8E34D0" w:rsidR="006A1B69" w:rsidRDefault="006A1B69" w:rsidP="006A1B69">
      <w:pPr>
        <w:pStyle w:val="Ttulo1"/>
        <w:numPr>
          <w:ilvl w:val="0"/>
          <w:numId w:val="0"/>
        </w:numPr>
        <w:ind w:left="360"/>
      </w:pPr>
    </w:p>
    <w:p w14:paraId="42BF721C" w14:textId="0D927057" w:rsidR="006A1B69" w:rsidRPr="006A1B69" w:rsidRDefault="00555457" w:rsidP="006A1B69">
      <w:pPr>
        <w:pStyle w:val="Ttulo1"/>
        <w:numPr>
          <w:ilvl w:val="0"/>
          <w:numId w:val="0"/>
        </w:numPr>
        <w:ind w:left="360"/>
      </w:pPr>
      <w:r w:rsidRPr="00DF1044">
        <w:fldChar w:fldCharType="begin"/>
      </w:r>
      <w:r w:rsidRPr="00DF1044">
        <w:instrText xml:space="preserve"> XE "Diagrama de Gantt (MS Project);31" </w:instrText>
      </w:r>
      <w:r w:rsidRPr="00DF1044">
        <w:fldChar w:fldCharType="end"/>
      </w:r>
    </w:p>
    <w:p w14:paraId="40AEBE0E" w14:textId="5422C253" w:rsidR="006A1B69" w:rsidRDefault="006A1B69" w:rsidP="006A1B69">
      <w:pPr>
        <w:pStyle w:val="Ttulo1"/>
        <w:numPr>
          <w:ilvl w:val="0"/>
          <w:numId w:val="0"/>
        </w:numPr>
        <w:ind w:left="720"/>
      </w:pPr>
    </w:p>
    <w:p w14:paraId="24E58810" w14:textId="77777777" w:rsidR="006A1B69" w:rsidRPr="006A1B69" w:rsidRDefault="006A1B69" w:rsidP="006A1B69">
      <w:pPr>
        <w:ind w:firstLine="0"/>
        <w:rPr>
          <w:lang w:val="es-DO"/>
        </w:rPr>
      </w:pPr>
    </w:p>
    <w:p w14:paraId="5DBAF919" w14:textId="3423294B" w:rsidR="00555457" w:rsidRPr="00555457" w:rsidRDefault="00555457" w:rsidP="009A00C3">
      <w:pPr>
        <w:pStyle w:val="Ttulo1"/>
      </w:pPr>
      <w:bookmarkStart w:id="98" w:name="_Toc237457080"/>
      <w:r w:rsidRPr="00555457">
        <w:t>Herramientas De Seguimiento Y Control</w:t>
      </w:r>
      <w:bookmarkEnd w:id="98"/>
      <w:r w:rsidR="007F1254">
        <w:t xml:space="preserve"> </w:t>
      </w:r>
      <w:r w:rsidRPr="00555457">
        <w:fldChar w:fldCharType="begin"/>
      </w:r>
      <w:r w:rsidRPr="00555457">
        <w:instrText xml:space="preserve"> XE "Herramientas De Seguimiento Y Control;32" </w:instrText>
      </w:r>
      <w:r w:rsidRPr="00555457">
        <w:fldChar w:fldCharType="end"/>
      </w:r>
    </w:p>
    <w:p w14:paraId="214D085A" w14:textId="586CC6A5" w:rsidR="00DF1044" w:rsidRPr="006A1B69" w:rsidRDefault="00DF1044" w:rsidP="006A1B69">
      <w:pPr>
        <w:rPr>
          <w:lang w:val="es-DO"/>
        </w:rPr>
      </w:pPr>
      <w:r w:rsidRPr="00DF1044">
        <w:rPr>
          <w:lang w:val="es-DO"/>
        </w:rPr>
        <w:t>Para asegurar que el proyecto se administre bien, usaremos varias herramientas que nos ayuden a monitorear el progreso de las actividades, controlar los plazos y gestionar cualquier cambio que surja en el camino.  </w:t>
      </w:r>
    </w:p>
    <w:p w14:paraId="56531C8A" w14:textId="1A3F8D09" w:rsidR="00DF1044" w:rsidRPr="00143034" w:rsidRDefault="00DF1044" w:rsidP="00143034">
      <w:pPr>
        <w:pStyle w:val="Ttulo2"/>
      </w:pPr>
      <w:bookmarkStart w:id="99" w:name="_Toc237457081"/>
      <w:r w:rsidRPr="00143034">
        <w:t>Git y GitHub</w:t>
      </w:r>
      <w:bookmarkEnd w:id="99"/>
      <w:r w:rsidRPr="00143034">
        <w:t>   </w:t>
      </w:r>
    </w:p>
    <w:p w14:paraId="783FFEA6" w14:textId="6FA1063D" w:rsidR="00DF1044" w:rsidRPr="006A1B69" w:rsidRDefault="00DF1044" w:rsidP="00143034">
      <w:pPr>
        <w:rPr>
          <w:lang w:val="es-DO"/>
        </w:rPr>
      </w:pPr>
      <w:r w:rsidRPr="00DF1044">
        <w:rPr>
          <w:lang w:val="es-DO"/>
        </w:rPr>
        <w:t>Estas herramientas nos servirán para llevar el control de las versiones del código. Nos permitirán registrar cambios, mantener un historial de las modificaciones y trabajar juntos de manera más fácil.  </w:t>
      </w:r>
    </w:p>
    <w:p w14:paraId="438DA80A" w14:textId="2C122EA6" w:rsidR="00DF1044" w:rsidRPr="00143034" w:rsidRDefault="00DF1044" w:rsidP="00143034">
      <w:pPr>
        <w:pStyle w:val="Ttulo2"/>
      </w:pPr>
      <w:bookmarkStart w:id="100" w:name="_Toc237457082"/>
      <w:r w:rsidRPr="00143034">
        <w:t>Microsoft Project</w:t>
      </w:r>
      <w:bookmarkEnd w:id="100"/>
      <w:r w:rsidRPr="00143034">
        <w:t>  </w:t>
      </w:r>
    </w:p>
    <w:p w14:paraId="05456DBB" w14:textId="68559D41" w:rsidR="00DF1044" w:rsidRPr="00DF1044" w:rsidRDefault="00DF1044" w:rsidP="00143034">
      <w:pPr>
        <w:rPr>
          <w:lang w:val="es-DO"/>
        </w:rPr>
      </w:pPr>
      <w:r w:rsidRPr="00DF1044">
        <w:rPr>
          <w:lang w:val="es-DO"/>
        </w:rPr>
        <w:t>Utilizaremos esta herramienta para planificar y hacer seguimiento de las actividades del proyecto, creando un cronograma y un diagrama de Gantt.  </w:t>
      </w:r>
    </w:p>
    <w:p w14:paraId="3D422D57" w14:textId="36E0903F" w:rsidR="00DF1044" w:rsidRPr="00143034" w:rsidRDefault="00DF1044" w:rsidP="00143034">
      <w:pPr>
        <w:pStyle w:val="Ttulo2"/>
      </w:pPr>
      <w:bookmarkStart w:id="101" w:name="_Toc237457083"/>
      <w:r w:rsidRPr="00143034">
        <w:t>Trello</w:t>
      </w:r>
      <w:bookmarkEnd w:id="101"/>
      <w:r w:rsidRPr="00143034">
        <w:t>  </w:t>
      </w:r>
    </w:p>
    <w:p w14:paraId="540C4013" w14:textId="1BE8E537" w:rsidR="00DF1044" w:rsidRPr="00DF1044" w:rsidRDefault="00DF1044" w:rsidP="00143034">
      <w:pPr>
        <w:rPr>
          <w:lang w:val="es-DO"/>
        </w:rPr>
      </w:pPr>
      <w:r w:rsidRPr="00DF1044">
        <w:rPr>
          <w:lang w:val="es-DO"/>
        </w:rPr>
        <w:t>Esta plataforma nos ayudará a organizar tareas, asignar responsabilidades y seguir el estado de cada actividad usando tableros de trabajo colaborativos.  </w:t>
      </w:r>
    </w:p>
    <w:p w14:paraId="0E4987A3" w14:textId="426FF727" w:rsidR="00DF1044" w:rsidRPr="007F702B" w:rsidRDefault="00DF1044" w:rsidP="007F702B">
      <w:pPr>
        <w:pStyle w:val="Ttulo2"/>
      </w:pPr>
      <w:bookmarkStart w:id="102" w:name="_Toc237457084"/>
      <w:r w:rsidRPr="00143034">
        <w:lastRenderedPageBreak/>
        <w:t>Reuniones de Seguimiento</w:t>
      </w:r>
      <w:bookmarkEnd w:id="102"/>
      <w:r w:rsidRPr="00143034">
        <w:t>  </w:t>
      </w:r>
    </w:p>
    <w:p w14:paraId="3498EDAA" w14:textId="75E73BAB" w:rsidR="00DF1044" w:rsidRPr="00DF1044" w:rsidRDefault="00DF1044" w:rsidP="00143034">
      <w:pPr>
        <w:rPr>
          <w:lang w:val="es-DO"/>
        </w:rPr>
      </w:pPr>
      <w:r w:rsidRPr="00DF1044">
        <w:rPr>
          <w:lang w:val="es-DO"/>
        </w:rPr>
        <w:t>El equipo se reunirá de forma regular para revisar el avance del proyecto, identificar riesgos y decidir las acciones correctivas si son necesarias.  </w:t>
      </w:r>
    </w:p>
    <w:p w14:paraId="2A22ECA8" w14:textId="1E7BB546" w:rsidR="00DF1044" w:rsidRPr="00143034" w:rsidRDefault="00DF1044" w:rsidP="00143034">
      <w:pPr>
        <w:pStyle w:val="Ttulo2"/>
      </w:pPr>
      <w:bookmarkStart w:id="103" w:name="_Toc237457085"/>
      <w:r w:rsidRPr="00143034">
        <w:t>Documentación Técnica</w:t>
      </w:r>
      <w:bookmarkEnd w:id="103"/>
      <w:r w:rsidRPr="00143034">
        <w:t>  </w:t>
      </w:r>
    </w:p>
    <w:p w14:paraId="18DDC3C6" w14:textId="77777777" w:rsidR="00DF1044" w:rsidRPr="00DF1044" w:rsidRDefault="00DF1044" w:rsidP="00143034">
      <w:pPr>
        <w:rPr>
          <w:lang w:val="es-DO"/>
        </w:rPr>
      </w:pPr>
      <w:r w:rsidRPr="00DF1044">
        <w:rPr>
          <w:lang w:val="es-DO"/>
        </w:rPr>
        <w:t>Toda la información del proyecto se documentará continuamente para facilitar el seguimiento de los avances y el intercambio de conocimientos entre los miembros del equipo. </w:t>
      </w:r>
    </w:p>
    <w:p w14:paraId="3308600A" w14:textId="3C1894B4" w:rsidR="00555457" w:rsidRPr="00555457" w:rsidRDefault="00555457" w:rsidP="009A00C3">
      <w:pPr>
        <w:pStyle w:val="Ttulo1"/>
      </w:pPr>
      <w:bookmarkStart w:id="104" w:name="_Toc237457086"/>
      <w:r w:rsidRPr="00555457">
        <w:t>Conclusiones Y Recomendaciones</w:t>
      </w:r>
      <w:bookmarkEnd w:id="104"/>
    </w:p>
    <w:p w14:paraId="635933A0" w14:textId="5ED1B8E7" w:rsidR="00555457" w:rsidRPr="003C5214" w:rsidRDefault="00555457" w:rsidP="003C5214">
      <w:pPr>
        <w:pStyle w:val="Ttulo2"/>
      </w:pPr>
      <w:bookmarkStart w:id="105" w:name="_Toc237457087"/>
      <w:r w:rsidRPr="003C5214">
        <w:t>Conclusiones</w:t>
      </w:r>
      <w:bookmarkEnd w:id="105"/>
    </w:p>
    <w:p w14:paraId="4258B572" w14:textId="77777777" w:rsidR="00DF1044" w:rsidRPr="007F702B" w:rsidRDefault="00DF1044" w:rsidP="007F702B">
      <w:pPr>
        <w:rPr>
          <w:sz w:val="18"/>
          <w:szCs w:val="18"/>
          <w:lang w:val="es-DO"/>
        </w:rPr>
      </w:pPr>
      <w:r w:rsidRPr="007F702B">
        <w:rPr>
          <w:rStyle w:val="normaltextrun"/>
          <w:rFonts w:cs="Arial"/>
        </w:rPr>
        <w:t>Crear el Sistema de Gestión de Evidencias para la Evaluación Quinquenal UASD–MESCyT es una gran oportunidad para modernizar y mejorar cómo se manejan los documentos en las evaluaciones institucionales del Ministerio de Educación Superior, Ciencia y Tecnología. </w:t>
      </w:r>
      <w:r w:rsidRPr="007F702B">
        <w:rPr>
          <w:rStyle w:val="eop"/>
          <w:rFonts w:cs="Arial"/>
        </w:rPr>
        <w:t> </w:t>
      </w:r>
    </w:p>
    <w:p w14:paraId="6035B532" w14:textId="77777777" w:rsidR="00DF1044" w:rsidRPr="007F702B" w:rsidRDefault="00DF1044" w:rsidP="007F702B">
      <w:pPr>
        <w:rPr>
          <w:rFonts w:cs="Arial"/>
          <w:sz w:val="18"/>
          <w:szCs w:val="18"/>
        </w:rPr>
      </w:pPr>
      <w:r w:rsidRPr="007F702B">
        <w:rPr>
          <w:rStyle w:val="normaltextrun"/>
          <w:rFonts w:cs="Arial"/>
        </w:rPr>
        <w:t>Con una plataforma centralizada, será más fácil organizar, acceder y rastrear las evidencias institucionales. Esto reducirá mucho la necesidad de procesos manuales y herramientas sueltas que se utilizan en la actualidad. </w:t>
      </w:r>
      <w:r w:rsidRPr="007F702B">
        <w:rPr>
          <w:rStyle w:val="eop"/>
          <w:rFonts w:cs="Arial"/>
        </w:rPr>
        <w:t> </w:t>
      </w:r>
    </w:p>
    <w:p w14:paraId="077536C1" w14:textId="77777777" w:rsidR="00DF1044" w:rsidRPr="007F702B" w:rsidRDefault="00DF1044" w:rsidP="007F702B">
      <w:pPr>
        <w:rPr>
          <w:rFonts w:cs="Arial"/>
          <w:sz w:val="18"/>
          <w:szCs w:val="18"/>
        </w:rPr>
      </w:pPr>
      <w:r w:rsidRPr="007F702B">
        <w:rPr>
          <w:rStyle w:val="normaltextrun"/>
          <w:rFonts w:cs="Arial"/>
        </w:rPr>
        <w:t>Además, el sistema ayudará a mejorar la coordinación entre las distintas facultades, escuelas, departamentos y unidades administrativas de la universidad. Así, será más sencillo cumplir con lo que se necesita durante las evaluaciones institucionales. </w:t>
      </w:r>
      <w:r w:rsidRPr="007F702B">
        <w:rPr>
          <w:rStyle w:val="eop"/>
          <w:rFonts w:cs="Arial"/>
        </w:rPr>
        <w:t> </w:t>
      </w:r>
    </w:p>
    <w:p w14:paraId="3324FB43" w14:textId="6DCB432E" w:rsidR="00DF1044" w:rsidRDefault="00DF1044" w:rsidP="007F702B">
      <w:pPr>
        <w:rPr>
          <w:rStyle w:val="eop"/>
          <w:rFonts w:cs="Arial"/>
        </w:rPr>
      </w:pPr>
      <w:r w:rsidRPr="007F702B">
        <w:rPr>
          <w:rStyle w:val="normaltextrun"/>
          <w:rFonts w:cs="Arial"/>
        </w:rPr>
        <w:t>En resumen, el proyecto muestra cómo usar tecnologías web modernas puede ofrecer soluciones efectivas a las necesidades de gestión documental, promoviendo una cultura de mejora continua y asegurando la calidad en la institución.</w:t>
      </w:r>
      <w:r w:rsidRPr="007F702B">
        <w:rPr>
          <w:rStyle w:val="eop"/>
          <w:rFonts w:cs="Arial"/>
        </w:rPr>
        <w:t> </w:t>
      </w:r>
    </w:p>
    <w:p w14:paraId="634FBF92" w14:textId="77777777" w:rsidR="00861FB3" w:rsidRPr="007F702B" w:rsidRDefault="00861FB3" w:rsidP="007F702B">
      <w:pPr>
        <w:rPr>
          <w:rFonts w:cs="Arial"/>
          <w:sz w:val="18"/>
          <w:szCs w:val="18"/>
        </w:rPr>
      </w:pPr>
    </w:p>
    <w:p w14:paraId="701E72B7" w14:textId="77777777" w:rsidR="00555457" w:rsidRPr="003C5214" w:rsidRDefault="00555457" w:rsidP="003C5214">
      <w:pPr>
        <w:pStyle w:val="Ttulo2"/>
      </w:pPr>
      <w:bookmarkStart w:id="106" w:name="_Toc237457088"/>
      <w:r w:rsidRPr="003C5214">
        <w:lastRenderedPageBreak/>
        <w:t>Recomendaciones</w:t>
      </w:r>
      <w:bookmarkEnd w:id="106"/>
    </w:p>
    <w:p w14:paraId="489A4399" w14:textId="77777777" w:rsidR="00DF1044" w:rsidRPr="00DF1044" w:rsidRDefault="00DF1044" w:rsidP="00143034">
      <w:pPr>
        <w:rPr>
          <w:lang w:val="es-DO"/>
        </w:rPr>
      </w:pPr>
      <w:r w:rsidRPr="00DF1044">
        <w:t>Mantener actualizada la información en el sistema para asegurar que las evidencias sean confiables.</w:t>
      </w:r>
      <w:r w:rsidRPr="00DF1044">
        <w:rPr>
          <w:lang w:val="es-DO"/>
        </w:rPr>
        <w:t> </w:t>
      </w:r>
    </w:p>
    <w:p w14:paraId="61201AD3" w14:textId="77777777" w:rsidR="00DF1044" w:rsidRPr="00DF1044" w:rsidRDefault="00DF1044" w:rsidP="00143034">
      <w:pPr>
        <w:rPr>
          <w:lang w:val="es-DO"/>
        </w:rPr>
      </w:pPr>
      <w:r w:rsidRPr="00DF1044">
        <w:t>Capacitar bien a los usuarios encargados de subir y validar documentos.</w:t>
      </w:r>
      <w:r w:rsidRPr="00DF1044">
        <w:rPr>
          <w:lang w:val="es-DO"/>
        </w:rPr>
        <w:t> </w:t>
      </w:r>
    </w:p>
    <w:p w14:paraId="27B1ED1E" w14:textId="77777777" w:rsidR="00DF1044" w:rsidRPr="00DF1044" w:rsidRDefault="00DF1044" w:rsidP="00143034">
      <w:pPr>
        <w:rPr>
          <w:lang w:val="es-DO"/>
        </w:rPr>
      </w:pPr>
      <w:r w:rsidRPr="00DF1044">
        <w:t>Establecer políticas para hacer copias de seguridad de manera regular y evitar la pérdida de datos.</w:t>
      </w:r>
      <w:r w:rsidRPr="00DF1044">
        <w:rPr>
          <w:lang w:val="es-DO"/>
        </w:rPr>
        <w:t> </w:t>
      </w:r>
    </w:p>
    <w:p w14:paraId="6FE250EB" w14:textId="77777777" w:rsidR="00DF1044" w:rsidRPr="00DF1044" w:rsidRDefault="00DF1044" w:rsidP="00143034">
      <w:pPr>
        <w:rPr>
          <w:lang w:val="es-DO"/>
        </w:rPr>
      </w:pPr>
      <w:r w:rsidRPr="00DF1044">
        <w:t>Realizar auditorías y revisiones periódicas para comprobar la calidad y consistencia de las evidencias.</w:t>
      </w:r>
      <w:r w:rsidRPr="00DF1044">
        <w:rPr>
          <w:lang w:val="es-DO"/>
        </w:rPr>
        <w:t> </w:t>
      </w:r>
    </w:p>
    <w:p w14:paraId="584729FA" w14:textId="77777777" w:rsidR="00DF1044" w:rsidRPr="00DF1044" w:rsidRDefault="00DF1044" w:rsidP="00143034">
      <w:pPr>
        <w:rPr>
          <w:lang w:val="es-DO"/>
        </w:rPr>
      </w:pPr>
      <w:r w:rsidRPr="00DF1044">
        <w:t>Pensar en futuras integraciones con otros sistemas de la institución para ampliar las funciones de la plataforma.</w:t>
      </w:r>
      <w:r w:rsidRPr="00DF1044">
        <w:rPr>
          <w:lang w:val="es-DO"/>
        </w:rPr>
        <w:t> </w:t>
      </w:r>
    </w:p>
    <w:p w14:paraId="3D223729" w14:textId="77777777" w:rsidR="00DF1044" w:rsidRPr="00DF1044" w:rsidRDefault="00DF1044" w:rsidP="00143034">
      <w:pPr>
        <w:rPr>
          <w:lang w:val="es-DO"/>
        </w:rPr>
      </w:pPr>
      <w:r w:rsidRPr="00DF1044">
        <w:t>Seguir incorporando nuevas herramientas para análisis, informes y monitoreo que fortalezcan la evaluación y aseguramiento de la calidad.</w:t>
      </w:r>
      <w:r w:rsidRPr="00DF1044">
        <w:rPr>
          <w:lang w:val="es-DO"/>
        </w:rPr>
        <w:t> </w:t>
      </w:r>
    </w:p>
    <w:p w14:paraId="5B23BE68" w14:textId="568FC1DC" w:rsidR="00555457" w:rsidRDefault="00DF1044" w:rsidP="00143034">
      <w:pPr>
        <w:rPr>
          <w:lang w:val="es-DO"/>
        </w:rPr>
      </w:pPr>
      <w:r w:rsidRPr="00DF1044">
        <w:t>Mantener un proceso constante de mejora y actualización tecnológica para asegurar la sostenibilidad y el crecimiento del sistema a largo plazo.</w:t>
      </w:r>
      <w:r w:rsidRPr="00DF1044">
        <w:rPr>
          <w:lang w:val="es-DO"/>
        </w:rPr>
        <w:t> </w:t>
      </w:r>
    </w:p>
    <w:p w14:paraId="63987F10" w14:textId="77777777" w:rsidR="00861FB3" w:rsidRDefault="00861FB3" w:rsidP="00143034">
      <w:pPr>
        <w:rPr>
          <w:lang w:val="es-DO"/>
        </w:rPr>
      </w:pPr>
    </w:p>
    <w:p w14:paraId="6FB96C99" w14:textId="77777777" w:rsidR="00861FB3" w:rsidRDefault="00861FB3" w:rsidP="00143034">
      <w:pPr>
        <w:rPr>
          <w:lang w:val="es-DO"/>
        </w:rPr>
      </w:pPr>
    </w:p>
    <w:p w14:paraId="3CD87868" w14:textId="77777777" w:rsidR="00861FB3" w:rsidRDefault="00861FB3" w:rsidP="00143034">
      <w:pPr>
        <w:rPr>
          <w:lang w:val="es-DO"/>
        </w:rPr>
      </w:pPr>
    </w:p>
    <w:p w14:paraId="07966A5E" w14:textId="77777777" w:rsidR="00861FB3" w:rsidRDefault="00861FB3" w:rsidP="00143034">
      <w:pPr>
        <w:rPr>
          <w:lang w:val="es-DO"/>
        </w:rPr>
      </w:pPr>
    </w:p>
    <w:p w14:paraId="73DBAEA3" w14:textId="77777777" w:rsidR="00861FB3" w:rsidRDefault="00861FB3" w:rsidP="00143034">
      <w:pPr>
        <w:rPr>
          <w:lang w:val="es-DO"/>
        </w:rPr>
      </w:pPr>
    </w:p>
    <w:p w14:paraId="2ADBED92" w14:textId="77777777" w:rsidR="00861FB3" w:rsidRPr="00143034" w:rsidRDefault="00861FB3" w:rsidP="00143034">
      <w:pPr>
        <w:rPr>
          <w:lang w:val="es-DO"/>
        </w:rPr>
      </w:pPr>
    </w:p>
    <w:p w14:paraId="60ED2A92" w14:textId="76C9BDF1" w:rsidR="00555457" w:rsidRPr="009A00C3" w:rsidRDefault="00555457" w:rsidP="009A00C3">
      <w:pPr>
        <w:pStyle w:val="Ttulo1"/>
      </w:pPr>
      <w:bookmarkStart w:id="107" w:name="_Toc237457089"/>
      <w:r w:rsidRPr="00DF1044">
        <w:lastRenderedPageBreak/>
        <w:t>Bibliografía Y Referencias Electrónicas</w:t>
      </w:r>
      <w:bookmarkEnd w:id="107"/>
      <w:r w:rsidRPr="009A00C3">
        <w:rPr>
          <w:sz w:val="32"/>
          <w:szCs w:val="32"/>
        </w:rPr>
        <w:fldChar w:fldCharType="begin"/>
      </w:r>
      <w:r w:rsidRPr="009A00C3">
        <w:instrText xml:space="preserve"> XE "</w:instrText>
      </w:r>
      <w:r w:rsidRPr="009A00C3">
        <w:rPr>
          <w:sz w:val="32"/>
          <w:szCs w:val="32"/>
        </w:rPr>
        <w:instrText>Bibliografía Y Referencias Electrónicas;33</w:instrText>
      </w:r>
      <w:r w:rsidRPr="009A00C3">
        <w:instrText xml:space="preserve">" </w:instrText>
      </w:r>
      <w:r w:rsidRPr="009A00C3">
        <w:rPr>
          <w:sz w:val="32"/>
          <w:szCs w:val="32"/>
        </w:rPr>
        <w:fldChar w:fldCharType="end"/>
      </w:r>
    </w:p>
    <w:p w14:paraId="139C05C9" w14:textId="77777777" w:rsidR="00FB7D38" w:rsidRPr="00FB7D38" w:rsidRDefault="00FB7D38" w:rsidP="00B773FD">
      <w:pPr>
        <w:pStyle w:val="Bibliografias"/>
      </w:pPr>
      <w:r w:rsidRPr="00FB7D38">
        <w:t xml:space="preserve">Google Developers. (2025). </w:t>
      </w:r>
      <w:r w:rsidRPr="00FB7D38">
        <w:rPr>
          <w:rStyle w:val="nfasis"/>
        </w:rPr>
        <w:t>Angular documentation</w:t>
      </w:r>
      <w:r w:rsidRPr="00FB7D38">
        <w:t xml:space="preserve">. </w:t>
      </w:r>
      <w:hyperlink r:id="rId11" w:history="1">
        <w:r w:rsidRPr="00FB7D38">
          <w:rPr>
            <w:rStyle w:val="Hipervnculo"/>
          </w:rPr>
          <w:t>https://angular.dev</w:t>
        </w:r>
      </w:hyperlink>
    </w:p>
    <w:p w14:paraId="6396BB52" w14:textId="77777777" w:rsidR="00FB7D38" w:rsidRDefault="00FB7D38" w:rsidP="00B773FD">
      <w:pPr>
        <w:pStyle w:val="Bibliografias"/>
      </w:pPr>
      <w:proofErr w:type="spellStart"/>
      <w:r w:rsidRPr="00FB7D38">
        <w:t>Hostinger</w:t>
      </w:r>
      <w:proofErr w:type="spellEnd"/>
      <w:r w:rsidRPr="00FB7D38">
        <w:t xml:space="preserve">. (2025). </w:t>
      </w:r>
      <w:r w:rsidRPr="00FB7D38">
        <w:rPr>
          <w:rStyle w:val="nfasis"/>
        </w:rPr>
        <w:t>Cloud hosting</w:t>
      </w:r>
      <w:r w:rsidRPr="00FB7D38">
        <w:t xml:space="preserve">. </w:t>
      </w:r>
      <w:hyperlink r:id="rId12" w:history="1">
        <w:r>
          <w:rPr>
            <w:rStyle w:val="Hipervnculo"/>
          </w:rPr>
          <w:t>https://www.hostinger.com/cloud-hosting</w:t>
        </w:r>
      </w:hyperlink>
    </w:p>
    <w:p w14:paraId="289D27AF" w14:textId="77777777" w:rsidR="00FB7D38" w:rsidRPr="00DE4C5F" w:rsidRDefault="00FB7D38" w:rsidP="00B773FD">
      <w:pPr>
        <w:pStyle w:val="Bibliografias"/>
        <w:rPr>
          <w:lang w:val="es-DO"/>
        </w:rPr>
      </w:pPr>
      <w:r w:rsidRPr="00DE4C5F">
        <w:rPr>
          <w:lang w:val="es-DO"/>
        </w:rPr>
        <w:t xml:space="preserve">Instituto Nacional de Tecnologías Educativas y de Formación del Profesorado. (s.f.). </w:t>
      </w:r>
      <w:r w:rsidRPr="00DE4C5F">
        <w:rPr>
          <w:rStyle w:val="nfasis"/>
          <w:lang w:val="es-DO"/>
        </w:rPr>
        <w:t>Gestión documental y administración electrónica</w:t>
      </w:r>
      <w:r w:rsidRPr="00DE4C5F">
        <w:rPr>
          <w:lang w:val="es-DO"/>
        </w:rPr>
        <w:t xml:space="preserve">. </w:t>
      </w:r>
      <w:r>
        <w:fldChar w:fldCharType="begin"/>
      </w:r>
      <w:r w:rsidRPr="00B02F1B">
        <w:rPr>
          <w:lang w:val="es-DO"/>
          <w:rPrChange w:id="108" w:author="Reynaldo Rodriguez Polanco" w:date="2026-08-11T17:36:00Z" w16du:dateUtc="2026-08-11T21:36:00Z">
            <w:rPr/>
          </w:rPrChange>
        </w:rPr>
        <w:instrText>HYPERLINK "https://intef.es/"</w:instrText>
      </w:r>
      <w:r>
        <w:fldChar w:fldCharType="separate"/>
      </w:r>
      <w:r w:rsidRPr="00DE4C5F">
        <w:rPr>
          <w:rStyle w:val="Hipervnculo"/>
          <w:lang w:val="es-DO"/>
        </w:rPr>
        <w:t>https://intef.es</w:t>
      </w:r>
      <w:r>
        <w:fldChar w:fldCharType="end"/>
      </w:r>
    </w:p>
    <w:p w14:paraId="300837D2" w14:textId="77777777" w:rsidR="00FB7D38" w:rsidRPr="00DE4C5F" w:rsidRDefault="00FB7D38" w:rsidP="00B773FD">
      <w:pPr>
        <w:pStyle w:val="Bibliografias"/>
        <w:rPr>
          <w:lang w:val="es-DO"/>
        </w:rPr>
      </w:pPr>
      <w:r w:rsidRPr="00DE4C5F">
        <w:rPr>
          <w:lang w:val="es-DO"/>
        </w:rPr>
        <w:t xml:space="preserve">Martín, J. (2023). </w:t>
      </w:r>
      <w:r w:rsidRPr="00DE4C5F">
        <w:rPr>
          <w:rStyle w:val="nfasis"/>
          <w:lang w:val="es-DO"/>
        </w:rPr>
        <w:t>¿En qué consiste el alcance del proyecto?</w:t>
      </w:r>
      <w:r w:rsidRPr="00DE4C5F">
        <w:rPr>
          <w:lang w:val="es-DO"/>
        </w:rPr>
        <w:t xml:space="preserve"> Universidad Benito Juárez Online. </w:t>
      </w:r>
      <w:r>
        <w:fldChar w:fldCharType="begin"/>
      </w:r>
      <w:r w:rsidRPr="00B02F1B">
        <w:rPr>
          <w:lang w:val="es-DO"/>
          <w:rPrChange w:id="109" w:author="Reynaldo Rodriguez Polanco" w:date="2026-08-11T17:36:00Z" w16du:dateUtc="2026-08-11T21:36:00Z">
            <w:rPr/>
          </w:rPrChange>
        </w:rPr>
        <w:instrText>HYPERLINK "https://www.ubjonline.mx/en-que-consiste-el-alcance-del-proyecto/"</w:instrText>
      </w:r>
      <w:r>
        <w:fldChar w:fldCharType="separate"/>
      </w:r>
      <w:r w:rsidRPr="00DE4C5F">
        <w:rPr>
          <w:rStyle w:val="Hipervnculo"/>
          <w:lang w:val="es-DO"/>
        </w:rPr>
        <w:t>https://www.ubjonline.mx/en-que-consiste-el-alcance-del-proyecto/</w:t>
      </w:r>
      <w:r>
        <w:fldChar w:fldCharType="end"/>
      </w:r>
    </w:p>
    <w:p w14:paraId="4652458F" w14:textId="77777777" w:rsidR="00FB7D38" w:rsidRPr="00FB7D38" w:rsidRDefault="00FB7D38" w:rsidP="00B773FD">
      <w:pPr>
        <w:pStyle w:val="Bibliografias"/>
      </w:pPr>
      <w:r w:rsidRPr="00DE4C5F">
        <w:rPr>
          <w:lang w:val="es-DO"/>
        </w:rPr>
        <w:t xml:space="preserve">Ministerio de Educación Superior, Ciencia y Tecnología. (s.f.). </w:t>
      </w:r>
      <w:r w:rsidRPr="00DE4C5F">
        <w:rPr>
          <w:rStyle w:val="nfasis"/>
          <w:lang w:val="es-DO"/>
        </w:rPr>
        <w:t>Evaluación quinquenal de las instituciones de educación superior</w:t>
      </w:r>
      <w:r w:rsidRPr="00DE4C5F">
        <w:rPr>
          <w:lang w:val="es-DO"/>
        </w:rPr>
        <w:t xml:space="preserve">. </w:t>
      </w:r>
      <w:r>
        <w:fldChar w:fldCharType="begin"/>
      </w:r>
      <w:r w:rsidRPr="00B02F1B">
        <w:rPr>
          <w:lang w:val="es-DO"/>
          <w:rPrChange w:id="110" w:author="Reynaldo Rodriguez Polanco" w:date="2026-08-11T17:36:00Z" w16du:dateUtc="2026-08-11T21:36:00Z">
            <w:rPr/>
          </w:rPrChange>
        </w:rPr>
        <w:instrText>HYPERLINK "https://mescyt.gob.do/"</w:instrText>
      </w:r>
      <w:r>
        <w:fldChar w:fldCharType="separate"/>
      </w:r>
      <w:r w:rsidRPr="00FB7D38">
        <w:rPr>
          <w:rStyle w:val="Hipervnculo"/>
        </w:rPr>
        <w:t>https://mescyt.gob.do</w:t>
      </w:r>
      <w:r>
        <w:fldChar w:fldCharType="end"/>
      </w:r>
    </w:p>
    <w:p w14:paraId="5D4369B8" w14:textId="77777777" w:rsidR="00FB7D38" w:rsidRPr="00FB7D38" w:rsidRDefault="00FB7D38" w:rsidP="00B773FD">
      <w:pPr>
        <w:pStyle w:val="Bibliografias"/>
      </w:pPr>
      <w:r w:rsidRPr="00FB7D38">
        <w:t xml:space="preserve">Oracle Corporation. (2025). </w:t>
      </w:r>
      <w:r w:rsidRPr="00FB7D38">
        <w:rPr>
          <w:rStyle w:val="nfasis"/>
        </w:rPr>
        <w:t>MySQL documentation</w:t>
      </w:r>
      <w:r w:rsidRPr="00FB7D38">
        <w:t xml:space="preserve">. </w:t>
      </w:r>
      <w:hyperlink r:id="rId13" w:history="1">
        <w:r w:rsidRPr="00FB7D38">
          <w:rPr>
            <w:rStyle w:val="Hipervnculo"/>
          </w:rPr>
          <w:t>https://dev.mysql.com/doc/</w:t>
        </w:r>
      </w:hyperlink>
    </w:p>
    <w:p w14:paraId="7E3BB1D3" w14:textId="77777777" w:rsidR="00FB7D38" w:rsidRPr="00FB7D38" w:rsidRDefault="00FB7D38" w:rsidP="00B773FD">
      <w:pPr>
        <w:pStyle w:val="Bibliografias"/>
      </w:pPr>
      <w:r w:rsidRPr="00FB7D38">
        <w:t xml:space="preserve">PostgreSQL Global Development Group. (2025). </w:t>
      </w:r>
      <w:r w:rsidRPr="00FB7D38">
        <w:rPr>
          <w:rStyle w:val="nfasis"/>
        </w:rPr>
        <w:t>PostgreSQL documentation</w:t>
      </w:r>
      <w:r w:rsidRPr="00FB7D38">
        <w:t xml:space="preserve">. </w:t>
      </w:r>
      <w:hyperlink r:id="rId14" w:history="1">
        <w:r w:rsidRPr="00FB7D38">
          <w:rPr>
            <w:rStyle w:val="Hipervnculo"/>
          </w:rPr>
          <w:t>https://www.postgresql.org/docs/</w:t>
        </w:r>
      </w:hyperlink>
    </w:p>
    <w:p w14:paraId="55B89572" w14:textId="77777777" w:rsidR="00FB7D38" w:rsidRPr="00DE4C5F" w:rsidRDefault="00FB7D38" w:rsidP="00B773FD">
      <w:pPr>
        <w:pStyle w:val="Bibliografias"/>
        <w:rPr>
          <w:lang w:val="es-DO"/>
        </w:rPr>
      </w:pPr>
      <w:r w:rsidRPr="00FB7D38">
        <w:t xml:space="preserve">Python Software Foundation. (2025). </w:t>
      </w:r>
      <w:r w:rsidRPr="00FB7D38">
        <w:rPr>
          <w:rStyle w:val="nfasis"/>
        </w:rPr>
        <w:t>Django documentation</w:t>
      </w:r>
      <w:r w:rsidRPr="00FB7D38">
        <w:t xml:space="preserve">. </w:t>
      </w:r>
      <w:hyperlink r:id="rId15" w:history="1">
        <w:r w:rsidRPr="00DE4C5F">
          <w:rPr>
            <w:rStyle w:val="Hipervnculo"/>
            <w:lang w:val="es-DO"/>
          </w:rPr>
          <w:t>https://docs.djangoproject.com/</w:t>
        </w:r>
      </w:hyperlink>
    </w:p>
    <w:p w14:paraId="25C2FAC3" w14:textId="77777777" w:rsidR="00FB7D38" w:rsidRPr="00FB7D38" w:rsidRDefault="00FB7D38" w:rsidP="00B773FD">
      <w:pPr>
        <w:pStyle w:val="Bibliografias"/>
      </w:pPr>
      <w:r w:rsidRPr="00B773FD">
        <w:rPr>
          <w:lang w:val="es-DO"/>
        </w:rPr>
        <w:t xml:space="preserve">Universidad Autónoma de Santo Domingo. </w:t>
      </w:r>
      <w:r w:rsidRPr="00DE4C5F">
        <w:rPr>
          <w:lang w:val="es-DO"/>
        </w:rPr>
        <w:t xml:space="preserve">(s.f.). </w:t>
      </w:r>
      <w:r w:rsidRPr="00DE4C5F">
        <w:rPr>
          <w:rStyle w:val="nfasis"/>
          <w:lang w:val="es-DO"/>
        </w:rPr>
        <w:t>Portal institucional de la Universidad Autónoma de Santo Domingo</w:t>
      </w:r>
      <w:r w:rsidRPr="00DE4C5F">
        <w:rPr>
          <w:lang w:val="es-DO"/>
        </w:rPr>
        <w:t xml:space="preserve">. </w:t>
      </w:r>
      <w:r>
        <w:fldChar w:fldCharType="begin"/>
      </w:r>
      <w:r w:rsidRPr="00B02F1B">
        <w:rPr>
          <w:lang w:val="es-DO"/>
          <w:rPrChange w:id="111" w:author="Reynaldo Rodriguez Polanco" w:date="2026-08-11T17:36:00Z" w16du:dateUtc="2026-08-11T21:36:00Z">
            <w:rPr/>
          </w:rPrChange>
        </w:rPr>
        <w:instrText>HYPERLINK "https://uasd.edu.do/"</w:instrText>
      </w:r>
      <w:r>
        <w:fldChar w:fldCharType="separate"/>
      </w:r>
      <w:r w:rsidRPr="00FB7D38">
        <w:rPr>
          <w:rStyle w:val="Hipervnculo"/>
        </w:rPr>
        <w:t>https://uasd.edu.do</w:t>
      </w:r>
      <w:r>
        <w:fldChar w:fldCharType="end"/>
      </w:r>
    </w:p>
    <w:p w14:paraId="441AC715" w14:textId="77777777" w:rsidR="00FB7D38" w:rsidRPr="00FB7D38" w:rsidRDefault="00FB7D38" w:rsidP="00B773FD">
      <w:pPr>
        <w:pStyle w:val="Bibliografias"/>
      </w:pPr>
      <w:r w:rsidRPr="00FB7D38">
        <w:t xml:space="preserve">W3Schools. (2025). </w:t>
      </w:r>
      <w:r w:rsidRPr="00FB7D38">
        <w:rPr>
          <w:rStyle w:val="nfasis"/>
        </w:rPr>
        <w:t>Web development tutorials</w:t>
      </w:r>
      <w:r w:rsidRPr="00FB7D38">
        <w:t xml:space="preserve">. </w:t>
      </w:r>
      <w:hyperlink r:id="rId16" w:history="1">
        <w:r w:rsidRPr="00FB7D38">
          <w:rPr>
            <w:rStyle w:val="Hipervnculo"/>
          </w:rPr>
          <w:t>https://www.w3schools.com</w:t>
        </w:r>
      </w:hyperlink>
    </w:p>
    <w:p w14:paraId="52544BF7" w14:textId="77777777" w:rsidR="00FB7D38" w:rsidRPr="00FB7D38" w:rsidRDefault="00FB7D38" w:rsidP="00B773FD">
      <w:pPr>
        <w:pStyle w:val="Bibliografias"/>
      </w:pPr>
      <w:r w:rsidRPr="00FB7D38">
        <w:t xml:space="preserve">World Wide Web Consortium. (2025). </w:t>
      </w:r>
      <w:r w:rsidRPr="00FB7D38">
        <w:rPr>
          <w:rStyle w:val="nfasis"/>
        </w:rPr>
        <w:t>CSS specifications</w:t>
      </w:r>
      <w:r w:rsidRPr="00FB7D38">
        <w:t xml:space="preserve">. </w:t>
      </w:r>
      <w:hyperlink r:id="rId17" w:history="1">
        <w:r w:rsidRPr="00FB7D38">
          <w:rPr>
            <w:rStyle w:val="Hipervnculo"/>
          </w:rPr>
          <w:t>https://www.w3.org/Style/CSS/</w:t>
        </w:r>
      </w:hyperlink>
    </w:p>
    <w:p w14:paraId="578B44B2" w14:textId="4A9D33A7" w:rsidR="00DE2A15" w:rsidRPr="00FB7D38" w:rsidRDefault="00FB7D38" w:rsidP="00B773FD">
      <w:pPr>
        <w:pStyle w:val="Bibliografias"/>
      </w:pPr>
      <w:r w:rsidRPr="00FB7D38">
        <w:t xml:space="preserve">World Wide Web Consortium. (2025). </w:t>
      </w:r>
      <w:r w:rsidRPr="00FB7D38">
        <w:rPr>
          <w:rStyle w:val="nfasis"/>
        </w:rPr>
        <w:t>HTML standard</w:t>
      </w:r>
      <w:r w:rsidRPr="00FB7D38">
        <w:t xml:space="preserve">. </w:t>
      </w:r>
      <w:hyperlink r:id="rId18" w:history="1">
        <w:r w:rsidRPr="00FB7D38">
          <w:rPr>
            <w:rStyle w:val="Hipervnculo"/>
          </w:rPr>
          <w:t>https://html.spec.whatwg.org/</w:t>
        </w:r>
      </w:hyperlink>
    </w:p>
    <w:p w14:paraId="3CDEAFD5" w14:textId="77777777" w:rsidR="00555457" w:rsidRPr="00DF1044" w:rsidRDefault="00555457" w:rsidP="009A00C3">
      <w:pPr>
        <w:pStyle w:val="Ttulo1"/>
      </w:pPr>
      <w:bookmarkStart w:id="112" w:name="_Toc237457090"/>
      <w:r w:rsidRPr="00DF1044">
        <w:lastRenderedPageBreak/>
        <w:t>Anexos</w:t>
      </w:r>
      <w:bookmarkEnd w:id="112"/>
    </w:p>
    <w:p w14:paraId="2C55DC7B" w14:textId="2788C845" w:rsidR="00560CFE" w:rsidRPr="0051738E" w:rsidRDefault="0041532C">
      <w:pPr>
        <w:pStyle w:val="Ttulo2"/>
        <w:numPr>
          <w:ilvl w:val="1"/>
          <w:numId w:val="28"/>
        </w:numPr>
        <w:rPr>
          <w:b w:val="0"/>
        </w:rPr>
      </w:pPr>
      <w:bookmarkStart w:id="113" w:name="_Toc237457091"/>
      <w:r>
        <w:t xml:space="preserve">Anexo A: </w:t>
      </w:r>
      <w:r w:rsidR="00560CFE" w:rsidRPr="00C076F0">
        <w:t>Diagrama UML del sistema completo</w:t>
      </w:r>
      <w:bookmarkEnd w:id="113"/>
    </w:p>
    <w:p w14:paraId="74F83156" w14:textId="77777777" w:rsidR="00560CFE" w:rsidRDefault="00560CFE" w:rsidP="00560CFE">
      <w:pPr>
        <w:ind w:left="360"/>
        <w:rPr>
          <w:rFonts w:ascii="Times New Roman" w:hAnsi="Times New Roman" w:cs="Times New Roman"/>
        </w:rPr>
      </w:pPr>
      <w:r w:rsidRPr="00C076F0">
        <w:rPr>
          <w:rFonts w:ascii="Times New Roman" w:hAnsi="Times New Roman" w:cs="Times New Roman"/>
          <w:noProof/>
          <w:lang w:val="es-DO" w:eastAsia="es-DO"/>
        </w:rPr>
        <w:drawing>
          <wp:inline distT="0" distB="0" distL="0" distR="0" wp14:anchorId="70899FD8" wp14:editId="6AC623C4">
            <wp:extent cx="5400040" cy="4646295"/>
            <wp:effectExtent l="0" t="0" r="0" b="1905"/>
            <wp:docPr id="1832849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9688" name=""/>
                    <pic:cNvPicPr/>
                  </pic:nvPicPr>
                  <pic:blipFill>
                    <a:blip r:embed="rId19"/>
                    <a:stretch>
                      <a:fillRect/>
                    </a:stretch>
                  </pic:blipFill>
                  <pic:spPr>
                    <a:xfrm>
                      <a:off x="0" y="0"/>
                      <a:ext cx="5400040" cy="4646295"/>
                    </a:xfrm>
                    <a:prstGeom prst="rect">
                      <a:avLst/>
                    </a:prstGeom>
                  </pic:spPr>
                </pic:pic>
              </a:graphicData>
            </a:graphic>
          </wp:inline>
        </w:drawing>
      </w:r>
    </w:p>
    <w:p w14:paraId="27D12ACE" w14:textId="77777777" w:rsidR="0085711E" w:rsidRDefault="0085711E" w:rsidP="0085711E">
      <w:pPr>
        <w:pStyle w:val="Ttulo2"/>
        <w:numPr>
          <w:ilvl w:val="0"/>
          <w:numId w:val="0"/>
        </w:numPr>
      </w:pPr>
    </w:p>
    <w:p w14:paraId="7BE81847" w14:textId="77777777" w:rsidR="0085711E" w:rsidRDefault="0085711E" w:rsidP="0085711E">
      <w:pPr>
        <w:rPr>
          <w:lang w:val="es-DO"/>
        </w:rPr>
      </w:pPr>
    </w:p>
    <w:p w14:paraId="7CAC7CE2" w14:textId="77777777" w:rsidR="0085711E" w:rsidRDefault="0085711E" w:rsidP="0085711E">
      <w:pPr>
        <w:rPr>
          <w:lang w:val="es-DO"/>
        </w:rPr>
      </w:pPr>
    </w:p>
    <w:p w14:paraId="30E6CEAC" w14:textId="77777777" w:rsidR="0085711E" w:rsidRDefault="0085711E" w:rsidP="0085711E">
      <w:pPr>
        <w:rPr>
          <w:lang w:val="es-DO"/>
        </w:rPr>
      </w:pPr>
    </w:p>
    <w:p w14:paraId="2CF37EF8" w14:textId="77777777" w:rsidR="0085711E" w:rsidRDefault="0085711E" w:rsidP="0085711E">
      <w:pPr>
        <w:rPr>
          <w:lang w:val="es-DO"/>
        </w:rPr>
      </w:pPr>
    </w:p>
    <w:p w14:paraId="7655B1C8" w14:textId="77777777" w:rsidR="0085711E" w:rsidRPr="0085711E" w:rsidRDefault="0085711E" w:rsidP="0085711E">
      <w:pPr>
        <w:rPr>
          <w:lang w:val="es-DO"/>
        </w:rPr>
      </w:pPr>
    </w:p>
    <w:p w14:paraId="4020DDF2" w14:textId="2C04BFD6" w:rsidR="00874273" w:rsidRPr="00F17ECF" w:rsidRDefault="0041532C" w:rsidP="00F17ECF">
      <w:pPr>
        <w:pStyle w:val="Ttulo2"/>
        <w:rPr>
          <w:rStyle w:val="Ttulo3Car"/>
          <w:rFonts w:cs="Arial"/>
          <w:b/>
          <w:szCs w:val="22"/>
          <w:lang w:val="es-DO"/>
        </w:rPr>
      </w:pPr>
      <w:bookmarkStart w:id="114" w:name="_Toc237457092"/>
      <w:r>
        <w:rPr>
          <w:rStyle w:val="Ttulo3Car"/>
          <w:rFonts w:cs="Arial"/>
          <w:b/>
          <w:szCs w:val="22"/>
          <w:lang w:val="es-DO"/>
        </w:rPr>
        <w:lastRenderedPageBreak/>
        <w:t xml:space="preserve">Anexo B: </w:t>
      </w:r>
      <w:r w:rsidR="00874273" w:rsidRPr="00F17ECF">
        <w:rPr>
          <w:rStyle w:val="Ttulo3Car"/>
          <w:rFonts w:cs="Arial"/>
          <w:b/>
          <w:szCs w:val="22"/>
          <w:lang w:val="es-DO"/>
        </w:rPr>
        <w:t>Manual de usuario</w:t>
      </w:r>
      <w:bookmarkEnd w:id="114"/>
      <w:r w:rsidR="00874273" w:rsidRPr="00F17ECF">
        <w:rPr>
          <w:rStyle w:val="Ttulo3Car"/>
          <w:rFonts w:cs="Arial"/>
          <w:b/>
          <w:szCs w:val="22"/>
          <w:lang w:val="es-DO"/>
        </w:rPr>
        <w:t xml:space="preserve"> </w:t>
      </w:r>
    </w:p>
    <w:p w14:paraId="687EE1F0" w14:textId="77777777" w:rsidR="00D56FDD" w:rsidRPr="00F31086" w:rsidRDefault="00D56FDD" w:rsidP="00B71ED0">
      <w:pPr>
        <w:pStyle w:val="Ttulo3"/>
        <w:rPr>
          <w:lang w:val="es-DO"/>
        </w:rPr>
      </w:pPr>
      <w:bookmarkStart w:id="115" w:name="_Toc237457093"/>
      <w:r w:rsidRPr="00F31086">
        <w:rPr>
          <w:lang w:val="es-DO"/>
        </w:rPr>
        <w:t>Requisitos Técnicos</w:t>
      </w:r>
      <w:bookmarkEnd w:id="115"/>
    </w:p>
    <w:p w14:paraId="675AFD37" w14:textId="77777777" w:rsidR="00901CF7" w:rsidRPr="00901CF7" w:rsidRDefault="00901CF7" w:rsidP="00901CF7">
      <w:pPr>
        <w:rPr>
          <w:lang w:val="es-DO"/>
        </w:rPr>
      </w:pPr>
      <w:r w:rsidRPr="00901CF7">
        <w:rPr>
          <w:lang w:val="es-DO"/>
        </w:rPr>
        <w:t>Para acceder al sistema, el usuario deberá disponer de los siguientes recursos:</w:t>
      </w:r>
    </w:p>
    <w:p w14:paraId="28B107B7" w14:textId="77777777" w:rsidR="00901CF7" w:rsidRPr="00901CF7" w:rsidRDefault="00901CF7">
      <w:pPr>
        <w:pStyle w:val="Prrafodelista"/>
        <w:numPr>
          <w:ilvl w:val="0"/>
          <w:numId w:val="33"/>
        </w:numPr>
        <w:spacing w:line="480" w:lineRule="auto"/>
        <w:rPr>
          <w:lang w:val="es-DO"/>
        </w:rPr>
      </w:pPr>
      <w:r w:rsidRPr="00901CF7">
        <w:rPr>
          <w:lang w:val="es-DO"/>
        </w:rPr>
        <w:t xml:space="preserve">Un equipo de escritorio, computadora portátil, tableta o dispositivo móvil con conexión a Internet. </w:t>
      </w:r>
    </w:p>
    <w:p w14:paraId="2A81BE11" w14:textId="77777777" w:rsidR="00901CF7" w:rsidRPr="00901CF7" w:rsidRDefault="00901CF7">
      <w:pPr>
        <w:pStyle w:val="Prrafodelista"/>
        <w:numPr>
          <w:ilvl w:val="0"/>
          <w:numId w:val="33"/>
        </w:numPr>
        <w:spacing w:line="480" w:lineRule="auto"/>
        <w:rPr>
          <w:lang w:val="es-DO"/>
        </w:rPr>
      </w:pPr>
      <w:r w:rsidRPr="00901CF7">
        <w:rPr>
          <w:lang w:val="es-DO"/>
        </w:rPr>
        <w:t xml:space="preserve">Un navegador web actualizado (Google Chrome, Microsoft Edge, Mozilla Firefox o Safari). </w:t>
      </w:r>
    </w:p>
    <w:p w14:paraId="3F19D566" w14:textId="4397EBC5" w:rsidR="00D56FDD" w:rsidRPr="00901CF7" w:rsidRDefault="00901CF7">
      <w:pPr>
        <w:pStyle w:val="Prrafodelista"/>
        <w:numPr>
          <w:ilvl w:val="0"/>
          <w:numId w:val="33"/>
        </w:numPr>
        <w:spacing w:line="480" w:lineRule="auto"/>
        <w:rPr>
          <w:lang w:val="es-DO"/>
        </w:rPr>
      </w:pPr>
      <w:r w:rsidRPr="00901CF7">
        <w:rPr>
          <w:lang w:val="es-DO"/>
        </w:rPr>
        <w:t xml:space="preserve">Credenciales de acceso (nombre de usuario y contraseña) asignadas por el Administrador General del sistema. </w:t>
      </w:r>
    </w:p>
    <w:p w14:paraId="2339F46A" w14:textId="30460AFF" w:rsidR="00D56FDD" w:rsidRDefault="00D56FDD" w:rsidP="00B71ED0">
      <w:pPr>
        <w:pStyle w:val="Ttulo3"/>
        <w:rPr>
          <w:lang w:val="es-DO"/>
        </w:rPr>
      </w:pPr>
      <w:bookmarkStart w:id="116" w:name="_Toc237457094"/>
      <w:r w:rsidRPr="00F31086">
        <w:rPr>
          <w:lang w:val="es-DO"/>
        </w:rPr>
        <w:t>Dirección de Acceso</w:t>
      </w:r>
      <w:bookmarkEnd w:id="116"/>
    </w:p>
    <w:p w14:paraId="4207AE10" w14:textId="77777777" w:rsidR="00901CF7" w:rsidRDefault="00901CF7" w:rsidP="00B71ED0">
      <w:pPr>
        <w:spacing w:after="0"/>
      </w:pPr>
      <w:r w:rsidRPr="00901CF7">
        <w:t>Durante la etapa de desarrollo, el sistema se ejecuta de manera local. Para acceder a la plataforma deberá ingresar la siguiente dirección en el navegador web:</w:t>
      </w:r>
    </w:p>
    <w:p w14:paraId="3483C03B" w14:textId="77777777" w:rsidR="00901CF7" w:rsidRPr="00901CF7" w:rsidRDefault="00901CF7" w:rsidP="00901CF7">
      <w:pPr>
        <w:pStyle w:val="Ttulo4"/>
        <w:rPr>
          <w:lang w:val="es-DO"/>
        </w:rPr>
      </w:pPr>
      <w:r w:rsidRPr="00901CF7">
        <w:rPr>
          <w:lang w:val="es-DO"/>
        </w:rPr>
        <w:t>Entorno de desarrollo</w:t>
      </w:r>
    </w:p>
    <w:p w14:paraId="3D727817" w14:textId="77777777" w:rsidR="00901CF7" w:rsidRPr="00901CF7" w:rsidRDefault="00901CF7" w:rsidP="00901CF7">
      <w:pPr>
        <w:rPr>
          <w:lang w:val="es-DO"/>
        </w:rPr>
      </w:pPr>
      <w:r w:rsidRPr="00901CF7">
        <w:rPr>
          <w:lang w:val="es-DO"/>
        </w:rPr>
        <w:t>http://localhost:4200</w:t>
      </w:r>
    </w:p>
    <w:p w14:paraId="6B75F055" w14:textId="77777777" w:rsidR="00901CF7" w:rsidRPr="00901CF7" w:rsidRDefault="00901CF7" w:rsidP="00901CF7">
      <w:pPr>
        <w:pStyle w:val="Ttulo4"/>
        <w:rPr>
          <w:lang w:val="es-DO"/>
        </w:rPr>
      </w:pPr>
      <w:r w:rsidRPr="00901CF7">
        <w:rPr>
          <w:lang w:val="es-DO"/>
        </w:rPr>
        <w:t>Entorno de producción</w:t>
      </w:r>
    </w:p>
    <w:p w14:paraId="2691CEE3" w14:textId="77777777" w:rsidR="00901CF7" w:rsidRPr="00901CF7" w:rsidRDefault="00901CF7" w:rsidP="00901CF7">
      <w:pPr>
        <w:rPr>
          <w:lang w:val="es-DO"/>
        </w:rPr>
      </w:pPr>
      <w:r w:rsidRPr="00901CF7">
        <w:rPr>
          <w:lang w:val="es-DO"/>
        </w:rPr>
        <w:t>La dirección será la proporcionada por la Universidad Autónoma de Santo Domingo (UASD) una vez el sistema sea desplegado en el servidor institucional.</w:t>
      </w:r>
    </w:p>
    <w:p w14:paraId="4B81621B" w14:textId="77777777" w:rsidR="00D56FDD" w:rsidRPr="00F31086" w:rsidRDefault="00D56FDD" w:rsidP="00B71ED0">
      <w:pPr>
        <w:pStyle w:val="Ttulo3"/>
        <w:rPr>
          <w:lang w:val="es-DO"/>
        </w:rPr>
      </w:pPr>
      <w:bookmarkStart w:id="117" w:name="_Toc237457095"/>
      <w:r w:rsidRPr="00F31086">
        <w:rPr>
          <w:lang w:val="es-DO"/>
        </w:rPr>
        <w:t>Pantalla de Inicio de Sesión</w:t>
      </w:r>
      <w:bookmarkEnd w:id="117"/>
    </w:p>
    <w:p w14:paraId="2DC4E4E3" w14:textId="77777777" w:rsidR="00901CF7" w:rsidRPr="00901CF7" w:rsidRDefault="00901CF7" w:rsidP="00901CF7">
      <w:pPr>
        <w:rPr>
          <w:lang w:val="es-DO"/>
        </w:rPr>
      </w:pPr>
      <w:r w:rsidRPr="00901CF7">
        <w:rPr>
          <w:lang w:val="es-DO"/>
        </w:rPr>
        <w:t>Al ingresar a la plataforma se presenta la pantalla de autenticación, la cual permite validar la identidad del usuario antes de acceder al sistema.</w:t>
      </w:r>
    </w:p>
    <w:p w14:paraId="758D9B39" w14:textId="77777777" w:rsidR="00901CF7" w:rsidRPr="00901CF7" w:rsidRDefault="00901CF7" w:rsidP="00901CF7">
      <w:pPr>
        <w:rPr>
          <w:lang w:val="es-DO"/>
        </w:rPr>
      </w:pPr>
      <w:r w:rsidRPr="00901CF7">
        <w:rPr>
          <w:lang w:val="es-DO"/>
        </w:rPr>
        <w:t>Los elementos que conforman esta pantalla son:</w:t>
      </w:r>
    </w:p>
    <w:p w14:paraId="5488D3D7" w14:textId="77777777" w:rsidR="00901CF7" w:rsidRPr="00901CF7" w:rsidRDefault="00901CF7">
      <w:pPr>
        <w:pStyle w:val="Prrafodelista"/>
        <w:numPr>
          <w:ilvl w:val="0"/>
          <w:numId w:val="34"/>
        </w:numPr>
        <w:spacing w:line="480" w:lineRule="auto"/>
        <w:rPr>
          <w:lang w:val="es-DO"/>
        </w:rPr>
      </w:pPr>
      <w:r w:rsidRPr="00901CF7">
        <w:rPr>
          <w:b/>
          <w:bCs/>
          <w:lang w:val="es-DO"/>
        </w:rPr>
        <w:t>Logo de la UASD:</w:t>
      </w:r>
      <w:r w:rsidRPr="00901CF7">
        <w:rPr>
          <w:lang w:val="es-DO"/>
        </w:rPr>
        <w:t xml:space="preserve"> Identificación institucional. </w:t>
      </w:r>
    </w:p>
    <w:p w14:paraId="2033BBF2" w14:textId="77777777" w:rsidR="00901CF7" w:rsidRPr="00901CF7" w:rsidRDefault="00901CF7">
      <w:pPr>
        <w:pStyle w:val="Prrafodelista"/>
        <w:numPr>
          <w:ilvl w:val="0"/>
          <w:numId w:val="34"/>
        </w:numPr>
        <w:spacing w:line="480" w:lineRule="auto"/>
        <w:rPr>
          <w:lang w:val="es-DO"/>
        </w:rPr>
      </w:pPr>
      <w:r w:rsidRPr="00901CF7">
        <w:rPr>
          <w:b/>
          <w:bCs/>
          <w:lang w:val="es-DO"/>
        </w:rPr>
        <w:t>Título:</w:t>
      </w:r>
      <w:r w:rsidRPr="00901CF7">
        <w:rPr>
          <w:lang w:val="es-DO"/>
        </w:rPr>
        <w:t xml:space="preserve"> </w:t>
      </w:r>
      <w:r w:rsidRPr="00901CF7">
        <w:rPr>
          <w:i/>
          <w:iCs/>
          <w:lang w:val="es-DO"/>
        </w:rPr>
        <w:t>Inicio de Sesión</w:t>
      </w:r>
      <w:r w:rsidRPr="00901CF7">
        <w:rPr>
          <w:lang w:val="es-DO"/>
        </w:rPr>
        <w:t xml:space="preserve">. </w:t>
      </w:r>
    </w:p>
    <w:p w14:paraId="7BBDE869" w14:textId="77777777" w:rsidR="00901CF7" w:rsidRPr="00901CF7" w:rsidRDefault="00901CF7">
      <w:pPr>
        <w:pStyle w:val="Prrafodelista"/>
        <w:numPr>
          <w:ilvl w:val="0"/>
          <w:numId w:val="34"/>
        </w:numPr>
        <w:spacing w:line="480" w:lineRule="auto"/>
        <w:rPr>
          <w:lang w:val="es-DO"/>
        </w:rPr>
      </w:pPr>
      <w:r w:rsidRPr="00901CF7">
        <w:rPr>
          <w:b/>
          <w:bCs/>
          <w:lang w:val="es-DO"/>
        </w:rPr>
        <w:lastRenderedPageBreak/>
        <w:t>Subtítulo:</w:t>
      </w:r>
      <w:r w:rsidRPr="00901CF7">
        <w:rPr>
          <w:lang w:val="es-DO"/>
        </w:rPr>
        <w:t xml:space="preserve"> </w:t>
      </w:r>
      <w:r w:rsidRPr="00901CF7">
        <w:rPr>
          <w:i/>
          <w:iCs/>
          <w:lang w:val="es-DO"/>
        </w:rPr>
        <w:t>Accede al Sistema de Gestión de Evidencias para la Evaluación Quinquenal.</w:t>
      </w:r>
      <w:r w:rsidRPr="00901CF7">
        <w:rPr>
          <w:lang w:val="es-DO"/>
        </w:rPr>
        <w:t xml:space="preserve"> </w:t>
      </w:r>
    </w:p>
    <w:p w14:paraId="3F89F882" w14:textId="77777777" w:rsidR="00901CF7" w:rsidRPr="00901CF7" w:rsidRDefault="00901CF7">
      <w:pPr>
        <w:pStyle w:val="Prrafodelista"/>
        <w:numPr>
          <w:ilvl w:val="0"/>
          <w:numId w:val="34"/>
        </w:numPr>
        <w:spacing w:line="480" w:lineRule="auto"/>
        <w:rPr>
          <w:lang w:val="es-DO"/>
        </w:rPr>
      </w:pPr>
      <w:r w:rsidRPr="00901CF7">
        <w:rPr>
          <w:b/>
          <w:bCs/>
          <w:lang w:val="es-DO"/>
        </w:rPr>
        <w:t>Campo "Nombre de usuario":</w:t>
      </w:r>
      <w:r w:rsidRPr="00901CF7">
        <w:rPr>
          <w:lang w:val="es-DO"/>
        </w:rPr>
        <w:t xml:space="preserve"> Permite introducir el usuario asignado por el administrador. </w:t>
      </w:r>
    </w:p>
    <w:p w14:paraId="2B0F7084" w14:textId="77777777" w:rsidR="00901CF7" w:rsidRPr="00901CF7" w:rsidRDefault="00901CF7">
      <w:pPr>
        <w:pStyle w:val="Prrafodelista"/>
        <w:numPr>
          <w:ilvl w:val="0"/>
          <w:numId w:val="34"/>
        </w:numPr>
        <w:spacing w:line="480" w:lineRule="auto"/>
        <w:rPr>
          <w:lang w:val="es-DO"/>
        </w:rPr>
      </w:pPr>
      <w:r w:rsidRPr="00901CF7">
        <w:rPr>
          <w:b/>
          <w:bCs/>
          <w:lang w:val="es-DO"/>
        </w:rPr>
        <w:t>Campo "Contraseña":</w:t>
      </w:r>
      <w:r w:rsidRPr="00901CF7">
        <w:rPr>
          <w:lang w:val="es-DO"/>
        </w:rPr>
        <w:t xml:space="preserve"> Permite ingresar la contraseña correspondiente. </w:t>
      </w:r>
    </w:p>
    <w:p w14:paraId="0A5C30E7" w14:textId="77777777" w:rsidR="00901CF7" w:rsidRPr="00901CF7" w:rsidRDefault="00901CF7">
      <w:pPr>
        <w:pStyle w:val="Prrafodelista"/>
        <w:numPr>
          <w:ilvl w:val="0"/>
          <w:numId w:val="34"/>
        </w:numPr>
        <w:spacing w:line="480" w:lineRule="auto"/>
        <w:rPr>
          <w:lang w:val="es-DO"/>
        </w:rPr>
      </w:pPr>
      <w:r w:rsidRPr="00901CF7">
        <w:rPr>
          <w:b/>
          <w:bCs/>
          <w:lang w:val="es-DO"/>
        </w:rPr>
        <w:t>Botón "Ingresar":</w:t>
      </w:r>
      <w:r w:rsidRPr="00901CF7">
        <w:rPr>
          <w:lang w:val="es-DO"/>
        </w:rPr>
        <w:t xml:space="preserve"> Valida las credenciales y permite acceder al sistema. </w:t>
      </w:r>
    </w:p>
    <w:p w14:paraId="0DCCC332" w14:textId="77777777" w:rsidR="00901CF7" w:rsidRPr="00901CF7" w:rsidRDefault="00901CF7">
      <w:pPr>
        <w:pStyle w:val="Prrafodelista"/>
        <w:numPr>
          <w:ilvl w:val="0"/>
          <w:numId w:val="34"/>
        </w:numPr>
        <w:spacing w:line="480" w:lineRule="auto"/>
        <w:rPr>
          <w:lang w:val="es-DO"/>
        </w:rPr>
      </w:pPr>
      <w:r w:rsidRPr="00901CF7">
        <w:rPr>
          <w:b/>
          <w:bCs/>
          <w:lang w:val="es-DO"/>
        </w:rPr>
        <w:t>Enlace "¿Olvidaste tu contraseña?":</w:t>
      </w:r>
      <w:r w:rsidRPr="00901CF7">
        <w:rPr>
          <w:lang w:val="es-DO"/>
        </w:rPr>
        <w:t xml:space="preserve"> Inicia el proceso de recuperación de contraseña. </w:t>
      </w:r>
    </w:p>
    <w:p w14:paraId="03690E43" w14:textId="77777777" w:rsidR="00901CF7" w:rsidRPr="00901CF7" w:rsidRDefault="00901CF7">
      <w:pPr>
        <w:pStyle w:val="Prrafodelista"/>
        <w:numPr>
          <w:ilvl w:val="0"/>
          <w:numId w:val="34"/>
        </w:numPr>
        <w:spacing w:line="480" w:lineRule="auto"/>
        <w:rPr>
          <w:lang w:val="es-DO"/>
        </w:rPr>
      </w:pPr>
      <w:r w:rsidRPr="00901CF7">
        <w:rPr>
          <w:b/>
          <w:bCs/>
          <w:lang w:val="es-DO"/>
        </w:rPr>
        <w:t>Enlace "Registrarse":</w:t>
      </w:r>
      <w:r w:rsidRPr="00901CF7">
        <w:rPr>
          <w:lang w:val="es-DO"/>
        </w:rPr>
        <w:t xml:space="preserve"> Permite solicitar el registro de una nueva cuenta, cuando esta funcionalidad esté habilitada por la institución.</w:t>
      </w:r>
    </w:p>
    <w:p w14:paraId="5A0D371A" w14:textId="77777777" w:rsidR="00D56FDD" w:rsidRPr="00B71ED0" w:rsidRDefault="00D56FDD" w:rsidP="00D56FDD">
      <w:pPr>
        <w:spacing w:after="120" w:line="360" w:lineRule="auto"/>
        <w:ind w:firstLine="0"/>
        <w:rPr>
          <w:lang w:val="es-DO"/>
        </w:rPr>
      </w:pPr>
    </w:p>
    <w:p w14:paraId="2AE446A3" w14:textId="0E09EB90" w:rsidR="00D56FDD" w:rsidRDefault="00A67573" w:rsidP="00D56FDD">
      <w:pPr>
        <w:pStyle w:val="Listaconvietas"/>
        <w:numPr>
          <w:ilvl w:val="0"/>
          <w:numId w:val="0"/>
        </w:numPr>
        <w:tabs>
          <w:tab w:val="num" w:pos="360"/>
        </w:tabs>
        <w:spacing w:after="60"/>
        <w:rPr>
          <w:lang w:val="es-DO"/>
        </w:rPr>
      </w:pPr>
      <w:r w:rsidRPr="00A67573">
        <w:rPr>
          <w:noProof/>
          <w:lang w:val="es-DO" w:eastAsia="es-DO"/>
        </w:rPr>
        <w:drawing>
          <wp:inline distT="0" distB="0" distL="0" distR="0" wp14:anchorId="2D9EAA16" wp14:editId="349835E6">
            <wp:extent cx="5943600" cy="3448050"/>
            <wp:effectExtent l="0" t="0" r="0" b="0"/>
            <wp:docPr id="147770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3103" name=""/>
                    <pic:cNvPicPr/>
                  </pic:nvPicPr>
                  <pic:blipFill>
                    <a:blip r:embed="rId20"/>
                    <a:stretch>
                      <a:fillRect/>
                    </a:stretch>
                  </pic:blipFill>
                  <pic:spPr>
                    <a:xfrm>
                      <a:off x="0" y="0"/>
                      <a:ext cx="5943600" cy="3448050"/>
                    </a:xfrm>
                    <a:prstGeom prst="rect">
                      <a:avLst/>
                    </a:prstGeom>
                  </pic:spPr>
                </pic:pic>
              </a:graphicData>
            </a:graphic>
          </wp:inline>
        </w:drawing>
      </w:r>
    </w:p>
    <w:p w14:paraId="2880793C" w14:textId="77777777" w:rsidR="00B71ED0" w:rsidRDefault="00B71ED0" w:rsidP="00D56FDD">
      <w:pPr>
        <w:pStyle w:val="Listaconvietas"/>
        <w:numPr>
          <w:ilvl w:val="0"/>
          <w:numId w:val="0"/>
        </w:numPr>
        <w:tabs>
          <w:tab w:val="num" w:pos="360"/>
        </w:tabs>
        <w:spacing w:after="60"/>
        <w:rPr>
          <w:lang w:val="es-DO"/>
        </w:rPr>
      </w:pPr>
    </w:p>
    <w:p w14:paraId="6A3B9A0D" w14:textId="092C03B0" w:rsidR="00B71ED0" w:rsidRPr="00FE3B93" w:rsidRDefault="00B71ED0" w:rsidP="00B71ED0">
      <w:pPr>
        <w:jc w:val="center"/>
        <w:rPr>
          <w:sz w:val="28"/>
          <w:szCs w:val="28"/>
          <w:lang w:val="es-DO"/>
        </w:rPr>
      </w:pPr>
      <w:r w:rsidRPr="00FE3B93">
        <w:rPr>
          <w:i/>
          <w:szCs w:val="28"/>
          <w:lang w:val="es-DO"/>
        </w:rPr>
        <w:t>Figura</w:t>
      </w:r>
      <w:r w:rsidR="00FE3B93" w:rsidRPr="00FE3B93">
        <w:rPr>
          <w:i/>
          <w:szCs w:val="28"/>
          <w:lang w:val="es-DO"/>
        </w:rPr>
        <w:t xml:space="preserve"> 1</w:t>
      </w:r>
      <w:r w:rsidR="00103F8C">
        <w:rPr>
          <w:i/>
          <w:szCs w:val="28"/>
          <w:lang w:val="es-DO"/>
        </w:rPr>
        <w:t>.</w:t>
      </w:r>
      <w:r w:rsidRPr="00FE3B93">
        <w:rPr>
          <w:i/>
          <w:szCs w:val="28"/>
          <w:lang w:val="es-DO"/>
        </w:rPr>
        <w:t xml:space="preserve"> </w:t>
      </w:r>
      <w:r w:rsidR="00901CF7" w:rsidRPr="00FE3B93">
        <w:rPr>
          <w:i/>
          <w:szCs w:val="28"/>
        </w:rPr>
        <w:t>Pantalla de inicio de sesión del Sistema de Gestión de Evidencias para la Evaluación Quinquenal UASD–MESCyT.</w:t>
      </w:r>
    </w:p>
    <w:p w14:paraId="1997E9A6" w14:textId="77777777" w:rsidR="00FF77C1" w:rsidRPr="00FF77C1" w:rsidRDefault="00FF77C1" w:rsidP="002061B4">
      <w:pPr>
        <w:pStyle w:val="Ttulo4"/>
        <w:rPr>
          <w:lang w:val="es-DO"/>
        </w:rPr>
      </w:pPr>
      <w:r w:rsidRPr="00FF77C1">
        <w:rPr>
          <w:lang w:val="es-DO"/>
        </w:rPr>
        <w:lastRenderedPageBreak/>
        <w:t>Procedimiento para Iniciar Sesión</w:t>
      </w:r>
    </w:p>
    <w:p w14:paraId="73EB40B8" w14:textId="77777777" w:rsidR="00FF77C1" w:rsidRPr="00FF77C1" w:rsidRDefault="00FF77C1" w:rsidP="00FF77C1">
      <w:pPr>
        <w:rPr>
          <w:lang w:val="es-DO"/>
        </w:rPr>
      </w:pPr>
      <w:r w:rsidRPr="00FF77C1">
        <w:rPr>
          <w:lang w:val="es-DO"/>
        </w:rPr>
        <w:t>Para acceder al sistema deben seguirse los siguientes pasos:</w:t>
      </w:r>
    </w:p>
    <w:p w14:paraId="231ED49F" w14:textId="77777777" w:rsidR="00FF77C1" w:rsidRPr="00FF77C1" w:rsidRDefault="00FF77C1">
      <w:pPr>
        <w:pStyle w:val="Prrafodelista"/>
        <w:numPr>
          <w:ilvl w:val="0"/>
          <w:numId w:val="35"/>
        </w:numPr>
        <w:spacing w:line="480" w:lineRule="auto"/>
        <w:rPr>
          <w:lang w:val="es-DO"/>
        </w:rPr>
      </w:pPr>
      <w:r w:rsidRPr="00FF77C1">
        <w:rPr>
          <w:lang w:val="es-DO"/>
        </w:rPr>
        <w:t xml:space="preserve">Acceder a la dirección web del sistema. </w:t>
      </w:r>
    </w:p>
    <w:p w14:paraId="70CFA250" w14:textId="77777777" w:rsidR="00FF77C1" w:rsidRPr="00FF77C1" w:rsidRDefault="00FF77C1">
      <w:pPr>
        <w:pStyle w:val="Prrafodelista"/>
        <w:numPr>
          <w:ilvl w:val="0"/>
          <w:numId w:val="35"/>
        </w:numPr>
        <w:spacing w:line="480" w:lineRule="auto"/>
        <w:rPr>
          <w:lang w:val="es-DO"/>
        </w:rPr>
      </w:pPr>
      <w:r w:rsidRPr="00FF77C1">
        <w:rPr>
          <w:lang w:val="es-DO"/>
        </w:rPr>
        <w:t xml:space="preserve">Escribir el nombre de usuario en el campo correspondiente. </w:t>
      </w:r>
    </w:p>
    <w:p w14:paraId="6892CCFF" w14:textId="77777777" w:rsidR="00FF77C1" w:rsidRPr="00FF77C1" w:rsidRDefault="00FF77C1">
      <w:pPr>
        <w:pStyle w:val="Prrafodelista"/>
        <w:numPr>
          <w:ilvl w:val="0"/>
          <w:numId w:val="35"/>
        </w:numPr>
        <w:spacing w:line="480" w:lineRule="auto"/>
        <w:rPr>
          <w:lang w:val="es-DO"/>
        </w:rPr>
      </w:pPr>
      <w:r w:rsidRPr="00FF77C1">
        <w:rPr>
          <w:lang w:val="es-DO"/>
        </w:rPr>
        <w:t xml:space="preserve">Introducir la contraseña asignada. </w:t>
      </w:r>
    </w:p>
    <w:p w14:paraId="62CF4F3E" w14:textId="77777777" w:rsidR="00FF77C1" w:rsidRPr="00FF77C1" w:rsidRDefault="00FF77C1">
      <w:pPr>
        <w:pStyle w:val="Prrafodelista"/>
        <w:numPr>
          <w:ilvl w:val="0"/>
          <w:numId w:val="35"/>
        </w:numPr>
        <w:spacing w:line="480" w:lineRule="auto"/>
        <w:rPr>
          <w:lang w:val="es-DO"/>
        </w:rPr>
      </w:pPr>
      <w:r w:rsidRPr="00FF77C1">
        <w:rPr>
          <w:lang w:val="es-DO"/>
        </w:rPr>
        <w:t xml:space="preserve">Verificar que los datos ingresados sean correctos. </w:t>
      </w:r>
    </w:p>
    <w:p w14:paraId="461FD9FC" w14:textId="77777777" w:rsidR="00FF77C1" w:rsidRPr="00FF77C1" w:rsidRDefault="00FF77C1">
      <w:pPr>
        <w:pStyle w:val="Prrafodelista"/>
        <w:numPr>
          <w:ilvl w:val="0"/>
          <w:numId w:val="35"/>
        </w:numPr>
        <w:spacing w:line="480" w:lineRule="auto"/>
        <w:rPr>
          <w:lang w:val="es-DO"/>
        </w:rPr>
      </w:pPr>
      <w:r w:rsidRPr="00FF77C1">
        <w:rPr>
          <w:lang w:val="es-DO"/>
        </w:rPr>
        <w:t xml:space="preserve">Presionar el botón </w:t>
      </w:r>
      <w:r w:rsidRPr="00FF77C1">
        <w:rPr>
          <w:bCs/>
          <w:lang w:val="es-DO"/>
        </w:rPr>
        <w:t>Ingresar</w:t>
      </w:r>
      <w:r w:rsidRPr="00FF77C1">
        <w:rPr>
          <w:lang w:val="es-DO"/>
        </w:rPr>
        <w:t xml:space="preserve">. </w:t>
      </w:r>
    </w:p>
    <w:p w14:paraId="4EFA77EE" w14:textId="77777777" w:rsidR="00FF77C1" w:rsidRPr="00FF77C1" w:rsidRDefault="00FF77C1">
      <w:pPr>
        <w:pStyle w:val="Prrafodelista"/>
        <w:numPr>
          <w:ilvl w:val="0"/>
          <w:numId w:val="35"/>
        </w:numPr>
        <w:spacing w:line="480" w:lineRule="auto"/>
        <w:rPr>
          <w:lang w:val="es-DO"/>
        </w:rPr>
      </w:pPr>
      <w:r w:rsidRPr="00FF77C1">
        <w:rPr>
          <w:lang w:val="es-DO"/>
        </w:rPr>
        <w:t xml:space="preserve">Si las credenciales son válidas, el sistema redireccionará automáticamente al </w:t>
      </w:r>
      <w:r w:rsidRPr="00FF77C1">
        <w:rPr>
          <w:bCs/>
          <w:lang w:val="es-DO"/>
        </w:rPr>
        <w:t>Panel Principal (</w:t>
      </w:r>
      <w:proofErr w:type="spellStart"/>
      <w:r w:rsidRPr="00FF77C1">
        <w:rPr>
          <w:bCs/>
          <w:lang w:val="es-DO"/>
        </w:rPr>
        <w:t>Dashboard</w:t>
      </w:r>
      <w:proofErr w:type="spellEnd"/>
      <w:r w:rsidRPr="00FF77C1">
        <w:rPr>
          <w:bCs/>
          <w:lang w:val="es-DO"/>
        </w:rPr>
        <w:t>)</w:t>
      </w:r>
      <w:r w:rsidRPr="00FF77C1">
        <w:rPr>
          <w:lang w:val="es-DO"/>
        </w:rPr>
        <w:t xml:space="preserve"> correspondiente al rol del usuario. </w:t>
      </w:r>
    </w:p>
    <w:p w14:paraId="1966C69A" w14:textId="6598F6A2" w:rsidR="00B71ED0" w:rsidRDefault="00FF77C1">
      <w:pPr>
        <w:pStyle w:val="Prrafodelista"/>
        <w:numPr>
          <w:ilvl w:val="0"/>
          <w:numId w:val="35"/>
        </w:numPr>
        <w:tabs>
          <w:tab w:val="num" w:pos="360"/>
        </w:tabs>
        <w:spacing w:line="480" w:lineRule="auto"/>
        <w:rPr>
          <w:lang w:val="es-DO"/>
        </w:rPr>
      </w:pPr>
      <w:r w:rsidRPr="00FF77C1">
        <w:rPr>
          <w:lang w:val="es-DO"/>
        </w:rPr>
        <w:t>En caso de que las credenciales sean incorrectas, el sistema mostrará un mensaje indicando que el usuario o la contraseña son inválidos y solicitará un nuevo intento de autenticación.</w:t>
      </w:r>
    </w:p>
    <w:p w14:paraId="6BB8BAD9" w14:textId="77777777" w:rsidR="00FF77C1" w:rsidRPr="00FF77C1" w:rsidRDefault="00FF77C1" w:rsidP="002061B4">
      <w:pPr>
        <w:pStyle w:val="Ttulo4"/>
        <w:rPr>
          <w:lang w:val="es-DO"/>
        </w:rPr>
      </w:pPr>
      <w:r w:rsidRPr="00FF77C1">
        <w:rPr>
          <w:lang w:val="es-DO"/>
        </w:rPr>
        <w:t>Consideraciones de Seguridad</w:t>
      </w:r>
    </w:p>
    <w:p w14:paraId="28E5013B" w14:textId="77777777" w:rsidR="00FF77C1" w:rsidRPr="00FF77C1" w:rsidRDefault="00FF77C1" w:rsidP="00FF77C1">
      <w:pPr>
        <w:rPr>
          <w:lang w:val="es-DO"/>
        </w:rPr>
      </w:pPr>
      <w:r w:rsidRPr="00FF77C1">
        <w:rPr>
          <w:lang w:val="es-DO"/>
        </w:rPr>
        <w:t>Con el fin de proteger la información institucional, se recomienda a los usuarios:</w:t>
      </w:r>
    </w:p>
    <w:p w14:paraId="746D0B93" w14:textId="77777777" w:rsidR="00FF77C1" w:rsidRPr="00FF77C1" w:rsidRDefault="00FF77C1">
      <w:pPr>
        <w:pStyle w:val="Prrafodelista"/>
        <w:numPr>
          <w:ilvl w:val="0"/>
          <w:numId w:val="36"/>
        </w:numPr>
        <w:spacing w:line="480" w:lineRule="auto"/>
        <w:rPr>
          <w:lang w:val="es-DO"/>
        </w:rPr>
      </w:pPr>
      <w:r w:rsidRPr="00FF77C1">
        <w:rPr>
          <w:lang w:val="es-DO"/>
        </w:rPr>
        <w:t xml:space="preserve">No compartir sus credenciales con otras personas. </w:t>
      </w:r>
    </w:p>
    <w:p w14:paraId="1661E9C3" w14:textId="77777777" w:rsidR="00FF77C1" w:rsidRPr="00FF77C1" w:rsidRDefault="00FF77C1">
      <w:pPr>
        <w:pStyle w:val="Prrafodelista"/>
        <w:numPr>
          <w:ilvl w:val="0"/>
          <w:numId w:val="36"/>
        </w:numPr>
        <w:spacing w:line="480" w:lineRule="auto"/>
        <w:rPr>
          <w:lang w:val="es-DO"/>
        </w:rPr>
      </w:pPr>
      <w:r w:rsidRPr="00FF77C1">
        <w:rPr>
          <w:lang w:val="es-DO"/>
        </w:rPr>
        <w:t xml:space="preserve">Utilizar contraseñas seguras. </w:t>
      </w:r>
    </w:p>
    <w:p w14:paraId="45518BEC" w14:textId="77777777" w:rsidR="00FF77C1" w:rsidRPr="00FF77C1" w:rsidRDefault="00FF77C1">
      <w:pPr>
        <w:pStyle w:val="Prrafodelista"/>
        <w:numPr>
          <w:ilvl w:val="0"/>
          <w:numId w:val="36"/>
        </w:numPr>
        <w:spacing w:line="480" w:lineRule="auto"/>
        <w:rPr>
          <w:lang w:val="es-DO"/>
        </w:rPr>
      </w:pPr>
      <w:r w:rsidRPr="00FF77C1">
        <w:rPr>
          <w:lang w:val="es-DO"/>
        </w:rPr>
        <w:t xml:space="preserve">Cerrar la sesión al finalizar el uso del sistema. </w:t>
      </w:r>
    </w:p>
    <w:p w14:paraId="56463645" w14:textId="668C4F9D" w:rsidR="00B96CBF" w:rsidRDefault="00FF77C1">
      <w:pPr>
        <w:pStyle w:val="Prrafodelista"/>
        <w:numPr>
          <w:ilvl w:val="0"/>
          <w:numId w:val="36"/>
        </w:numPr>
        <w:spacing w:line="480" w:lineRule="auto"/>
        <w:rPr>
          <w:lang w:val="es-DO"/>
        </w:rPr>
      </w:pPr>
      <w:r w:rsidRPr="00FF77C1">
        <w:rPr>
          <w:lang w:val="es-DO"/>
        </w:rPr>
        <w:t>Reportar inmediatamente al administrador cualquier acceso sospechoso o problema relacionado con la autenticación.</w:t>
      </w:r>
    </w:p>
    <w:p w14:paraId="5FC53E6C" w14:textId="77777777" w:rsidR="00CF33B5" w:rsidRDefault="00CF33B5" w:rsidP="00CF33B5">
      <w:pPr>
        <w:pStyle w:val="Prrafodelista"/>
        <w:spacing w:line="480" w:lineRule="auto"/>
        <w:ind w:left="1440" w:firstLine="0"/>
        <w:rPr>
          <w:lang w:val="es-DO"/>
        </w:rPr>
      </w:pPr>
    </w:p>
    <w:p w14:paraId="0A960719" w14:textId="77777777" w:rsidR="00CF33B5" w:rsidRDefault="00CF33B5" w:rsidP="00CF33B5">
      <w:pPr>
        <w:pStyle w:val="Prrafodelista"/>
        <w:spacing w:line="480" w:lineRule="auto"/>
        <w:ind w:left="1440" w:firstLine="0"/>
        <w:rPr>
          <w:lang w:val="es-DO"/>
        </w:rPr>
      </w:pPr>
    </w:p>
    <w:p w14:paraId="4328318B" w14:textId="77777777" w:rsidR="002061B4" w:rsidRDefault="002061B4" w:rsidP="002061B4">
      <w:pPr>
        <w:pStyle w:val="Ttulo3"/>
        <w:rPr>
          <w:rFonts w:ascii="Times New Roman" w:hAnsi="Times New Roman"/>
          <w:lang w:val="es-DO"/>
        </w:rPr>
      </w:pPr>
      <w:bookmarkStart w:id="118" w:name="_Toc237457096"/>
      <w:r>
        <w:lastRenderedPageBreak/>
        <w:t>Pantalla de Registro de Usuario</w:t>
      </w:r>
      <w:bookmarkEnd w:id="118"/>
    </w:p>
    <w:p w14:paraId="78017F27" w14:textId="77777777" w:rsidR="002061B4" w:rsidRPr="002061B4" w:rsidRDefault="002061B4" w:rsidP="002061B4">
      <w:r w:rsidRPr="002061B4">
        <w:t>La pantalla de registro permite a los usuarios crear una nueva cuenta dentro del sistema para posteriormente acceder a las funcionalidades que les sean asignadas según su rol institucional.</w:t>
      </w:r>
    </w:p>
    <w:p w14:paraId="6C77FD51" w14:textId="77777777" w:rsidR="002061B4" w:rsidRPr="002061B4" w:rsidRDefault="002061B4" w:rsidP="002061B4">
      <w:r w:rsidRPr="002061B4">
        <w:t xml:space="preserve">Los usuarios registrados permanecerán inicialmente en estado </w:t>
      </w:r>
      <w:r w:rsidRPr="002061B4">
        <w:rPr>
          <w:rStyle w:val="Fuerte"/>
          <w:b w:val="0"/>
          <w:bCs w:val="0"/>
        </w:rPr>
        <w:t>Pendiente</w:t>
      </w:r>
      <w:r w:rsidRPr="002061B4">
        <w:t>, hasta que un administrador o responsable autorizado les asigne el rol y el departamento correspondiente.</w:t>
      </w:r>
    </w:p>
    <w:p w14:paraId="3C5EA3DD" w14:textId="77777777" w:rsidR="002061B4" w:rsidRPr="002061B4" w:rsidRDefault="002061B4" w:rsidP="002061B4">
      <w:pPr>
        <w:pStyle w:val="Ttulo4"/>
        <w:rPr>
          <w:lang w:val="es-DO"/>
        </w:rPr>
      </w:pPr>
      <w:r w:rsidRPr="002061B4">
        <w:rPr>
          <w:lang w:val="es-DO"/>
        </w:rPr>
        <w:t>Elementos de la pantalla</w:t>
      </w:r>
    </w:p>
    <w:p w14:paraId="15C139FE" w14:textId="77777777" w:rsidR="002061B4" w:rsidRPr="002061B4" w:rsidRDefault="002061B4" w:rsidP="002061B4">
      <w:pPr>
        <w:rPr>
          <w:lang w:val="es-DO"/>
        </w:rPr>
      </w:pPr>
      <w:r w:rsidRPr="002061B4">
        <w:rPr>
          <w:lang w:val="es-DO"/>
        </w:rPr>
        <w:t>La pantalla de registro está compuesta por los siguientes controles:</w:t>
      </w:r>
    </w:p>
    <w:p w14:paraId="30DA7D8C" w14:textId="77777777" w:rsidR="002061B4" w:rsidRPr="002061B4" w:rsidRDefault="002061B4">
      <w:pPr>
        <w:pStyle w:val="Prrafodelista"/>
        <w:numPr>
          <w:ilvl w:val="0"/>
          <w:numId w:val="37"/>
        </w:numPr>
        <w:spacing w:line="480" w:lineRule="auto"/>
        <w:rPr>
          <w:lang w:val="es-DO"/>
        </w:rPr>
      </w:pPr>
      <w:r w:rsidRPr="002061B4">
        <w:rPr>
          <w:b/>
          <w:bCs/>
          <w:lang w:val="es-DO"/>
        </w:rPr>
        <w:t>Logo de la UASD:</w:t>
      </w:r>
      <w:r w:rsidRPr="002061B4">
        <w:rPr>
          <w:lang w:val="es-DO"/>
        </w:rPr>
        <w:t xml:space="preserve"> Identificación institucional. </w:t>
      </w:r>
    </w:p>
    <w:p w14:paraId="490F2725" w14:textId="77777777" w:rsidR="002061B4" w:rsidRPr="002061B4" w:rsidRDefault="002061B4">
      <w:pPr>
        <w:pStyle w:val="Prrafodelista"/>
        <w:numPr>
          <w:ilvl w:val="0"/>
          <w:numId w:val="37"/>
        </w:numPr>
        <w:spacing w:line="480" w:lineRule="auto"/>
        <w:rPr>
          <w:lang w:val="es-DO"/>
        </w:rPr>
      </w:pPr>
      <w:r w:rsidRPr="002061B4">
        <w:rPr>
          <w:b/>
          <w:bCs/>
          <w:lang w:val="es-DO"/>
        </w:rPr>
        <w:t>Logo del MESCyT:</w:t>
      </w:r>
      <w:r w:rsidRPr="002061B4">
        <w:rPr>
          <w:lang w:val="es-DO"/>
        </w:rPr>
        <w:t xml:space="preserve"> Representa el organismo responsable del proceso de evaluación. </w:t>
      </w:r>
    </w:p>
    <w:p w14:paraId="655D94A0" w14:textId="77777777" w:rsidR="002061B4" w:rsidRPr="002061B4" w:rsidRDefault="002061B4">
      <w:pPr>
        <w:pStyle w:val="Prrafodelista"/>
        <w:numPr>
          <w:ilvl w:val="0"/>
          <w:numId w:val="37"/>
        </w:numPr>
        <w:spacing w:line="480" w:lineRule="auto"/>
        <w:rPr>
          <w:lang w:val="es-DO"/>
        </w:rPr>
      </w:pPr>
      <w:r w:rsidRPr="002061B4">
        <w:rPr>
          <w:b/>
          <w:bCs/>
          <w:lang w:val="es-DO"/>
        </w:rPr>
        <w:t>Título:</w:t>
      </w:r>
      <w:r w:rsidRPr="002061B4">
        <w:rPr>
          <w:lang w:val="es-DO"/>
        </w:rPr>
        <w:t xml:space="preserve"> </w:t>
      </w:r>
      <w:r w:rsidRPr="002061B4">
        <w:rPr>
          <w:i/>
          <w:iCs/>
          <w:lang w:val="es-DO"/>
        </w:rPr>
        <w:t>Registro</w:t>
      </w:r>
      <w:r w:rsidRPr="002061B4">
        <w:rPr>
          <w:lang w:val="es-DO"/>
        </w:rPr>
        <w:t xml:space="preserve">. </w:t>
      </w:r>
    </w:p>
    <w:p w14:paraId="521BA454" w14:textId="77777777" w:rsidR="002061B4" w:rsidRPr="002061B4" w:rsidRDefault="002061B4">
      <w:pPr>
        <w:pStyle w:val="Prrafodelista"/>
        <w:numPr>
          <w:ilvl w:val="0"/>
          <w:numId w:val="37"/>
        </w:numPr>
        <w:spacing w:line="480" w:lineRule="auto"/>
        <w:rPr>
          <w:lang w:val="es-DO"/>
        </w:rPr>
      </w:pPr>
      <w:r w:rsidRPr="002061B4">
        <w:rPr>
          <w:b/>
          <w:bCs/>
          <w:lang w:val="es-DO"/>
        </w:rPr>
        <w:t>Campo "Nombre de usuario":</w:t>
      </w:r>
      <w:r w:rsidRPr="002061B4">
        <w:rPr>
          <w:lang w:val="es-DO"/>
        </w:rPr>
        <w:t xml:space="preserve"> Permite definir el nombre de usuario con el que el usuario accederá al sistema. </w:t>
      </w:r>
    </w:p>
    <w:p w14:paraId="097BFB11" w14:textId="77777777" w:rsidR="002061B4" w:rsidRPr="002061B4" w:rsidRDefault="002061B4">
      <w:pPr>
        <w:pStyle w:val="Prrafodelista"/>
        <w:numPr>
          <w:ilvl w:val="0"/>
          <w:numId w:val="37"/>
        </w:numPr>
        <w:spacing w:line="480" w:lineRule="auto"/>
        <w:rPr>
          <w:lang w:val="es-DO"/>
        </w:rPr>
      </w:pPr>
      <w:r w:rsidRPr="002061B4">
        <w:rPr>
          <w:b/>
          <w:bCs/>
          <w:lang w:val="es-DO"/>
        </w:rPr>
        <w:t>Campo "Correo electrónico":</w:t>
      </w:r>
      <w:r w:rsidRPr="002061B4">
        <w:rPr>
          <w:lang w:val="es-DO"/>
        </w:rPr>
        <w:t xml:space="preserve"> Dirección de correo institucional o personal para futuras notificaciones y recuperación de contraseña. </w:t>
      </w:r>
    </w:p>
    <w:p w14:paraId="745B78C4" w14:textId="77777777" w:rsidR="002061B4" w:rsidRPr="002061B4" w:rsidRDefault="002061B4">
      <w:pPr>
        <w:pStyle w:val="Prrafodelista"/>
        <w:numPr>
          <w:ilvl w:val="0"/>
          <w:numId w:val="37"/>
        </w:numPr>
        <w:spacing w:line="480" w:lineRule="auto"/>
        <w:rPr>
          <w:lang w:val="es-DO"/>
        </w:rPr>
      </w:pPr>
      <w:r w:rsidRPr="002061B4">
        <w:rPr>
          <w:b/>
          <w:bCs/>
          <w:lang w:val="es-DO"/>
        </w:rPr>
        <w:t>Campo "Nombre":</w:t>
      </w:r>
      <w:r w:rsidRPr="002061B4">
        <w:rPr>
          <w:lang w:val="es-DO"/>
        </w:rPr>
        <w:t xml:space="preserve"> Nombre del usuario. </w:t>
      </w:r>
    </w:p>
    <w:p w14:paraId="7434DCE1" w14:textId="77777777" w:rsidR="002061B4" w:rsidRPr="002061B4" w:rsidRDefault="002061B4">
      <w:pPr>
        <w:pStyle w:val="Prrafodelista"/>
        <w:numPr>
          <w:ilvl w:val="0"/>
          <w:numId w:val="37"/>
        </w:numPr>
        <w:spacing w:line="480" w:lineRule="auto"/>
        <w:rPr>
          <w:lang w:val="es-DO"/>
        </w:rPr>
      </w:pPr>
      <w:r w:rsidRPr="002061B4">
        <w:rPr>
          <w:b/>
          <w:bCs/>
          <w:lang w:val="es-DO"/>
        </w:rPr>
        <w:t>Campo "Apellido":</w:t>
      </w:r>
      <w:r w:rsidRPr="002061B4">
        <w:rPr>
          <w:lang w:val="es-DO"/>
        </w:rPr>
        <w:t xml:space="preserve"> Apellido del usuario. </w:t>
      </w:r>
    </w:p>
    <w:p w14:paraId="2B0A9050" w14:textId="77777777" w:rsidR="002061B4" w:rsidRPr="002061B4" w:rsidRDefault="002061B4">
      <w:pPr>
        <w:pStyle w:val="Prrafodelista"/>
        <w:numPr>
          <w:ilvl w:val="0"/>
          <w:numId w:val="37"/>
        </w:numPr>
        <w:spacing w:line="480" w:lineRule="auto"/>
        <w:rPr>
          <w:lang w:val="es-DO"/>
        </w:rPr>
      </w:pPr>
      <w:r w:rsidRPr="002061B4">
        <w:rPr>
          <w:b/>
          <w:bCs/>
          <w:lang w:val="es-DO"/>
        </w:rPr>
        <w:t>Campo "Teléfono":</w:t>
      </w:r>
      <w:r w:rsidRPr="002061B4">
        <w:rPr>
          <w:lang w:val="es-DO"/>
        </w:rPr>
        <w:t xml:space="preserve"> Número telefónico de contacto. </w:t>
      </w:r>
    </w:p>
    <w:p w14:paraId="4F4F082E" w14:textId="77777777" w:rsidR="002061B4" w:rsidRPr="002061B4" w:rsidRDefault="002061B4">
      <w:pPr>
        <w:pStyle w:val="Prrafodelista"/>
        <w:numPr>
          <w:ilvl w:val="0"/>
          <w:numId w:val="37"/>
        </w:numPr>
        <w:spacing w:line="480" w:lineRule="auto"/>
        <w:rPr>
          <w:lang w:val="es-DO"/>
        </w:rPr>
      </w:pPr>
      <w:r w:rsidRPr="002061B4">
        <w:rPr>
          <w:b/>
          <w:bCs/>
          <w:lang w:val="es-DO"/>
        </w:rPr>
        <w:t>Campo "Contraseña":</w:t>
      </w:r>
      <w:r w:rsidRPr="002061B4">
        <w:rPr>
          <w:lang w:val="es-DO"/>
        </w:rPr>
        <w:t xml:space="preserve"> Contraseña que utilizará para autenticarse. </w:t>
      </w:r>
    </w:p>
    <w:p w14:paraId="25F9B29E" w14:textId="77777777" w:rsidR="002061B4" w:rsidRPr="002061B4" w:rsidRDefault="002061B4">
      <w:pPr>
        <w:pStyle w:val="Prrafodelista"/>
        <w:numPr>
          <w:ilvl w:val="0"/>
          <w:numId w:val="37"/>
        </w:numPr>
        <w:spacing w:line="480" w:lineRule="auto"/>
        <w:rPr>
          <w:lang w:val="es-DO"/>
        </w:rPr>
      </w:pPr>
      <w:r w:rsidRPr="002061B4">
        <w:rPr>
          <w:b/>
          <w:bCs/>
          <w:lang w:val="es-DO"/>
        </w:rPr>
        <w:t>Campo "Confirmar contraseña":</w:t>
      </w:r>
      <w:r w:rsidRPr="002061B4">
        <w:rPr>
          <w:lang w:val="es-DO"/>
        </w:rPr>
        <w:t xml:space="preserve"> Permite verificar que la contraseña fue escrita correctamente. </w:t>
      </w:r>
    </w:p>
    <w:p w14:paraId="77460C12" w14:textId="77777777" w:rsidR="002061B4" w:rsidRPr="002061B4" w:rsidRDefault="002061B4">
      <w:pPr>
        <w:pStyle w:val="Prrafodelista"/>
        <w:numPr>
          <w:ilvl w:val="0"/>
          <w:numId w:val="37"/>
        </w:numPr>
        <w:spacing w:line="480" w:lineRule="auto"/>
        <w:rPr>
          <w:lang w:val="es-DO"/>
        </w:rPr>
      </w:pPr>
      <w:r w:rsidRPr="002061B4">
        <w:rPr>
          <w:b/>
          <w:bCs/>
          <w:lang w:val="es-DO"/>
        </w:rPr>
        <w:t>Botón "Registrarse":</w:t>
      </w:r>
      <w:r w:rsidRPr="002061B4">
        <w:rPr>
          <w:lang w:val="es-DO"/>
        </w:rPr>
        <w:t xml:space="preserve"> Envía la información al sistema para crear la cuenta. </w:t>
      </w:r>
    </w:p>
    <w:p w14:paraId="6B7B0F04" w14:textId="40A91A61" w:rsidR="002061B4" w:rsidRDefault="002061B4">
      <w:pPr>
        <w:pStyle w:val="Prrafodelista"/>
        <w:numPr>
          <w:ilvl w:val="0"/>
          <w:numId w:val="37"/>
        </w:numPr>
        <w:spacing w:line="480" w:lineRule="auto"/>
        <w:rPr>
          <w:lang w:val="es-DO"/>
        </w:rPr>
      </w:pPr>
      <w:r w:rsidRPr="002061B4">
        <w:rPr>
          <w:b/>
          <w:bCs/>
          <w:lang w:val="es-DO"/>
        </w:rPr>
        <w:lastRenderedPageBreak/>
        <w:t>Enlace "Iniciar Sesión":</w:t>
      </w:r>
      <w:r w:rsidRPr="002061B4">
        <w:rPr>
          <w:lang w:val="es-DO"/>
        </w:rPr>
        <w:t xml:space="preserve"> Redirige a la pantalla de autenticación para usuarios que ya poseen una cuenta</w:t>
      </w:r>
    </w:p>
    <w:p w14:paraId="0980BCDC" w14:textId="2DB18159" w:rsidR="002061B4" w:rsidRDefault="002061B4" w:rsidP="002061B4">
      <w:pPr>
        <w:ind w:firstLine="0"/>
        <w:rPr>
          <w:lang w:val="es-DO"/>
        </w:rPr>
      </w:pPr>
      <w:r w:rsidRPr="002061B4">
        <w:rPr>
          <w:noProof/>
          <w:lang w:val="es-DO" w:eastAsia="es-DO"/>
        </w:rPr>
        <w:drawing>
          <wp:inline distT="0" distB="0" distL="0" distR="0" wp14:anchorId="0DBC06A8" wp14:editId="3500F5FE">
            <wp:extent cx="5943600" cy="3415030"/>
            <wp:effectExtent l="0" t="0" r="0" b="0"/>
            <wp:docPr id="168646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66063" name=""/>
                    <pic:cNvPicPr/>
                  </pic:nvPicPr>
                  <pic:blipFill>
                    <a:blip r:embed="rId21"/>
                    <a:stretch>
                      <a:fillRect/>
                    </a:stretch>
                  </pic:blipFill>
                  <pic:spPr>
                    <a:xfrm>
                      <a:off x="0" y="0"/>
                      <a:ext cx="5943600" cy="3415030"/>
                    </a:xfrm>
                    <a:prstGeom prst="rect">
                      <a:avLst/>
                    </a:prstGeom>
                  </pic:spPr>
                </pic:pic>
              </a:graphicData>
            </a:graphic>
          </wp:inline>
        </w:drawing>
      </w:r>
    </w:p>
    <w:p w14:paraId="2538F3E3" w14:textId="7A480A01" w:rsidR="002061B4" w:rsidRDefault="002061B4" w:rsidP="00FE3B93">
      <w:pPr>
        <w:ind w:firstLine="0"/>
        <w:jc w:val="center"/>
        <w:rPr>
          <w:i/>
          <w:iCs/>
        </w:rPr>
      </w:pPr>
      <w:r w:rsidRPr="00FE3B93">
        <w:rPr>
          <w:i/>
          <w:iCs/>
        </w:rPr>
        <w:t xml:space="preserve">Figura </w:t>
      </w:r>
      <w:r w:rsidR="00FE3B93">
        <w:rPr>
          <w:i/>
          <w:iCs/>
        </w:rPr>
        <w:t>2</w:t>
      </w:r>
      <w:r w:rsidR="00103F8C">
        <w:rPr>
          <w:i/>
          <w:iCs/>
        </w:rPr>
        <w:t>.</w:t>
      </w:r>
      <w:r w:rsidRPr="00FE3B93">
        <w:rPr>
          <w:i/>
          <w:iCs/>
        </w:rPr>
        <w:t xml:space="preserve"> Pantalla de registro de usuarios del Sistema de Gestión de Evidencias para la Evaluación Quinquenal UASD–MESCyT.</w:t>
      </w:r>
    </w:p>
    <w:p w14:paraId="470CA940" w14:textId="77777777" w:rsidR="00FE3B93" w:rsidRPr="00FE3B93" w:rsidRDefault="00FE3B93" w:rsidP="00FE3B93">
      <w:pPr>
        <w:pStyle w:val="Ttulo4"/>
        <w:rPr>
          <w:lang w:val="es-DO"/>
        </w:rPr>
      </w:pPr>
      <w:r w:rsidRPr="00FE3B93">
        <w:rPr>
          <w:lang w:val="es-DO"/>
        </w:rPr>
        <w:t>Procedimiento para registrar un usuario</w:t>
      </w:r>
    </w:p>
    <w:p w14:paraId="4BC5E154" w14:textId="77777777" w:rsidR="00FE3B93" w:rsidRPr="00FE3B93" w:rsidRDefault="00FE3B93" w:rsidP="00FE3B93">
      <w:pPr>
        <w:rPr>
          <w:lang w:val="es-DO"/>
        </w:rPr>
      </w:pPr>
      <w:r w:rsidRPr="00FE3B93">
        <w:rPr>
          <w:lang w:val="es-DO"/>
        </w:rPr>
        <w:t>Para crear una nueva cuenta se deberán seguir los siguientes pasos:</w:t>
      </w:r>
    </w:p>
    <w:p w14:paraId="01622EA2" w14:textId="77777777" w:rsidR="00FE3B93" w:rsidRPr="00FE3B93" w:rsidRDefault="00FE3B93">
      <w:pPr>
        <w:pStyle w:val="Prrafodelista"/>
        <w:numPr>
          <w:ilvl w:val="0"/>
          <w:numId w:val="38"/>
        </w:numPr>
        <w:spacing w:line="480" w:lineRule="auto"/>
        <w:rPr>
          <w:lang w:val="es-DO"/>
        </w:rPr>
      </w:pPr>
      <w:r w:rsidRPr="00FE3B93">
        <w:rPr>
          <w:lang w:val="es-DO"/>
        </w:rPr>
        <w:t xml:space="preserve">Acceder a la opción Registrarse desde la pantalla de inicio de sesión. </w:t>
      </w:r>
    </w:p>
    <w:p w14:paraId="2EA3AB89" w14:textId="77777777" w:rsidR="00FE3B93" w:rsidRPr="00FE3B93" w:rsidRDefault="00FE3B93">
      <w:pPr>
        <w:pStyle w:val="Prrafodelista"/>
        <w:numPr>
          <w:ilvl w:val="0"/>
          <w:numId w:val="38"/>
        </w:numPr>
        <w:spacing w:line="480" w:lineRule="auto"/>
        <w:rPr>
          <w:lang w:val="es-DO"/>
        </w:rPr>
      </w:pPr>
      <w:r w:rsidRPr="00FE3B93">
        <w:rPr>
          <w:lang w:val="es-DO"/>
        </w:rPr>
        <w:t xml:space="preserve">Completar el campo Nombre de usuario. </w:t>
      </w:r>
    </w:p>
    <w:p w14:paraId="57F86077" w14:textId="77777777" w:rsidR="00FE3B93" w:rsidRPr="00FE3B93" w:rsidRDefault="00FE3B93">
      <w:pPr>
        <w:pStyle w:val="Prrafodelista"/>
        <w:numPr>
          <w:ilvl w:val="0"/>
          <w:numId w:val="38"/>
        </w:numPr>
        <w:spacing w:line="480" w:lineRule="auto"/>
        <w:rPr>
          <w:lang w:val="es-DO"/>
        </w:rPr>
      </w:pPr>
      <w:r w:rsidRPr="00FE3B93">
        <w:rPr>
          <w:lang w:val="es-DO"/>
        </w:rPr>
        <w:t xml:space="preserve">Introducir una dirección de correo electrónico válida. </w:t>
      </w:r>
    </w:p>
    <w:p w14:paraId="6E999553" w14:textId="77777777" w:rsidR="00FE3B93" w:rsidRPr="00FE3B93" w:rsidRDefault="00FE3B93">
      <w:pPr>
        <w:pStyle w:val="Prrafodelista"/>
        <w:numPr>
          <w:ilvl w:val="0"/>
          <w:numId w:val="38"/>
        </w:numPr>
        <w:spacing w:line="480" w:lineRule="auto"/>
        <w:rPr>
          <w:lang w:val="es-DO"/>
        </w:rPr>
      </w:pPr>
      <w:r w:rsidRPr="00FE3B93">
        <w:rPr>
          <w:lang w:val="es-DO"/>
        </w:rPr>
        <w:t xml:space="preserve">Escribir el nombre y apellido del usuario. </w:t>
      </w:r>
    </w:p>
    <w:p w14:paraId="15027C74" w14:textId="77777777" w:rsidR="00FE3B93" w:rsidRPr="00FE3B93" w:rsidRDefault="00FE3B93">
      <w:pPr>
        <w:pStyle w:val="Prrafodelista"/>
        <w:numPr>
          <w:ilvl w:val="0"/>
          <w:numId w:val="38"/>
        </w:numPr>
        <w:spacing w:line="480" w:lineRule="auto"/>
        <w:rPr>
          <w:lang w:val="es-DO"/>
        </w:rPr>
      </w:pPr>
      <w:r w:rsidRPr="00FE3B93">
        <w:rPr>
          <w:lang w:val="es-DO"/>
        </w:rPr>
        <w:t xml:space="preserve">Registrar un número telefónico de contacto. </w:t>
      </w:r>
    </w:p>
    <w:p w14:paraId="1B6D25D1" w14:textId="77777777" w:rsidR="00FE3B93" w:rsidRPr="00FE3B93" w:rsidRDefault="00FE3B93">
      <w:pPr>
        <w:pStyle w:val="Prrafodelista"/>
        <w:numPr>
          <w:ilvl w:val="0"/>
          <w:numId w:val="38"/>
        </w:numPr>
        <w:spacing w:line="480" w:lineRule="auto"/>
        <w:rPr>
          <w:lang w:val="es-DO"/>
        </w:rPr>
      </w:pPr>
      <w:r w:rsidRPr="00FE3B93">
        <w:rPr>
          <w:lang w:val="es-DO"/>
        </w:rPr>
        <w:t xml:space="preserve">Introducir una contraseña segura. </w:t>
      </w:r>
    </w:p>
    <w:p w14:paraId="455074D4" w14:textId="77777777" w:rsidR="00FE3B93" w:rsidRPr="00FE3B93" w:rsidRDefault="00FE3B93">
      <w:pPr>
        <w:pStyle w:val="Prrafodelista"/>
        <w:numPr>
          <w:ilvl w:val="0"/>
          <w:numId w:val="38"/>
        </w:numPr>
        <w:spacing w:line="480" w:lineRule="auto"/>
        <w:rPr>
          <w:lang w:val="es-DO"/>
        </w:rPr>
      </w:pPr>
      <w:r w:rsidRPr="00FE3B93">
        <w:rPr>
          <w:lang w:val="es-DO"/>
        </w:rPr>
        <w:t xml:space="preserve">Confirmar nuevamente la contraseña. </w:t>
      </w:r>
    </w:p>
    <w:p w14:paraId="3A9EC1CE" w14:textId="77777777" w:rsidR="00FE3B93" w:rsidRPr="00FE3B93" w:rsidRDefault="00FE3B93">
      <w:pPr>
        <w:pStyle w:val="Prrafodelista"/>
        <w:numPr>
          <w:ilvl w:val="0"/>
          <w:numId w:val="38"/>
        </w:numPr>
        <w:spacing w:line="480" w:lineRule="auto"/>
        <w:rPr>
          <w:lang w:val="es-DO"/>
        </w:rPr>
      </w:pPr>
      <w:r w:rsidRPr="00FE3B93">
        <w:rPr>
          <w:lang w:val="es-DO"/>
        </w:rPr>
        <w:lastRenderedPageBreak/>
        <w:t xml:space="preserve">Presionar el botón Registrarse. </w:t>
      </w:r>
    </w:p>
    <w:p w14:paraId="777DDF0A" w14:textId="77777777" w:rsidR="00FE3B93" w:rsidRPr="00FE3B93" w:rsidRDefault="00FE3B93">
      <w:pPr>
        <w:pStyle w:val="Prrafodelista"/>
        <w:numPr>
          <w:ilvl w:val="0"/>
          <w:numId w:val="38"/>
        </w:numPr>
        <w:spacing w:line="480" w:lineRule="auto"/>
        <w:rPr>
          <w:lang w:val="es-DO"/>
        </w:rPr>
      </w:pPr>
      <w:r w:rsidRPr="00FE3B93">
        <w:rPr>
          <w:lang w:val="es-DO"/>
        </w:rPr>
        <w:t xml:space="preserve">Si la información ingresada es válida, el sistema mostrará un mensaje indicando que la cuenta ha sido creada correctamente y quedará pendiente de asignación de permisos por parte del administrador. </w:t>
      </w:r>
    </w:p>
    <w:p w14:paraId="5CFEF01A" w14:textId="00251253" w:rsidR="00FE3B93" w:rsidRDefault="00FE3B93">
      <w:pPr>
        <w:pStyle w:val="Prrafodelista"/>
        <w:numPr>
          <w:ilvl w:val="0"/>
          <w:numId w:val="38"/>
        </w:numPr>
        <w:spacing w:line="480" w:lineRule="auto"/>
        <w:rPr>
          <w:lang w:val="es-DO"/>
        </w:rPr>
      </w:pPr>
      <w:r w:rsidRPr="00FE3B93">
        <w:rPr>
          <w:lang w:val="es-DO"/>
        </w:rPr>
        <w:t xml:space="preserve">Una vez asignado el rol correspondiente, el usuario podrá iniciar sesión y acceder a las funcionalidades autorizadas. </w:t>
      </w:r>
    </w:p>
    <w:p w14:paraId="626AE951" w14:textId="77777777" w:rsidR="00FE3B93" w:rsidRPr="00FE3B93" w:rsidRDefault="00FE3B93" w:rsidP="00FE3B93">
      <w:pPr>
        <w:pStyle w:val="Ttulo4"/>
        <w:rPr>
          <w:lang w:val="es-DO"/>
        </w:rPr>
      </w:pPr>
      <w:r w:rsidRPr="00FE3B93">
        <w:rPr>
          <w:lang w:val="es-DO"/>
        </w:rPr>
        <w:t>Validaciones del formulario</w:t>
      </w:r>
    </w:p>
    <w:p w14:paraId="3A85B752" w14:textId="77777777" w:rsidR="00FE3B93" w:rsidRPr="00FE3B93" w:rsidRDefault="00FE3B93" w:rsidP="00FE3B93">
      <w:pPr>
        <w:rPr>
          <w:lang w:val="es-DO"/>
        </w:rPr>
      </w:pPr>
      <w:r w:rsidRPr="00FE3B93">
        <w:rPr>
          <w:lang w:val="es-DO"/>
        </w:rPr>
        <w:t>Durante el proceso de registro el sistema realiza diversas validaciones para garantizar la integridad de la información:</w:t>
      </w:r>
    </w:p>
    <w:p w14:paraId="36D69809" w14:textId="77777777" w:rsidR="00FE3B93" w:rsidRPr="00FE3B93" w:rsidRDefault="00FE3B93">
      <w:pPr>
        <w:pStyle w:val="Prrafodelista"/>
        <w:numPr>
          <w:ilvl w:val="0"/>
          <w:numId w:val="39"/>
        </w:numPr>
        <w:spacing w:line="480" w:lineRule="auto"/>
        <w:rPr>
          <w:lang w:val="es-DO"/>
        </w:rPr>
      </w:pPr>
      <w:r w:rsidRPr="00FE3B93">
        <w:rPr>
          <w:lang w:val="es-DO"/>
        </w:rPr>
        <w:t xml:space="preserve">Todos los campos son obligatorios. </w:t>
      </w:r>
    </w:p>
    <w:p w14:paraId="6193638A" w14:textId="77777777" w:rsidR="00FE3B93" w:rsidRPr="00FE3B93" w:rsidRDefault="00FE3B93">
      <w:pPr>
        <w:pStyle w:val="Prrafodelista"/>
        <w:numPr>
          <w:ilvl w:val="0"/>
          <w:numId w:val="39"/>
        </w:numPr>
        <w:spacing w:line="480" w:lineRule="auto"/>
        <w:rPr>
          <w:lang w:val="es-DO"/>
        </w:rPr>
      </w:pPr>
      <w:r w:rsidRPr="00FE3B93">
        <w:rPr>
          <w:lang w:val="es-DO"/>
        </w:rPr>
        <w:t xml:space="preserve">El nombre de usuario no puede estar registrado previamente. </w:t>
      </w:r>
    </w:p>
    <w:p w14:paraId="6E5E8FE7" w14:textId="77777777" w:rsidR="00FE3B93" w:rsidRPr="00FE3B93" w:rsidRDefault="00FE3B93">
      <w:pPr>
        <w:pStyle w:val="Prrafodelista"/>
        <w:numPr>
          <w:ilvl w:val="0"/>
          <w:numId w:val="39"/>
        </w:numPr>
        <w:spacing w:line="480" w:lineRule="auto"/>
        <w:rPr>
          <w:lang w:val="es-DO"/>
        </w:rPr>
      </w:pPr>
      <w:r w:rsidRPr="00FE3B93">
        <w:rPr>
          <w:lang w:val="es-DO"/>
        </w:rPr>
        <w:t xml:space="preserve">El correo electrónico debe tener un formato válido y no estar asociado a otra cuenta. </w:t>
      </w:r>
    </w:p>
    <w:p w14:paraId="3CC38AE7" w14:textId="77777777" w:rsidR="00FE3B93" w:rsidRPr="00FE3B93" w:rsidRDefault="00FE3B93">
      <w:pPr>
        <w:pStyle w:val="Prrafodelista"/>
        <w:numPr>
          <w:ilvl w:val="0"/>
          <w:numId w:val="39"/>
        </w:numPr>
        <w:spacing w:line="480" w:lineRule="auto"/>
        <w:rPr>
          <w:lang w:val="es-DO"/>
        </w:rPr>
      </w:pPr>
      <w:r w:rsidRPr="00FE3B93">
        <w:rPr>
          <w:lang w:val="es-DO"/>
        </w:rPr>
        <w:t xml:space="preserve">La contraseña y su confirmación deben coincidir. </w:t>
      </w:r>
    </w:p>
    <w:p w14:paraId="34B48EAB" w14:textId="77777777" w:rsidR="00FE3B93" w:rsidRPr="00FE3B93" w:rsidRDefault="00FE3B93">
      <w:pPr>
        <w:pStyle w:val="Prrafodelista"/>
        <w:numPr>
          <w:ilvl w:val="0"/>
          <w:numId w:val="39"/>
        </w:numPr>
        <w:spacing w:line="480" w:lineRule="auto"/>
        <w:rPr>
          <w:lang w:val="es-DO"/>
        </w:rPr>
      </w:pPr>
      <w:r w:rsidRPr="00FE3B93">
        <w:rPr>
          <w:lang w:val="es-DO"/>
        </w:rPr>
        <w:t xml:space="preserve">La contraseña debe cumplir con los requisitos mínimos de seguridad establecidos por el sistema. </w:t>
      </w:r>
    </w:p>
    <w:p w14:paraId="0DD20C4B" w14:textId="77777777" w:rsidR="00FE3B93" w:rsidRPr="00FE3B93" w:rsidRDefault="00FE3B93">
      <w:pPr>
        <w:pStyle w:val="Prrafodelista"/>
        <w:numPr>
          <w:ilvl w:val="0"/>
          <w:numId w:val="39"/>
        </w:numPr>
        <w:spacing w:line="480" w:lineRule="auto"/>
        <w:rPr>
          <w:lang w:val="es-DO"/>
        </w:rPr>
      </w:pPr>
      <w:r w:rsidRPr="00FE3B93">
        <w:rPr>
          <w:lang w:val="es-DO"/>
        </w:rPr>
        <w:t>En caso de detectarse algún error, el sistema mostrará un mensaje indicando el campo que debe corregirse antes de completar el registro.</w:t>
      </w:r>
    </w:p>
    <w:p w14:paraId="1573C6F8" w14:textId="088CC825" w:rsidR="00FE3B93" w:rsidRDefault="00C61DC8" w:rsidP="00C61DC8">
      <w:pPr>
        <w:pStyle w:val="Ttulo3"/>
      </w:pPr>
      <w:bookmarkStart w:id="119" w:name="_Toc237457097"/>
      <w:r w:rsidRPr="00C61DC8">
        <w:t>Recuperación de Contraseña</w:t>
      </w:r>
      <w:bookmarkEnd w:id="119"/>
    </w:p>
    <w:p w14:paraId="7E63F5B7" w14:textId="06EBF570" w:rsidR="00C61DC8" w:rsidRDefault="00C61DC8" w:rsidP="00C61DC8">
      <w:r w:rsidRPr="00C61DC8">
        <w:t>La funcionalidad de recuperación de contraseña permite a los usuarios restablecer el acceso a su cuenta cuando han olvidado su contraseña. Para ello, el sistema enviará un enlace de recuperación al correo electrónico asociado con la cuenta registrada.</w:t>
      </w:r>
    </w:p>
    <w:p w14:paraId="63A3E91B" w14:textId="77777777" w:rsidR="00C61DC8" w:rsidRPr="00C61DC8" w:rsidRDefault="00C61DC8" w:rsidP="00C61DC8">
      <w:pPr>
        <w:pStyle w:val="Ttulo4"/>
        <w:rPr>
          <w:lang w:val="es-DO"/>
        </w:rPr>
      </w:pPr>
      <w:r w:rsidRPr="00C61DC8">
        <w:rPr>
          <w:lang w:val="es-DO"/>
        </w:rPr>
        <w:t>Elementos de la pantalla</w:t>
      </w:r>
    </w:p>
    <w:p w14:paraId="2232AAF2" w14:textId="77777777" w:rsidR="00C61DC8" w:rsidRPr="00C61DC8" w:rsidRDefault="00C61DC8" w:rsidP="00C61DC8">
      <w:pPr>
        <w:rPr>
          <w:lang w:val="es-DO"/>
        </w:rPr>
      </w:pPr>
      <w:r w:rsidRPr="00C61DC8">
        <w:rPr>
          <w:lang w:val="es-DO"/>
        </w:rPr>
        <w:t>La pantalla de recuperación de contraseña está compuesta por los siguientes elementos:</w:t>
      </w:r>
    </w:p>
    <w:p w14:paraId="0CD4BC3E" w14:textId="77777777" w:rsidR="00C61DC8" w:rsidRPr="00C61DC8" w:rsidRDefault="00C61DC8">
      <w:pPr>
        <w:pStyle w:val="Prrafodelista"/>
        <w:numPr>
          <w:ilvl w:val="0"/>
          <w:numId w:val="40"/>
        </w:numPr>
        <w:spacing w:line="480" w:lineRule="auto"/>
        <w:rPr>
          <w:lang w:val="es-DO"/>
        </w:rPr>
      </w:pPr>
      <w:r w:rsidRPr="00C61DC8">
        <w:rPr>
          <w:b/>
          <w:bCs/>
          <w:lang w:val="es-DO"/>
        </w:rPr>
        <w:lastRenderedPageBreak/>
        <w:t>Título:</w:t>
      </w:r>
      <w:r w:rsidRPr="00C61DC8">
        <w:rPr>
          <w:lang w:val="es-DO"/>
        </w:rPr>
        <w:t xml:space="preserve"> Recuperar contraseña. </w:t>
      </w:r>
    </w:p>
    <w:p w14:paraId="58463E16" w14:textId="77777777" w:rsidR="00C61DC8" w:rsidRPr="00C61DC8" w:rsidRDefault="00C61DC8">
      <w:pPr>
        <w:pStyle w:val="Prrafodelista"/>
        <w:numPr>
          <w:ilvl w:val="0"/>
          <w:numId w:val="40"/>
        </w:numPr>
        <w:spacing w:line="480" w:lineRule="auto"/>
        <w:rPr>
          <w:lang w:val="es-DO"/>
        </w:rPr>
      </w:pPr>
      <w:r w:rsidRPr="00C61DC8">
        <w:rPr>
          <w:b/>
          <w:bCs/>
          <w:lang w:val="es-DO"/>
        </w:rPr>
        <w:t>Mensaje informativo:</w:t>
      </w:r>
      <w:r w:rsidRPr="00C61DC8">
        <w:rPr>
          <w:lang w:val="es-DO"/>
        </w:rPr>
        <w:t xml:space="preserve"> Indica al usuario que debe ingresar su correo electrónico para recibir las instrucciones de recuperación. </w:t>
      </w:r>
    </w:p>
    <w:p w14:paraId="19C8A83D" w14:textId="77777777" w:rsidR="00C61DC8" w:rsidRPr="00C61DC8" w:rsidRDefault="00C61DC8">
      <w:pPr>
        <w:pStyle w:val="Prrafodelista"/>
        <w:numPr>
          <w:ilvl w:val="0"/>
          <w:numId w:val="40"/>
        </w:numPr>
        <w:spacing w:line="480" w:lineRule="auto"/>
        <w:rPr>
          <w:lang w:val="es-DO"/>
        </w:rPr>
      </w:pPr>
      <w:r w:rsidRPr="00C61DC8">
        <w:rPr>
          <w:b/>
          <w:bCs/>
          <w:lang w:val="es-DO"/>
        </w:rPr>
        <w:t>Campo "Correo electrónico":</w:t>
      </w:r>
      <w:r w:rsidRPr="00C61DC8">
        <w:rPr>
          <w:lang w:val="es-DO"/>
        </w:rPr>
        <w:t xml:space="preserve"> Permite introducir la dirección de correo asociada a la cuenta. </w:t>
      </w:r>
    </w:p>
    <w:p w14:paraId="41EAE242" w14:textId="77777777" w:rsidR="00C61DC8" w:rsidRPr="00C61DC8" w:rsidRDefault="00C61DC8">
      <w:pPr>
        <w:pStyle w:val="Prrafodelista"/>
        <w:numPr>
          <w:ilvl w:val="0"/>
          <w:numId w:val="40"/>
        </w:numPr>
        <w:spacing w:line="480" w:lineRule="auto"/>
        <w:rPr>
          <w:lang w:val="es-DO"/>
        </w:rPr>
      </w:pPr>
      <w:r w:rsidRPr="00C61DC8">
        <w:rPr>
          <w:b/>
          <w:bCs/>
          <w:lang w:val="es-DO"/>
        </w:rPr>
        <w:t>Botón "Enviar instrucciones":</w:t>
      </w:r>
      <w:r w:rsidRPr="00C61DC8">
        <w:rPr>
          <w:lang w:val="es-DO"/>
        </w:rPr>
        <w:t xml:space="preserve"> Envía la solicitud de recuperación de contraseña al sistema. </w:t>
      </w:r>
    </w:p>
    <w:p w14:paraId="6AF6DD5C" w14:textId="77777777" w:rsidR="00C61DC8" w:rsidRPr="00C61DC8" w:rsidRDefault="00C61DC8">
      <w:pPr>
        <w:pStyle w:val="Prrafodelista"/>
        <w:numPr>
          <w:ilvl w:val="0"/>
          <w:numId w:val="40"/>
        </w:numPr>
        <w:spacing w:line="480" w:lineRule="auto"/>
        <w:rPr>
          <w:lang w:val="es-DO"/>
        </w:rPr>
      </w:pPr>
      <w:r w:rsidRPr="00C61DC8">
        <w:rPr>
          <w:b/>
          <w:bCs/>
          <w:lang w:val="es-DO"/>
        </w:rPr>
        <w:t>Enlace "Volver al inicio de sesión":</w:t>
      </w:r>
      <w:r w:rsidRPr="00C61DC8">
        <w:rPr>
          <w:lang w:val="es-DO"/>
        </w:rPr>
        <w:t xml:space="preserve"> Redirige nuevamente a la pantalla de autenticación.</w:t>
      </w:r>
    </w:p>
    <w:p w14:paraId="17F53E5B" w14:textId="24D38EF1" w:rsidR="00C61DC8" w:rsidRDefault="00C61DC8" w:rsidP="00C61DC8">
      <w:pPr>
        <w:ind w:firstLine="0"/>
        <w:rPr>
          <w:lang w:val="es-DO"/>
        </w:rPr>
      </w:pPr>
      <w:r w:rsidRPr="00C61DC8">
        <w:rPr>
          <w:noProof/>
          <w:lang w:val="es-DO" w:eastAsia="es-DO"/>
        </w:rPr>
        <w:drawing>
          <wp:inline distT="0" distB="0" distL="0" distR="0" wp14:anchorId="631F8260" wp14:editId="38A6DF56">
            <wp:extent cx="5943600" cy="3453765"/>
            <wp:effectExtent l="0" t="0" r="0" b="0"/>
            <wp:docPr id="14287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473" name=""/>
                    <pic:cNvPicPr/>
                  </pic:nvPicPr>
                  <pic:blipFill>
                    <a:blip r:embed="rId22"/>
                    <a:stretch>
                      <a:fillRect/>
                    </a:stretch>
                  </pic:blipFill>
                  <pic:spPr>
                    <a:xfrm>
                      <a:off x="0" y="0"/>
                      <a:ext cx="5943600" cy="3453765"/>
                    </a:xfrm>
                    <a:prstGeom prst="rect">
                      <a:avLst/>
                    </a:prstGeom>
                  </pic:spPr>
                </pic:pic>
              </a:graphicData>
            </a:graphic>
          </wp:inline>
        </w:drawing>
      </w:r>
    </w:p>
    <w:p w14:paraId="542856E9" w14:textId="5BC8EF28" w:rsidR="00C61DC8" w:rsidRDefault="00C61DC8" w:rsidP="00C61DC8">
      <w:pPr>
        <w:ind w:firstLine="0"/>
        <w:jc w:val="center"/>
        <w:rPr>
          <w:i/>
          <w:iCs/>
        </w:rPr>
      </w:pPr>
      <w:r w:rsidRPr="00C61DC8">
        <w:rPr>
          <w:i/>
          <w:iCs/>
        </w:rPr>
        <w:t xml:space="preserve">Figura </w:t>
      </w:r>
      <w:r w:rsidR="00562B30">
        <w:rPr>
          <w:i/>
          <w:iCs/>
        </w:rPr>
        <w:t>3</w:t>
      </w:r>
      <w:r w:rsidR="00103F8C">
        <w:rPr>
          <w:i/>
          <w:iCs/>
        </w:rPr>
        <w:t>.</w:t>
      </w:r>
      <w:r w:rsidRPr="00C61DC8">
        <w:rPr>
          <w:i/>
          <w:iCs/>
        </w:rPr>
        <w:t xml:space="preserve"> Pantalla de recuperación de contraseña del Sistema de Gestión de Evidencias para la Evaluación Quinquenal UASD–MESCyT.</w:t>
      </w:r>
    </w:p>
    <w:p w14:paraId="338AC798" w14:textId="77777777" w:rsidR="00CF33B5" w:rsidRDefault="00CF33B5" w:rsidP="00C61DC8">
      <w:pPr>
        <w:ind w:firstLine="0"/>
        <w:jc w:val="center"/>
        <w:rPr>
          <w:i/>
          <w:iCs/>
        </w:rPr>
      </w:pPr>
    </w:p>
    <w:p w14:paraId="39B3FAFC" w14:textId="77777777" w:rsidR="00C61DC8" w:rsidRPr="00C61DC8" w:rsidRDefault="00C61DC8" w:rsidP="00C61DC8">
      <w:pPr>
        <w:pStyle w:val="Ttulo4"/>
        <w:rPr>
          <w:lang w:val="es-DO"/>
        </w:rPr>
      </w:pPr>
      <w:r w:rsidRPr="00C61DC8">
        <w:rPr>
          <w:lang w:val="es-DO"/>
        </w:rPr>
        <w:lastRenderedPageBreak/>
        <w:t>Procedimiento para recuperar la contraseña</w:t>
      </w:r>
    </w:p>
    <w:p w14:paraId="48B06EDC" w14:textId="77777777" w:rsidR="00C61DC8" w:rsidRPr="00C61DC8" w:rsidRDefault="00C61DC8" w:rsidP="00C61DC8">
      <w:pPr>
        <w:rPr>
          <w:lang w:val="es-DO"/>
        </w:rPr>
      </w:pPr>
      <w:r w:rsidRPr="00C61DC8">
        <w:rPr>
          <w:lang w:val="es-DO"/>
        </w:rPr>
        <w:t>Para restablecer el acceso a la cuenta deberán seguirse los siguientes pasos:</w:t>
      </w:r>
    </w:p>
    <w:p w14:paraId="3399DB8B" w14:textId="77777777" w:rsidR="00C61DC8" w:rsidRPr="00C61DC8" w:rsidRDefault="00C61DC8">
      <w:pPr>
        <w:pStyle w:val="Prrafodelista"/>
        <w:numPr>
          <w:ilvl w:val="0"/>
          <w:numId w:val="41"/>
        </w:numPr>
        <w:spacing w:line="480" w:lineRule="auto"/>
        <w:rPr>
          <w:lang w:val="es-DO"/>
        </w:rPr>
      </w:pPr>
      <w:r w:rsidRPr="00C61DC8">
        <w:rPr>
          <w:lang w:val="es-DO"/>
        </w:rPr>
        <w:t xml:space="preserve">Seleccionar la opción </w:t>
      </w:r>
      <w:r w:rsidRPr="00C61DC8">
        <w:rPr>
          <w:b/>
          <w:bCs/>
          <w:lang w:val="es-DO"/>
        </w:rPr>
        <w:t>¿Olvidaste tu contraseña?</w:t>
      </w:r>
      <w:r w:rsidRPr="00C61DC8">
        <w:rPr>
          <w:lang w:val="es-DO"/>
        </w:rPr>
        <w:t xml:space="preserve"> desde la pantalla de inicio de sesión. </w:t>
      </w:r>
    </w:p>
    <w:p w14:paraId="3088335F" w14:textId="77777777" w:rsidR="00C61DC8" w:rsidRPr="00C61DC8" w:rsidRDefault="00C61DC8">
      <w:pPr>
        <w:pStyle w:val="Prrafodelista"/>
        <w:numPr>
          <w:ilvl w:val="0"/>
          <w:numId w:val="41"/>
        </w:numPr>
        <w:spacing w:line="480" w:lineRule="auto"/>
        <w:rPr>
          <w:lang w:val="es-DO"/>
        </w:rPr>
      </w:pPr>
      <w:r w:rsidRPr="00C61DC8">
        <w:rPr>
          <w:lang w:val="es-DO"/>
        </w:rPr>
        <w:t xml:space="preserve">Introducir el correo electrónico asociado a la cuenta registrada. </w:t>
      </w:r>
    </w:p>
    <w:p w14:paraId="74278F1D" w14:textId="77777777" w:rsidR="00C61DC8" w:rsidRPr="00C61DC8" w:rsidRDefault="00C61DC8">
      <w:pPr>
        <w:pStyle w:val="Prrafodelista"/>
        <w:numPr>
          <w:ilvl w:val="0"/>
          <w:numId w:val="41"/>
        </w:numPr>
        <w:spacing w:line="480" w:lineRule="auto"/>
        <w:rPr>
          <w:lang w:val="es-DO"/>
        </w:rPr>
      </w:pPr>
      <w:r w:rsidRPr="00C61DC8">
        <w:rPr>
          <w:lang w:val="es-DO"/>
        </w:rPr>
        <w:t xml:space="preserve">Presionar el botón </w:t>
      </w:r>
      <w:r w:rsidRPr="00C61DC8">
        <w:rPr>
          <w:b/>
          <w:bCs/>
          <w:lang w:val="es-DO"/>
        </w:rPr>
        <w:t>Enviar instrucciones</w:t>
      </w:r>
      <w:r w:rsidRPr="00C61DC8">
        <w:rPr>
          <w:lang w:val="es-DO"/>
        </w:rPr>
        <w:t xml:space="preserve">. </w:t>
      </w:r>
    </w:p>
    <w:p w14:paraId="2CAA2FF1" w14:textId="77777777" w:rsidR="00C61DC8" w:rsidRPr="00C61DC8" w:rsidRDefault="00C61DC8">
      <w:pPr>
        <w:pStyle w:val="Prrafodelista"/>
        <w:numPr>
          <w:ilvl w:val="0"/>
          <w:numId w:val="41"/>
        </w:numPr>
        <w:spacing w:line="480" w:lineRule="auto"/>
        <w:rPr>
          <w:lang w:val="es-DO"/>
        </w:rPr>
      </w:pPr>
      <w:r w:rsidRPr="00C61DC8">
        <w:rPr>
          <w:lang w:val="es-DO"/>
        </w:rPr>
        <w:t xml:space="preserve">El sistema verificará que el correo electrónico exista en la base de datos. </w:t>
      </w:r>
    </w:p>
    <w:p w14:paraId="17FDF351" w14:textId="77777777" w:rsidR="00C61DC8" w:rsidRPr="00C61DC8" w:rsidRDefault="00C61DC8">
      <w:pPr>
        <w:pStyle w:val="Prrafodelista"/>
        <w:numPr>
          <w:ilvl w:val="0"/>
          <w:numId w:val="41"/>
        </w:numPr>
        <w:spacing w:line="480" w:lineRule="auto"/>
        <w:rPr>
          <w:lang w:val="es-DO"/>
        </w:rPr>
      </w:pPr>
      <w:r w:rsidRPr="00C61DC8">
        <w:rPr>
          <w:lang w:val="es-DO"/>
        </w:rPr>
        <w:t xml:space="preserve">Si la cuenta es válida, se enviará un enlace temporal para el restablecimiento de la contraseña. </w:t>
      </w:r>
    </w:p>
    <w:p w14:paraId="046C17D6" w14:textId="77777777" w:rsidR="00C61DC8" w:rsidRPr="00C61DC8" w:rsidRDefault="00C61DC8">
      <w:pPr>
        <w:pStyle w:val="Prrafodelista"/>
        <w:numPr>
          <w:ilvl w:val="0"/>
          <w:numId w:val="41"/>
        </w:numPr>
        <w:spacing w:line="480" w:lineRule="auto"/>
        <w:rPr>
          <w:lang w:val="es-DO"/>
        </w:rPr>
      </w:pPr>
      <w:r w:rsidRPr="00C61DC8">
        <w:rPr>
          <w:lang w:val="es-DO"/>
        </w:rPr>
        <w:t xml:space="preserve">Acceder al enlace recibido en el correo electrónico. </w:t>
      </w:r>
    </w:p>
    <w:p w14:paraId="41DB2311" w14:textId="77777777" w:rsidR="00C61DC8" w:rsidRPr="00C61DC8" w:rsidRDefault="00C61DC8">
      <w:pPr>
        <w:pStyle w:val="Prrafodelista"/>
        <w:numPr>
          <w:ilvl w:val="0"/>
          <w:numId w:val="41"/>
        </w:numPr>
        <w:spacing w:line="480" w:lineRule="auto"/>
        <w:rPr>
          <w:lang w:val="es-DO"/>
        </w:rPr>
      </w:pPr>
      <w:r w:rsidRPr="00C61DC8">
        <w:rPr>
          <w:lang w:val="es-DO"/>
        </w:rPr>
        <w:t xml:space="preserve">Registrar una nueva contraseña y confirmar el cambio. </w:t>
      </w:r>
    </w:p>
    <w:p w14:paraId="51E5E8B0" w14:textId="12727F09" w:rsidR="00C61DC8" w:rsidRPr="00C61DC8" w:rsidRDefault="00C61DC8">
      <w:pPr>
        <w:pStyle w:val="Prrafodelista"/>
        <w:numPr>
          <w:ilvl w:val="0"/>
          <w:numId w:val="41"/>
        </w:numPr>
        <w:spacing w:line="480" w:lineRule="auto"/>
        <w:rPr>
          <w:lang w:val="es-DO"/>
        </w:rPr>
      </w:pPr>
      <w:r w:rsidRPr="00C61DC8">
        <w:rPr>
          <w:lang w:val="es-DO"/>
        </w:rPr>
        <w:t xml:space="preserve">Una vez actualizada la contraseña, el usuario podrá iniciar sesión normalmente. </w:t>
      </w:r>
    </w:p>
    <w:p w14:paraId="7C1C8465" w14:textId="77777777" w:rsidR="00C61DC8" w:rsidRPr="00C61DC8" w:rsidRDefault="00C61DC8" w:rsidP="00C61DC8">
      <w:pPr>
        <w:pStyle w:val="Ttulo4"/>
        <w:rPr>
          <w:lang w:val="es-DO"/>
        </w:rPr>
      </w:pPr>
      <w:r w:rsidRPr="00C61DC8">
        <w:rPr>
          <w:lang w:val="es-DO"/>
        </w:rPr>
        <w:t>Validaciones del formulario</w:t>
      </w:r>
    </w:p>
    <w:p w14:paraId="6D101C70" w14:textId="77777777" w:rsidR="00C61DC8" w:rsidRPr="00C61DC8" w:rsidRDefault="00C61DC8" w:rsidP="00C61DC8">
      <w:pPr>
        <w:rPr>
          <w:lang w:val="es-DO"/>
        </w:rPr>
      </w:pPr>
      <w:r w:rsidRPr="00C61DC8">
        <w:rPr>
          <w:lang w:val="es-DO"/>
        </w:rPr>
        <w:t>Durante el proceso de recuperación de contraseña, el sistema realizará las siguientes validaciones:</w:t>
      </w:r>
    </w:p>
    <w:p w14:paraId="1E1FD75F" w14:textId="77777777" w:rsidR="00C61DC8" w:rsidRPr="00C61DC8" w:rsidRDefault="00C61DC8">
      <w:pPr>
        <w:pStyle w:val="Prrafodelista"/>
        <w:numPr>
          <w:ilvl w:val="0"/>
          <w:numId w:val="42"/>
        </w:numPr>
        <w:spacing w:line="480" w:lineRule="auto"/>
        <w:rPr>
          <w:lang w:val="es-DO"/>
        </w:rPr>
      </w:pPr>
      <w:r w:rsidRPr="00C61DC8">
        <w:rPr>
          <w:lang w:val="es-DO"/>
        </w:rPr>
        <w:t xml:space="preserve">El campo Correo electrónico es obligatorio. </w:t>
      </w:r>
    </w:p>
    <w:p w14:paraId="46961387" w14:textId="77777777" w:rsidR="00C61DC8" w:rsidRPr="00C61DC8" w:rsidRDefault="00C61DC8">
      <w:pPr>
        <w:pStyle w:val="Prrafodelista"/>
        <w:numPr>
          <w:ilvl w:val="0"/>
          <w:numId w:val="42"/>
        </w:numPr>
        <w:spacing w:line="480" w:lineRule="auto"/>
        <w:rPr>
          <w:lang w:val="es-DO"/>
        </w:rPr>
      </w:pPr>
      <w:r w:rsidRPr="00C61DC8">
        <w:rPr>
          <w:lang w:val="es-DO"/>
        </w:rPr>
        <w:t xml:space="preserve">El formato del correo electrónico debe ser válido. </w:t>
      </w:r>
    </w:p>
    <w:p w14:paraId="06780ED8" w14:textId="77777777" w:rsidR="00C61DC8" w:rsidRPr="00C61DC8" w:rsidRDefault="00C61DC8">
      <w:pPr>
        <w:pStyle w:val="Prrafodelista"/>
        <w:numPr>
          <w:ilvl w:val="0"/>
          <w:numId w:val="42"/>
        </w:numPr>
        <w:spacing w:line="480" w:lineRule="auto"/>
        <w:rPr>
          <w:lang w:val="es-DO"/>
        </w:rPr>
      </w:pPr>
      <w:r w:rsidRPr="00C61DC8">
        <w:rPr>
          <w:lang w:val="es-DO"/>
        </w:rPr>
        <w:t xml:space="preserve">El correo electrónico debe corresponder a una cuenta registrada en el sistema. </w:t>
      </w:r>
    </w:p>
    <w:p w14:paraId="46DE1E0E" w14:textId="77777777" w:rsidR="00C61DC8" w:rsidRPr="00C61DC8" w:rsidRDefault="00C61DC8">
      <w:pPr>
        <w:pStyle w:val="Prrafodelista"/>
        <w:numPr>
          <w:ilvl w:val="0"/>
          <w:numId w:val="42"/>
        </w:numPr>
        <w:spacing w:line="480" w:lineRule="auto"/>
        <w:rPr>
          <w:lang w:val="es-DO"/>
        </w:rPr>
      </w:pPr>
      <w:r w:rsidRPr="00C61DC8">
        <w:rPr>
          <w:lang w:val="es-DO"/>
        </w:rPr>
        <w:t xml:space="preserve">Si el correo no existe, el sistema mostrará un mensaje indicando que no fue posible localizar una cuenta asociada a la dirección ingresada. </w:t>
      </w:r>
    </w:p>
    <w:p w14:paraId="6E139F51" w14:textId="2D050CBD" w:rsidR="00C61DC8" w:rsidRDefault="00C61DC8">
      <w:pPr>
        <w:pStyle w:val="Prrafodelista"/>
        <w:numPr>
          <w:ilvl w:val="0"/>
          <w:numId w:val="42"/>
        </w:numPr>
        <w:spacing w:line="480" w:lineRule="auto"/>
        <w:rPr>
          <w:lang w:val="es-DO"/>
        </w:rPr>
      </w:pPr>
      <w:r w:rsidRPr="00C61DC8">
        <w:rPr>
          <w:lang w:val="es-DO"/>
        </w:rPr>
        <w:t xml:space="preserve">Si la solicitud es procesada correctamente, el sistema informará que las instrucciones de recuperación han sido enviadas al correo electrónico registrado. </w:t>
      </w:r>
    </w:p>
    <w:p w14:paraId="334FBD8A" w14:textId="77777777" w:rsidR="00F24A6D" w:rsidRPr="00F24A6D" w:rsidRDefault="00F24A6D" w:rsidP="00F24A6D">
      <w:pPr>
        <w:pStyle w:val="Ttulo3"/>
        <w:rPr>
          <w:lang w:val="es-DO"/>
        </w:rPr>
      </w:pPr>
      <w:bookmarkStart w:id="120" w:name="_Toc237457098"/>
      <w:r w:rsidRPr="00F24A6D">
        <w:rPr>
          <w:lang w:val="es-DO"/>
        </w:rPr>
        <w:lastRenderedPageBreak/>
        <w:t>Cuenta pendiente de aprobación</w:t>
      </w:r>
      <w:bookmarkEnd w:id="120"/>
    </w:p>
    <w:p w14:paraId="152729A2" w14:textId="77777777" w:rsidR="00F24A6D" w:rsidRPr="00F24A6D" w:rsidRDefault="00F24A6D" w:rsidP="00F24A6D">
      <w:pPr>
        <w:rPr>
          <w:lang w:val="es-DO"/>
        </w:rPr>
      </w:pPr>
      <w:r w:rsidRPr="00F24A6D">
        <w:rPr>
          <w:lang w:val="es-DO"/>
        </w:rPr>
        <w:t>Cuando un usuario completa el proceso de registro, su cuenta es creada correctamente; sin embargo, no puede acceder inmediatamente a las funcionalidades del sistema. Inicialmente todas las cuentas quedan en estado Pendiente de aprobación, ya que un administrador debe revisar la solicitud y asignarle un rol dentro de la plataforma.</w:t>
      </w:r>
    </w:p>
    <w:p w14:paraId="1A74DECE" w14:textId="77777777" w:rsidR="00F24A6D" w:rsidRPr="00F24A6D" w:rsidRDefault="00F24A6D" w:rsidP="00F24A6D">
      <w:pPr>
        <w:rPr>
          <w:lang w:val="es-DO"/>
        </w:rPr>
      </w:pPr>
      <w:r w:rsidRPr="00F24A6D">
        <w:rPr>
          <w:lang w:val="es-DO"/>
        </w:rPr>
        <w:t>Mientras la cuenta permanezca sin un rol asignado, el sistema mostrará una pantalla informativa indicando que el usuario debe esperar la aprobación correspondiente.</w:t>
      </w:r>
    </w:p>
    <w:p w14:paraId="10944C19" w14:textId="77777777" w:rsidR="00F24A6D" w:rsidRPr="00F24A6D" w:rsidRDefault="00F24A6D" w:rsidP="00F24A6D">
      <w:pPr>
        <w:pStyle w:val="Ttulo4"/>
        <w:rPr>
          <w:lang w:val="es-DO"/>
        </w:rPr>
      </w:pPr>
      <w:r w:rsidRPr="00F24A6D">
        <w:rPr>
          <w:lang w:val="es-DO"/>
        </w:rPr>
        <w:t>Elementos de la pantalla</w:t>
      </w:r>
    </w:p>
    <w:p w14:paraId="24380498" w14:textId="77777777" w:rsidR="00F24A6D" w:rsidRPr="00F24A6D" w:rsidRDefault="00F24A6D" w:rsidP="00F24A6D">
      <w:pPr>
        <w:rPr>
          <w:lang w:val="es-DO"/>
        </w:rPr>
      </w:pPr>
      <w:r w:rsidRPr="00F24A6D">
        <w:rPr>
          <w:lang w:val="es-DO"/>
        </w:rPr>
        <w:t>La vista Cuenta pendiente de aprobación está compuesta por los siguientes elementos:</w:t>
      </w:r>
    </w:p>
    <w:p w14:paraId="141506D3" w14:textId="77777777" w:rsidR="00F24A6D" w:rsidRPr="00F24A6D" w:rsidRDefault="00F24A6D">
      <w:pPr>
        <w:pStyle w:val="Prrafodelista"/>
        <w:numPr>
          <w:ilvl w:val="0"/>
          <w:numId w:val="43"/>
        </w:numPr>
        <w:spacing w:line="480" w:lineRule="auto"/>
        <w:rPr>
          <w:lang w:val="es-DO"/>
        </w:rPr>
      </w:pPr>
      <w:r w:rsidRPr="00F24A6D">
        <w:rPr>
          <w:lang w:val="es-DO"/>
        </w:rPr>
        <w:t xml:space="preserve">Icono de estado: representa que la cuenta se encuentra en espera de habilitación. </w:t>
      </w:r>
    </w:p>
    <w:p w14:paraId="05B38AB2" w14:textId="77777777" w:rsidR="00F24A6D" w:rsidRPr="00F24A6D" w:rsidRDefault="00F24A6D">
      <w:pPr>
        <w:pStyle w:val="Prrafodelista"/>
        <w:numPr>
          <w:ilvl w:val="0"/>
          <w:numId w:val="43"/>
        </w:numPr>
        <w:spacing w:line="480" w:lineRule="auto"/>
        <w:rPr>
          <w:lang w:val="es-DO"/>
        </w:rPr>
      </w:pPr>
      <w:r w:rsidRPr="00F24A6D">
        <w:rPr>
          <w:lang w:val="es-DO"/>
        </w:rPr>
        <w:t xml:space="preserve">Etiqueta "Pendiente de aprobación": indica el estado actual de la cuenta. </w:t>
      </w:r>
    </w:p>
    <w:p w14:paraId="53DC916D" w14:textId="77777777" w:rsidR="00F24A6D" w:rsidRPr="00F24A6D" w:rsidRDefault="00F24A6D">
      <w:pPr>
        <w:pStyle w:val="Prrafodelista"/>
        <w:numPr>
          <w:ilvl w:val="0"/>
          <w:numId w:val="43"/>
        </w:numPr>
        <w:spacing w:line="480" w:lineRule="auto"/>
        <w:rPr>
          <w:lang w:val="es-DO"/>
        </w:rPr>
      </w:pPr>
      <w:r w:rsidRPr="00F24A6D">
        <w:rPr>
          <w:lang w:val="es-DO"/>
        </w:rPr>
        <w:t xml:space="preserve">Mensaje principal: informa que la cuenta aún no posee un rol asignado. </w:t>
      </w:r>
    </w:p>
    <w:p w14:paraId="4FC3D65E" w14:textId="77777777" w:rsidR="00F24A6D" w:rsidRPr="00F24A6D" w:rsidRDefault="00F24A6D">
      <w:pPr>
        <w:pStyle w:val="Prrafodelista"/>
        <w:numPr>
          <w:ilvl w:val="0"/>
          <w:numId w:val="43"/>
        </w:numPr>
        <w:spacing w:line="480" w:lineRule="auto"/>
        <w:rPr>
          <w:lang w:val="es-DO"/>
        </w:rPr>
      </w:pPr>
      <w:r w:rsidRPr="00F24A6D">
        <w:rPr>
          <w:lang w:val="es-DO"/>
        </w:rPr>
        <w:t xml:space="preserve">Descripción: explica que un administrador revisará la solicitud y asignará los permisos correspondientes. </w:t>
      </w:r>
    </w:p>
    <w:p w14:paraId="2703B0D6" w14:textId="77777777" w:rsidR="00F24A6D" w:rsidRPr="00F24A6D" w:rsidRDefault="00F24A6D">
      <w:pPr>
        <w:pStyle w:val="Prrafodelista"/>
        <w:numPr>
          <w:ilvl w:val="0"/>
          <w:numId w:val="43"/>
        </w:numPr>
        <w:spacing w:line="480" w:lineRule="auto"/>
        <w:rPr>
          <w:lang w:val="es-DO"/>
        </w:rPr>
      </w:pPr>
      <w:r w:rsidRPr="00F24A6D">
        <w:rPr>
          <w:lang w:val="es-DO"/>
        </w:rPr>
        <w:t xml:space="preserve">Aviso informativo: indica que el tiempo de espera dependerá de la disponibilidad del administrador. </w:t>
      </w:r>
    </w:p>
    <w:p w14:paraId="1B27B6EB" w14:textId="3630B29D" w:rsidR="00C61DC8" w:rsidRDefault="00F24A6D">
      <w:pPr>
        <w:pStyle w:val="Prrafodelista"/>
        <w:numPr>
          <w:ilvl w:val="0"/>
          <w:numId w:val="43"/>
        </w:numPr>
        <w:spacing w:line="480" w:lineRule="auto"/>
        <w:rPr>
          <w:lang w:val="es-DO"/>
        </w:rPr>
      </w:pPr>
      <w:r w:rsidRPr="00F24A6D">
        <w:rPr>
          <w:lang w:val="es-DO"/>
        </w:rPr>
        <w:t>Botón "Cerrar sesión": permite salir del sistema hasta que la cuenta sea habilitada.</w:t>
      </w:r>
    </w:p>
    <w:p w14:paraId="74F7EB2D" w14:textId="3C79C83F" w:rsidR="00562B30" w:rsidRDefault="00F24A6D" w:rsidP="00562B30">
      <w:pPr>
        <w:spacing w:after="0"/>
        <w:ind w:firstLine="0"/>
        <w:jc w:val="center"/>
        <w:rPr>
          <w:i/>
          <w:iCs/>
        </w:rPr>
      </w:pPr>
      <w:r w:rsidRPr="00F24A6D">
        <w:rPr>
          <w:noProof/>
          <w:lang w:val="es-DO" w:eastAsia="es-DO"/>
        </w:rPr>
        <w:lastRenderedPageBreak/>
        <w:drawing>
          <wp:inline distT="0" distB="0" distL="0" distR="0" wp14:anchorId="2DC12C04" wp14:editId="24F00E27">
            <wp:extent cx="5943600" cy="3229610"/>
            <wp:effectExtent l="0" t="0" r="0" b="8890"/>
            <wp:docPr id="508616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6794" name=""/>
                    <pic:cNvPicPr/>
                  </pic:nvPicPr>
                  <pic:blipFill>
                    <a:blip r:embed="rId23"/>
                    <a:stretch>
                      <a:fillRect/>
                    </a:stretch>
                  </pic:blipFill>
                  <pic:spPr>
                    <a:xfrm>
                      <a:off x="0" y="0"/>
                      <a:ext cx="5943600" cy="3229610"/>
                    </a:xfrm>
                    <a:prstGeom prst="rect">
                      <a:avLst/>
                    </a:prstGeom>
                  </pic:spPr>
                </pic:pic>
              </a:graphicData>
            </a:graphic>
          </wp:inline>
        </w:drawing>
      </w:r>
      <w:r w:rsidR="00562B30" w:rsidRPr="00562B30">
        <w:rPr>
          <w:i/>
          <w:iCs/>
        </w:rPr>
        <w:t xml:space="preserve">Figura </w:t>
      </w:r>
      <w:r w:rsidR="00103F8C">
        <w:rPr>
          <w:i/>
          <w:iCs/>
        </w:rPr>
        <w:t>4.</w:t>
      </w:r>
      <w:r w:rsidR="00562B30" w:rsidRPr="00562B30">
        <w:rPr>
          <w:i/>
          <w:iCs/>
        </w:rPr>
        <w:t xml:space="preserve"> Pantalla de cuenta pendiente de aprobación.</w:t>
      </w:r>
    </w:p>
    <w:p w14:paraId="5EF444F5" w14:textId="77777777" w:rsidR="00562B30" w:rsidRPr="00562B30" w:rsidRDefault="00562B30" w:rsidP="00562B30">
      <w:pPr>
        <w:pStyle w:val="Ttulo4"/>
        <w:spacing w:before="0"/>
        <w:rPr>
          <w:lang w:val="es-DO"/>
        </w:rPr>
      </w:pPr>
      <w:r w:rsidRPr="00562B30">
        <w:rPr>
          <w:lang w:val="es-DO"/>
        </w:rPr>
        <w:t>Funcionamiento</w:t>
      </w:r>
    </w:p>
    <w:p w14:paraId="5C0647D7" w14:textId="77777777" w:rsidR="00562B30" w:rsidRPr="00562B30" w:rsidRDefault="00562B30" w:rsidP="00562B30">
      <w:pPr>
        <w:rPr>
          <w:lang w:val="es-DO"/>
        </w:rPr>
      </w:pPr>
      <w:r w:rsidRPr="00562B30">
        <w:rPr>
          <w:lang w:val="es-DO"/>
        </w:rPr>
        <w:t>Después de iniciar sesión, el sistema verifica si el usuario tiene un rol asignado.</w:t>
      </w:r>
    </w:p>
    <w:p w14:paraId="77FEDEF7" w14:textId="77777777" w:rsidR="00562B30" w:rsidRPr="00562B30" w:rsidRDefault="00562B30">
      <w:pPr>
        <w:numPr>
          <w:ilvl w:val="0"/>
          <w:numId w:val="44"/>
        </w:numPr>
        <w:rPr>
          <w:lang w:val="es-DO"/>
        </w:rPr>
      </w:pPr>
      <w:r w:rsidRPr="00562B30">
        <w:rPr>
          <w:lang w:val="es-DO"/>
        </w:rPr>
        <w:t xml:space="preserve">Si el usuario posee un rol, será redirigido al panel principal correspondiente a sus permisos. </w:t>
      </w:r>
    </w:p>
    <w:p w14:paraId="07BC9E19" w14:textId="77777777" w:rsidR="00562B30" w:rsidRPr="00562B30" w:rsidRDefault="00562B30">
      <w:pPr>
        <w:numPr>
          <w:ilvl w:val="0"/>
          <w:numId w:val="44"/>
        </w:numPr>
        <w:rPr>
          <w:lang w:val="es-DO"/>
        </w:rPr>
      </w:pPr>
      <w:r w:rsidRPr="00562B30">
        <w:rPr>
          <w:lang w:val="es-DO"/>
        </w:rPr>
        <w:t xml:space="preserve">Si el usuario no posee un rol, se mostrará la pantalla de Cuenta pendiente de aprobación, impidiendo el acceso a los módulos del sistema hasta que un administrador complete el proceso de asignación. </w:t>
      </w:r>
    </w:p>
    <w:p w14:paraId="6A09DC01" w14:textId="77777777" w:rsidR="00562B30" w:rsidRPr="00562B30" w:rsidRDefault="00562B30" w:rsidP="00562B30">
      <w:pPr>
        <w:pStyle w:val="Ttulo4"/>
        <w:rPr>
          <w:lang w:val="es-DO"/>
        </w:rPr>
      </w:pPr>
      <w:r w:rsidRPr="00562B30">
        <w:rPr>
          <w:lang w:val="es-DO"/>
        </w:rPr>
        <w:t>Procedimiento para habilitar una cuenta</w:t>
      </w:r>
    </w:p>
    <w:p w14:paraId="1749F1AD" w14:textId="77777777" w:rsidR="00562B30" w:rsidRPr="00562B30" w:rsidRDefault="00562B30">
      <w:pPr>
        <w:pStyle w:val="Prrafodelista"/>
        <w:numPr>
          <w:ilvl w:val="0"/>
          <w:numId w:val="45"/>
        </w:numPr>
        <w:spacing w:line="480" w:lineRule="auto"/>
        <w:rPr>
          <w:lang w:val="es-DO"/>
        </w:rPr>
      </w:pPr>
      <w:r w:rsidRPr="00562B30">
        <w:rPr>
          <w:lang w:val="es-DO"/>
        </w:rPr>
        <w:t xml:space="preserve">El usuario completa el formulario de registro. </w:t>
      </w:r>
    </w:p>
    <w:p w14:paraId="0AC92F20" w14:textId="77777777" w:rsidR="00562B30" w:rsidRPr="00562B30" w:rsidRDefault="00562B30">
      <w:pPr>
        <w:pStyle w:val="Prrafodelista"/>
        <w:numPr>
          <w:ilvl w:val="0"/>
          <w:numId w:val="45"/>
        </w:numPr>
        <w:spacing w:line="480" w:lineRule="auto"/>
        <w:rPr>
          <w:lang w:val="es-DO"/>
        </w:rPr>
      </w:pPr>
      <w:r w:rsidRPr="00562B30">
        <w:rPr>
          <w:lang w:val="es-DO"/>
        </w:rPr>
        <w:t xml:space="preserve">La cuenta es creada exitosamente. </w:t>
      </w:r>
    </w:p>
    <w:p w14:paraId="632197B8" w14:textId="77777777" w:rsidR="00562B30" w:rsidRPr="00562B30" w:rsidRDefault="00562B30">
      <w:pPr>
        <w:pStyle w:val="Prrafodelista"/>
        <w:numPr>
          <w:ilvl w:val="0"/>
          <w:numId w:val="45"/>
        </w:numPr>
        <w:spacing w:line="480" w:lineRule="auto"/>
        <w:rPr>
          <w:lang w:val="es-DO"/>
        </w:rPr>
      </w:pPr>
      <w:r w:rsidRPr="00562B30">
        <w:rPr>
          <w:lang w:val="es-DO"/>
        </w:rPr>
        <w:t xml:space="preserve">El sistema asigna el estado Pendiente de aprobación. </w:t>
      </w:r>
    </w:p>
    <w:p w14:paraId="1AC6576C" w14:textId="77777777" w:rsidR="00562B30" w:rsidRPr="00562B30" w:rsidRDefault="00562B30">
      <w:pPr>
        <w:pStyle w:val="Prrafodelista"/>
        <w:numPr>
          <w:ilvl w:val="0"/>
          <w:numId w:val="45"/>
        </w:numPr>
        <w:spacing w:line="480" w:lineRule="auto"/>
        <w:rPr>
          <w:lang w:val="es-DO"/>
        </w:rPr>
      </w:pPr>
      <w:r w:rsidRPr="00562B30">
        <w:rPr>
          <w:lang w:val="es-DO"/>
        </w:rPr>
        <w:t xml:space="preserve">El usuario puede iniciar sesión, pero visualizará únicamente esta pantalla. </w:t>
      </w:r>
    </w:p>
    <w:p w14:paraId="46147B16" w14:textId="77777777" w:rsidR="00562B30" w:rsidRPr="00562B30" w:rsidRDefault="00562B30">
      <w:pPr>
        <w:pStyle w:val="Prrafodelista"/>
        <w:numPr>
          <w:ilvl w:val="0"/>
          <w:numId w:val="45"/>
        </w:numPr>
        <w:spacing w:line="480" w:lineRule="auto"/>
        <w:rPr>
          <w:lang w:val="es-DO"/>
        </w:rPr>
      </w:pPr>
      <w:r w:rsidRPr="00562B30">
        <w:rPr>
          <w:lang w:val="es-DO"/>
        </w:rPr>
        <w:t xml:space="preserve">Un administrador accede al módulo de gestión de usuarios. </w:t>
      </w:r>
    </w:p>
    <w:p w14:paraId="1AC2E551" w14:textId="77777777" w:rsidR="00562B30" w:rsidRPr="00562B30" w:rsidRDefault="00562B30">
      <w:pPr>
        <w:pStyle w:val="Prrafodelista"/>
        <w:numPr>
          <w:ilvl w:val="0"/>
          <w:numId w:val="45"/>
        </w:numPr>
        <w:spacing w:line="480" w:lineRule="auto"/>
        <w:rPr>
          <w:lang w:val="es-DO"/>
        </w:rPr>
      </w:pPr>
      <w:r w:rsidRPr="00562B30">
        <w:rPr>
          <w:lang w:val="es-DO"/>
        </w:rPr>
        <w:lastRenderedPageBreak/>
        <w:t xml:space="preserve">El administrador asigna el rol correspondiente al usuario. </w:t>
      </w:r>
    </w:p>
    <w:p w14:paraId="2406549E" w14:textId="77EEB8F2" w:rsidR="00562B30" w:rsidRDefault="00562B30">
      <w:pPr>
        <w:pStyle w:val="Prrafodelista"/>
        <w:numPr>
          <w:ilvl w:val="0"/>
          <w:numId w:val="45"/>
        </w:numPr>
        <w:spacing w:line="480" w:lineRule="auto"/>
        <w:rPr>
          <w:lang w:val="es-DO"/>
        </w:rPr>
      </w:pPr>
      <w:r w:rsidRPr="00562B30">
        <w:rPr>
          <w:lang w:val="es-DO"/>
        </w:rPr>
        <w:t>En el siguiente inicio de sesión, el usuario accederá automáticamente al panel principal de acuerdo con el rol asignado.</w:t>
      </w:r>
    </w:p>
    <w:p w14:paraId="2AFA9AC0" w14:textId="06C10411" w:rsidR="00097F17" w:rsidRDefault="00562B30" w:rsidP="00097F17">
      <w:r w:rsidRPr="00562B30">
        <w:rPr>
          <w:b/>
          <w:bCs/>
        </w:rPr>
        <w:t>Nota:</w:t>
      </w:r>
      <w:r w:rsidRPr="00562B30">
        <w:t xml:space="preserve"> La asignación de roles constituye un mecanismo de seguridad que garantiza que únicamente los usuarios autorizados puedan acceder a las funcionalidades correspondientes a su perfil dentro del sistema.</w:t>
      </w:r>
    </w:p>
    <w:p w14:paraId="530C8F21" w14:textId="77777777" w:rsidR="00097F17" w:rsidRDefault="00097F17" w:rsidP="00097F17">
      <w:pPr>
        <w:pStyle w:val="Ttulo3"/>
      </w:pPr>
      <w:bookmarkStart w:id="121" w:name="_Toc237457099"/>
      <w:r>
        <w:t>Panel Principal (</w:t>
      </w:r>
      <w:proofErr w:type="spellStart"/>
      <w:r>
        <w:t>Dashboard</w:t>
      </w:r>
      <w:proofErr w:type="spellEnd"/>
      <w:r>
        <w:t>)</w:t>
      </w:r>
      <w:bookmarkEnd w:id="121"/>
    </w:p>
    <w:p w14:paraId="2ADB0E0C" w14:textId="77777777" w:rsidR="00097F17" w:rsidRPr="00097F17" w:rsidRDefault="00097F17" w:rsidP="00097F17">
      <w:pPr>
        <w:rPr>
          <w:lang w:val="es-DO"/>
        </w:rPr>
      </w:pPr>
      <w:r w:rsidRPr="00097F17">
        <w:rPr>
          <w:lang w:val="es-DO"/>
        </w:rPr>
        <w:t>Una vez que el administrador inicia sesión correctamente, el sistema muestra el Panel Principal (</w:t>
      </w:r>
      <w:proofErr w:type="spellStart"/>
      <w:r w:rsidRPr="00097F17">
        <w:rPr>
          <w:lang w:val="es-DO"/>
        </w:rPr>
        <w:t>Dashboard</w:t>
      </w:r>
      <w:proofErr w:type="spellEnd"/>
      <w:r w:rsidRPr="00097F17">
        <w:rPr>
          <w:lang w:val="es-DO"/>
        </w:rPr>
        <w:t>), desde donde es posible visualizar un resumen general del estado de la evaluación institucional y acceder a los diferentes módulos de la plataforma.</w:t>
      </w:r>
    </w:p>
    <w:p w14:paraId="30B6A965" w14:textId="77777777" w:rsidR="00097F17" w:rsidRPr="00097F17" w:rsidRDefault="00097F17" w:rsidP="00CF33B5">
      <w:pPr>
        <w:spacing w:after="0"/>
        <w:rPr>
          <w:lang w:val="es-DO"/>
        </w:rPr>
      </w:pPr>
      <w:r w:rsidRPr="00097F17">
        <w:rPr>
          <w:lang w:val="es-DO"/>
        </w:rPr>
        <w:t xml:space="preserve">El </w:t>
      </w:r>
      <w:proofErr w:type="spellStart"/>
      <w:r w:rsidRPr="00097F17">
        <w:rPr>
          <w:lang w:val="es-DO"/>
        </w:rPr>
        <w:t>Dashboard</w:t>
      </w:r>
      <w:proofErr w:type="spellEnd"/>
      <w:r w:rsidRPr="00097F17">
        <w:rPr>
          <w:lang w:val="es-DO"/>
        </w:rPr>
        <w:t xml:space="preserve"> concentra la información más relevante del sistema mediante indicadores estadísticos, gráficos y accesos rápidos, permitiendo al administrador conocer el avance del proceso de gestión de evidencias.</w:t>
      </w:r>
    </w:p>
    <w:p w14:paraId="6E866585" w14:textId="0966EE31" w:rsidR="00097F17" w:rsidRDefault="00097F17" w:rsidP="00097F17">
      <w:pPr>
        <w:ind w:firstLine="0"/>
        <w:rPr>
          <w:lang w:val="es-DO"/>
        </w:rPr>
      </w:pPr>
      <w:r w:rsidRPr="00097F17">
        <w:rPr>
          <w:noProof/>
          <w:lang w:val="es-DO" w:eastAsia="es-DO"/>
        </w:rPr>
        <w:drawing>
          <wp:inline distT="0" distB="0" distL="0" distR="0" wp14:anchorId="4CCC8FBD" wp14:editId="1FFA38AE">
            <wp:extent cx="5943600" cy="3234690"/>
            <wp:effectExtent l="0" t="0" r="0" b="3810"/>
            <wp:docPr id="159662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3144" name=""/>
                    <pic:cNvPicPr/>
                  </pic:nvPicPr>
                  <pic:blipFill>
                    <a:blip r:embed="rId24"/>
                    <a:stretch>
                      <a:fillRect/>
                    </a:stretch>
                  </pic:blipFill>
                  <pic:spPr>
                    <a:xfrm>
                      <a:off x="0" y="0"/>
                      <a:ext cx="5943600" cy="3234690"/>
                    </a:xfrm>
                    <a:prstGeom prst="rect">
                      <a:avLst/>
                    </a:prstGeom>
                  </pic:spPr>
                </pic:pic>
              </a:graphicData>
            </a:graphic>
          </wp:inline>
        </w:drawing>
      </w:r>
    </w:p>
    <w:p w14:paraId="5BED0F63" w14:textId="5643D3B5" w:rsidR="00097F17" w:rsidRPr="00FE4388" w:rsidRDefault="00097F17" w:rsidP="00097F17">
      <w:pPr>
        <w:spacing w:after="0"/>
        <w:ind w:firstLine="0"/>
        <w:jc w:val="center"/>
        <w:rPr>
          <w:i/>
          <w:iCs/>
          <w:lang w:val="es-DO"/>
        </w:rPr>
      </w:pPr>
      <w:r w:rsidRPr="00FE4388">
        <w:rPr>
          <w:i/>
          <w:iCs/>
          <w:lang w:val="es-DO"/>
        </w:rPr>
        <w:t>Figura 5</w:t>
      </w:r>
      <w:r w:rsidR="00103F8C">
        <w:rPr>
          <w:i/>
          <w:iCs/>
          <w:lang w:val="es-DO"/>
        </w:rPr>
        <w:t>.</w:t>
      </w:r>
      <w:r w:rsidRPr="00FE4388">
        <w:rPr>
          <w:i/>
          <w:iCs/>
          <w:lang w:val="es-DO"/>
        </w:rPr>
        <w:t xml:space="preserve"> Panel Principal (</w:t>
      </w:r>
      <w:proofErr w:type="spellStart"/>
      <w:r w:rsidRPr="00FE4388">
        <w:rPr>
          <w:i/>
          <w:iCs/>
          <w:lang w:val="es-DO"/>
        </w:rPr>
        <w:t>Dashboard</w:t>
      </w:r>
      <w:proofErr w:type="spellEnd"/>
      <w:r w:rsidRPr="00FE4388">
        <w:rPr>
          <w:i/>
          <w:iCs/>
          <w:lang w:val="es-DO"/>
        </w:rPr>
        <w:t>).</w:t>
      </w:r>
    </w:p>
    <w:p w14:paraId="25D7ABC2" w14:textId="77777777" w:rsidR="00097F17" w:rsidRPr="00097F17" w:rsidRDefault="00097F17" w:rsidP="00097F17">
      <w:pPr>
        <w:pStyle w:val="Ttulo4"/>
        <w:rPr>
          <w:lang w:val="es-DO"/>
        </w:rPr>
      </w:pPr>
      <w:r w:rsidRPr="00097F17">
        <w:rPr>
          <w:lang w:val="es-DO"/>
        </w:rPr>
        <w:lastRenderedPageBreak/>
        <w:t xml:space="preserve">Elementos del </w:t>
      </w:r>
      <w:proofErr w:type="spellStart"/>
      <w:r w:rsidRPr="00097F17">
        <w:rPr>
          <w:lang w:val="es-DO"/>
        </w:rPr>
        <w:t>Dashboard</w:t>
      </w:r>
      <w:proofErr w:type="spellEnd"/>
    </w:p>
    <w:p w14:paraId="5DE4E5B3" w14:textId="77777777" w:rsidR="00097F17" w:rsidRPr="00097F17" w:rsidRDefault="00097F17" w:rsidP="00097F17">
      <w:pPr>
        <w:rPr>
          <w:lang w:val="es-DO"/>
        </w:rPr>
      </w:pPr>
      <w:r w:rsidRPr="00097F17">
        <w:rPr>
          <w:lang w:val="es-DO"/>
        </w:rPr>
        <w:t>La pantalla principal está compuesta por los siguientes elementos:</w:t>
      </w:r>
    </w:p>
    <w:p w14:paraId="314CF505" w14:textId="77777777" w:rsidR="00097F17" w:rsidRPr="00097F17" w:rsidRDefault="00097F17">
      <w:pPr>
        <w:pStyle w:val="Ttulo4"/>
        <w:numPr>
          <w:ilvl w:val="0"/>
          <w:numId w:val="46"/>
        </w:numPr>
        <w:rPr>
          <w:lang w:val="es-DO"/>
        </w:rPr>
      </w:pPr>
      <w:r w:rsidRPr="00097F17">
        <w:rPr>
          <w:lang w:val="es-DO"/>
        </w:rPr>
        <w:t>Barra superior</w:t>
      </w:r>
    </w:p>
    <w:p w14:paraId="7060975B" w14:textId="77777777" w:rsidR="00097F17" w:rsidRPr="00097F17" w:rsidRDefault="00097F17" w:rsidP="00097F17">
      <w:pPr>
        <w:rPr>
          <w:lang w:val="es-DO"/>
        </w:rPr>
      </w:pPr>
      <w:r w:rsidRPr="00097F17">
        <w:rPr>
          <w:lang w:val="es-DO"/>
        </w:rPr>
        <w:t>Ubicada en la parte superior de la interfaz, contiene:</w:t>
      </w:r>
    </w:p>
    <w:p w14:paraId="449B7665" w14:textId="77777777" w:rsidR="00097F17" w:rsidRPr="00097F17" w:rsidRDefault="00097F17">
      <w:pPr>
        <w:pStyle w:val="Prrafodelista"/>
        <w:numPr>
          <w:ilvl w:val="0"/>
          <w:numId w:val="48"/>
        </w:numPr>
        <w:spacing w:line="480" w:lineRule="auto"/>
        <w:rPr>
          <w:lang w:val="es-DO"/>
        </w:rPr>
      </w:pPr>
      <w:r w:rsidRPr="00097F17">
        <w:rPr>
          <w:lang w:val="es-DO"/>
        </w:rPr>
        <w:t xml:space="preserve">Logo institucional de la UASD. </w:t>
      </w:r>
    </w:p>
    <w:p w14:paraId="1B19CFBE" w14:textId="77777777" w:rsidR="00097F17" w:rsidRPr="00097F17" w:rsidRDefault="00097F17">
      <w:pPr>
        <w:pStyle w:val="Prrafodelista"/>
        <w:numPr>
          <w:ilvl w:val="0"/>
          <w:numId w:val="48"/>
        </w:numPr>
        <w:spacing w:line="480" w:lineRule="auto"/>
        <w:rPr>
          <w:lang w:val="es-DO"/>
        </w:rPr>
      </w:pPr>
      <w:r w:rsidRPr="00097F17">
        <w:rPr>
          <w:lang w:val="es-DO"/>
        </w:rPr>
        <w:t xml:space="preserve">Nombre del sistema: Sistema de Gestión de Evidencias para la Evaluación Quinquenal UASD–MESCyT. </w:t>
      </w:r>
    </w:p>
    <w:p w14:paraId="484377B3" w14:textId="77777777" w:rsidR="00097F17" w:rsidRPr="00097F17" w:rsidRDefault="00097F17">
      <w:pPr>
        <w:pStyle w:val="Prrafodelista"/>
        <w:numPr>
          <w:ilvl w:val="0"/>
          <w:numId w:val="48"/>
        </w:numPr>
        <w:spacing w:line="480" w:lineRule="auto"/>
        <w:rPr>
          <w:lang w:val="es-DO"/>
        </w:rPr>
      </w:pPr>
      <w:r w:rsidRPr="00097F17">
        <w:rPr>
          <w:lang w:val="es-DO"/>
        </w:rPr>
        <w:t xml:space="preserve">Barra de búsqueda, que permite localizar rápidamente indicadores, departamentos u otros registros. </w:t>
      </w:r>
    </w:p>
    <w:p w14:paraId="5F53F966" w14:textId="77777777" w:rsidR="00097F17" w:rsidRPr="00097F17" w:rsidRDefault="00097F17">
      <w:pPr>
        <w:pStyle w:val="Prrafodelista"/>
        <w:numPr>
          <w:ilvl w:val="0"/>
          <w:numId w:val="48"/>
        </w:numPr>
        <w:spacing w:line="480" w:lineRule="auto"/>
        <w:rPr>
          <w:lang w:val="es-DO"/>
        </w:rPr>
      </w:pPr>
      <w:r w:rsidRPr="00097F17">
        <w:rPr>
          <w:lang w:val="es-DO"/>
        </w:rPr>
        <w:t xml:space="preserve">Centro de notificaciones, donde se muestran avisos relacionados con el sistema. </w:t>
      </w:r>
    </w:p>
    <w:p w14:paraId="3393A30F" w14:textId="77777777" w:rsidR="00097F17" w:rsidRPr="00097F17" w:rsidRDefault="00097F17">
      <w:pPr>
        <w:pStyle w:val="Ttulo4"/>
        <w:numPr>
          <w:ilvl w:val="0"/>
          <w:numId w:val="47"/>
        </w:numPr>
        <w:rPr>
          <w:lang w:val="es-DO"/>
        </w:rPr>
      </w:pPr>
      <w:r w:rsidRPr="00097F17">
        <w:rPr>
          <w:lang w:val="es-DO"/>
        </w:rPr>
        <w:t>Menú lateral</w:t>
      </w:r>
    </w:p>
    <w:p w14:paraId="41E34A98" w14:textId="77777777" w:rsidR="00097F17" w:rsidRPr="00097F17" w:rsidRDefault="00097F17" w:rsidP="00097F17">
      <w:pPr>
        <w:rPr>
          <w:lang w:val="es-DO"/>
        </w:rPr>
      </w:pPr>
      <w:r w:rsidRPr="00097F17">
        <w:rPr>
          <w:lang w:val="es-DO"/>
        </w:rPr>
        <w:t>En el lado izquierdo se encuentra el menú principal, desde donde el administrador puede acceder a los diferentes módulos del sistema.</w:t>
      </w:r>
    </w:p>
    <w:p w14:paraId="47B18262" w14:textId="77777777" w:rsidR="00097F17" w:rsidRPr="00097F17" w:rsidRDefault="00097F17" w:rsidP="00097F17">
      <w:pPr>
        <w:rPr>
          <w:lang w:val="es-DO"/>
        </w:rPr>
      </w:pPr>
      <w:r w:rsidRPr="00097F17">
        <w:rPr>
          <w:lang w:val="es-DO"/>
        </w:rPr>
        <w:t>Dependiendo de los permisos asignados al usuario, las opciones disponibles pueden variar.</w:t>
      </w:r>
    </w:p>
    <w:p w14:paraId="7FE3C948" w14:textId="77777777" w:rsidR="00097F17" w:rsidRPr="00097F17" w:rsidRDefault="00097F17" w:rsidP="00097F17">
      <w:pPr>
        <w:rPr>
          <w:lang w:val="es-DO"/>
        </w:rPr>
      </w:pPr>
      <w:r w:rsidRPr="00097F17">
        <w:rPr>
          <w:lang w:val="es-DO"/>
        </w:rPr>
        <w:t>Entre los módulos disponibles se encuentran:</w:t>
      </w:r>
    </w:p>
    <w:p w14:paraId="60ADCDA2" w14:textId="77777777" w:rsidR="00097F17" w:rsidRPr="00097F17" w:rsidRDefault="00097F17">
      <w:pPr>
        <w:pStyle w:val="Prrafodelista"/>
        <w:numPr>
          <w:ilvl w:val="0"/>
          <w:numId w:val="49"/>
        </w:numPr>
        <w:spacing w:line="480" w:lineRule="auto"/>
        <w:rPr>
          <w:lang w:val="es-DO"/>
        </w:rPr>
      </w:pPr>
      <w:proofErr w:type="spellStart"/>
      <w:r w:rsidRPr="00097F17">
        <w:rPr>
          <w:lang w:val="es-DO"/>
        </w:rPr>
        <w:t>Dashboard</w:t>
      </w:r>
      <w:proofErr w:type="spellEnd"/>
      <w:r w:rsidRPr="00097F17">
        <w:rPr>
          <w:lang w:val="es-DO"/>
        </w:rPr>
        <w:t xml:space="preserve">. </w:t>
      </w:r>
    </w:p>
    <w:p w14:paraId="06B6B112"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usuarios. </w:t>
      </w:r>
    </w:p>
    <w:p w14:paraId="29B3C4A0"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facultades. </w:t>
      </w:r>
    </w:p>
    <w:p w14:paraId="708AF3BB"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departamentos. </w:t>
      </w:r>
    </w:p>
    <w:p w14:paraId="1DB54353"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criterios. </w:t>
      </w:r>
    </w:p>
    <w:p w14:paraId="4DE47A54"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indicadores. </w:t>
      </w:r>
    </w:p>
    <w:p w14:paraId="5135C4AD" w14:textId="77777777" w:rsidR="00097F17" w:rsidRPr="00097F17" w:rsidRDefault="00097F17">
      <w:pPr>
        <w:pStyle w:val="Prrafodelista"/>
        <w:numPr>
          <w:ilvl w:val="0"/>
          <w:numId w:val="49"/>
        </w:numPr>
        <w:spacing w:line="480" w:lineRule="auto"/>
        <w:rPr>
          <w:lang w:val="es-DO"/>
        </w:rPr>
      </w:pPr>
      <w:r w:rsidRPr="00097F17">
        <w:rPr>
          <w:lang w:val="es-DO"/>
        </w:rPr>
        <w:t xml:space="preserve">Gestión de asignaciones. </w:t>
      </w:r>
    </w:p>
    <w:p w14:paraId="16C70AB9" w14:textId="77777777" w:rsidR="00097F17" w:rsidRPr="00097F17" w:rsidRDefault="00097F17">
      <w:pPr>
        <w:pStyle w:val="Prrafodelista"/>
        <w:numPr>
          <w:ilvl w:val="0"/>
          <w:numId w:val="49"/>
        </w:numPr>
        <w:spacing w:line="480" w:lineRule="auto"/>
        <w:rPr>
          <w:lang w:val="es-DO"/>
        </w:rPr>
      </w:pPr>
      <w:r w:rsidRPr="00097F17">
        <w:rPr>
          <w:lang w:val="es-DO"/>
        </w:rPr>
        <w:lastRenderedPageBreak/>
        <w:t xml:space="preserve">Gestión de evidencias. </w:t>
      </w:r>
    </w:p>
    <w:p w14:paraId="6CF327EE" w14:textId="77777777" w:rsidR="00097F17" w:rsidRPr="00097F17" w:rsidRDefault="00097F17">
      <w:pPr>
        <w:pStyle w:val="Prrafodelista"/>
        <w:numPr>
          <w:ilvl w:val="0"/>
          <w:numId w:val="49"/>
        </w:numPr>
        <w:spacing w:line="480" w:lineRule="auto"/>
        <w:rPr>
          <w:lang w:val="es-DO"/>
        </w:rPr>
      </w:pPr>
      <w:r w:rsidRPr="00097F17">
        <w:rPr>
          <w:lang w:val="es-DO"/>
        </w:rPr>
        <w:t xml:space="preserve">Reportes. </w:t>
      </w:r>
    </w:p>
    <w:p w14:paraId="474FD5AA" w14:textId="77777777" w:rsidR="00097F17" w:rsidRPr="00097F17" w:rsidRDefault="00097F17">
      <w:pPr>
        <w:pStyle w:val="Prrafodelista"/>
        <w:numPr>
          <w:ilvl w:val="0"/>
          <w:numId w:val="49"/>
        </w:numPr>
        <w:spacing w:line="480" w:lineRule="auto"/>
        <w:rPr>
          <w:lang w:val="es-DO"/>
        </w:rPr>
      </w:pPr>
      <w:r w:rsidRPr="00097F17">
        <w:rPr>
          <w:lang w:val="es-DO"/>
        </w:rPr>
        <w:t xml:space="preserve">Configuración. </w:t>
      </w:r>
    </w:p>
    <w:p w14:paraId="5CC4AC81" w14:textId="77777777" w:rsidR="00097F17" w:rsidRPr="00097F17" w:rsidRDefault="00097F17">
      <w:pPr>
        <w:pStyle w:val="Prrafodelista"/>
        <w:numPr>
          <w:ilvl w:val="0"/>
          <w:numId w:val="49"/>
        </w:numPr>
        <w:spacing w:line="480" w:lineRule="auto"/>
        <w:rPr>
          <w:lang w:val="es-DO"/>
        </w:rPr>
      </w:pPr>
      <w:r w:rsidRPr="00097F17">
        <w:rPr>
          <w:lang w:val="es-DO"/>
        </w:rPr>
        <w:t xml:space="preserve">Cerrar sesión. </w:t>
      </w:r>
    </w:p>
    <w:p w14:paraId="001AB13A" w14:textId="77777777" w:rsidR="00097F17" w:rsidRPr="00097F17" w:rsidRDefault="00097F17" w:rsidP="00EE3C55">
      <w:pPr>
        <w:pStyle w:val="Ttulo4"/>
        <w:rPr>
          <w:lang w:val="es-DO"/>
        </w:rPr>
      </w:pPr>
      <w:r w:rsidRPr="00097F17">
        <w:rPr>
          <w:lang w:val="es-DO"/>
        </w:rPr>
        <w:t>Tarjetas de resumen</w:t>
      </w:r>
    </w:p>
    <w:p w14:paraId="1B0DA1D0" w14:textId="77777777" w:rsidR="00097F17" w:rsidRPr="00097F17" w:rsidRDefault="00097F17" w:rsidP="00097F17">
      <w:pPr>
        <w:rPr>
          <w:lang w:val="es-DO"/>
        </w:rPr>
      </w:pPr>
      <w:r w:rsidRPr="00097F17">
        <w:rPr>
          <w:lang w:val="es-DO"/>
        </w:rPr>
        <w:t xml:space="preserve">En la parte superior del </w:t>
      </w:r>
      <w:proofErr w:type="spellStart"/>
      <w:r w:rsidRPr="00097F17">
        <w:rPr>
          <w:lang w:val="es-DO"/>
        </w:rPr>
        <w:t>Dashboard</w:t>
      </w:r>
      <w:proofErr w:type="spellEnd"/>
      <w:r w:rsidRPr="00097F17">
        <w:rPr>
          <w:lang w:val="es-DO"/>
        </w:rPr>
        <w:t xml:space="preserve"> se presentan indicadores estadísticos que muestran el estado actual del sistema.</w:t>
      </w:r>
    </w:p>
    <w:p w14:paraId="750574B0" w14:textId="77777777" w:rsidR="00097F17" w:rsidRPr="00097F17" w:rsidRDefault="00097F17" w:rsidP="00097F17">
      <w:pPr>
        <w:rPr>
          <w:lang w:val="es-DO"/>
        </w:rPr>
      </w:pPr>
      <w:r w:rsidRPr="00097F17">
        <w:rPr>
          <w:lang w:val="es-DO"/>
        </w:rPr>
        <w:t>Cada tarjeta representa una métrica específica:</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6"/>
      </w:tblGrid>
      <w:tr w:rsidR="00097F17" w:rsidRPr="00097F17" w14:paraId="15533576" w14:textId="77777777" w:rsidTr="00EE3C55">
        <w:trPr>
          <w:tblHeader/>
          <w:tblCellSpacing w:w="15" w:type="dxa"/>
        </w:trPr>
        <w:tc>
          <w:tcPr>
            <w:tcW w:w="2360" w:type="dxa"/>
            <w:shd w:val="clear" w:color="auto" w:fill="00B0F0"/>
            <w:vAlign w:val="center"/>
            <w:hideMark/>
          </w:tcPr>
          <w:p w14:paraId="6D5A8124" w14:textId="77777777" w:rsidR="00097F17" w:rsidRPr="00097F17" w:rsidRDefault="00097F17" w:rsidP="00EE3C55">
            <w:pPr>
              <w:spacing w:before="240" w:after="0"/>
              <w:ind w:firstLine="0"/>
              <w:jc w:val="center"/>
              <w:rPr>
                <w:b/>
                <w:bCs/>
                <w:lang w:val="es-DO"/>
              </w:rPr>
            </w:pPr>
            <w:r w:rsidRPr="00097F17">
              <w:rPr>
                <w:b/>
                <w:bCs/>
                <w:lang w:val="es-DO"/>
              </w:rPr>
              <w:t>Tarjeta</w:t>
            </w:r>
          </w:p>
        </w:tc>
        <w:tc>
          <w:tcPr>
            <w:tcW w:w="6901" w:type="dxa"/>
            <w:shd w:val="clear" w:color="auto" w:fill="00B0F0"/>
            <w:vAlign w:val="center"/>
            <w:hideMark/>
          </w:tcPr>
          <w:p w14:paraId="44192FFF" w14:textId="77777777" w:rsidR="00097F17" w:rsidRPr="00097F17" w:rsidRDefault="00097F17" w:rsidP="00EE3C55">
            <w:pPr>
              <w:spacing w:before="240" w:after="0"/>
              <w:ind w:firstLine="0"/>
              <w:jc w:val="center"/>
              <w:rPr>
                <w:b/>
                <w:bCs/>
                <w:lang w:val="es-DO"/>
              </w:rPr>
            </w:pPr>
            <w:r w:rsidRPr="00097F17">
              <w:rPr>
                <w:b/>
                <w:bCs/>
                <w:lang w:val="es-DO"/>
              </w:rPr>
              <w:t>Descripción</w:t>
            </w:r>
          </w:p>
        </w:tc>
      </w:tr>
      <w:tr w:rsidR="00097F17" w:rsidRPr="00097F17" w14:paraId="419D6DA6" w14:textId="77777777" w:rsidTr="00EE3C55">
        <w:trPr>
          <w:tblCellSpacing w:w="15" w:type="dxa"/>
        </w:trPr>
        <w:tc>
          <w:tcPr>
            <w:tcW w:w="2360" w:type="dxa"/>
            <w:vAlign w:val="center"/>
            <w:hideMark/>
          </w:tcPr>
          <w:p w14:paraId="3436B1F4" w14:textId="77777777" w:rsidR="00097F17" w:rsidRPr="00097F17" w:rsidRDefault="00097F17" w:rsidP="00EE3C55">
            <w:pPr>
              <w:spacing w:before="240" w:after="0"/>
              <w:ind w:firstLine="0"/>
              <w:jc w:val="center"/>
              <w:rPr>
                <w:lang w:val="es-DO"/>
              </w:rPr>
            </w:pPr>
            <w:r w:rsidRPr="00097F17">
              <w:rPr>
                <w:lang w:val="es-DO"/>
              </w:rPr>
              <w:t>Departamentos</w:t>
            </w:r>
          </w:p>
        </w:tc>
        <w:tc>
          <w:tcPr>
            <w:tcW w:w="6901" w:type="dxa"/>
            <w:vAlign w:val="center"/>
            <w:hideMark/>
          </w:tcPr>
          <w:p w14:paraId="3155BF6C" w14:textId="77777777" w:rsidR="00097F17" w:rsidRPr="00097F17" w:rsidRDefault="00097F17" w:rsidP="00EE3C55">
            <w:pPr>
              <w:spacing w:before="240" w:after="0"/>
              <w:ind w:firstLine="0"/>
              <w:jc w:val="center"/>
              <w:rPr>
                <w:lang w:val="es-DO"/>
              </w:rPr>
            </w:pPr>
            <w:r w:rsidRPr="00097F17">
              <w:rPr>
                <w:lang w:val="es-DO"/>
              </w:rPr>
              <w:t>Cantidad de departamentos registrados en el sistema.</w:t>
            </w:r>
          </w:p>
        </w:tc>
      </w:tr>
      <w:tr w:rsidR="00097F17" w:rsidRPr="00097F17" w14:paraId="579AC43A" w14:textId="77777777" w:rsidTr="00EE3C55">
        <w:trPr>
          <w:tblCellSpacing w:w="15" w:type="dxa"/>
        </w:trPr>
        <w:tc>
          <w:tcPr>
            <w:tcW w:w="2360" w:type="dxa"/>
            <w:vAlign w:val="center"/>
            <w:hideMark/>
          </w:tcPr>
          <w:p w14:paraId="4F8443DC" w14:textId="77777777" w:rsidR="00097F17" w:rsidRPr="00097F17" w:rsidRDefault="00097F17" w:rsidP="00EE3C55">
            <w:pPr>
              <w:spacing w:before="240" w:after="0"/>
              <w:ind w:firstLine="0"/>
              <w:jc w:val="center"/>
              <w:rPr>
                <w:lang w:val="es-DO"/>
              </w:rPr>
            </w:pPr>
            <w:r w:rsidRPr="00097F17">
              <w:rPr>
                <w:lang w:val="es-DO"/>
              </w:rPr>
              <w:t>Indicadores</w:t>
            </w:r>
          </w:p>
        </w:tc>
        <w:tc>
          <w:tcPr>
            <w:tcW w:w="6901" w:type="dxa"/>
            <w:vAlign w:val="center"/>
            <w:hideMark/>
          </w:tcPr>
          <w:p w14:paraId="202C1E7F" w14:textId="77777777" w:rsidR="00097F17" w:rsidRPr="00097F17" w:rsidRDefault="00097F17" w:rsidP="00EE3C55">
            <w:pPr>
              <w:spacing w:before="240" w:after="0"/>
              <w:ind w:firstLine="0"/>
              <w:jc w:val="center"/>
              <w:rPr>
                <w:lang w:val="es-DO"/>
              </w:rPr>
            </w:pPr>
            <w:r w:rsidRPr="00097F17">
              <w:rPr>
                <w:lang w:val="es-DO"/>
              </w:rPr>
              <w:t>Número total de indicadores configurados.</w:t>
            </w:r>
          </w:p>
        </w:tc>
      </w:tr>
      <w:tr w:rsidR="00097F17" w:rsidRPr="00097F17" w14:paraId="5E94C958" w14:textId="77777777" w:rsidTr="00EE3C55">
        <w:trPr>
          <w:tblCellSpacing w:w="15" w:type="dxa"/>
        </w:trPr>
        <w:tc>
          <w:tcPr>
            <w:tcW w:w="2360" w:type="dxa"/>
            <w:vAlign w:val="center"/>
            <w:hideMark/>
          </w:tcPr>
          <w:p w14:paraId="6766D9F5" w14:textId="77777777" w:rsidR="00097F17" w:rsidRPr="00097F17" w:rsidRDefault="00097F17" w:rsidP="00EE3C55">
            <w:pPr>
              <w:spacing w:before="240" w:after="0"/>
              <w:ind w:firstLine="0"/>
              <w:jc w:val="center"/>
              <w:rPr>
                <w:lang w:val="es-DO"/>
              </w:rPr>
            </w:pPr>
            <w:r w:rsidRPr="00097F17">
              <w:rPr>
                <w:lang w:val="es-DO"/>
              </w:rPr>
              <w:t>Asignaciones</w:t>
            </w:r>
          </w:p>
        </w:tc>
        <w:tc>
          <w:tcPr>
            <w:tcW w:w="6901" w:type="dxa"/>
            <w:vAlign w:val="center"/>
            <w:hideMark/>
          </w:tcPr>
          <w:p w14:paraId="6FC473A1" w14:textId="77777777" w:rsidR="00097F17" w:rsidRPr="00097F17" w:rsidRDefault="00097F17" w:rsidP="00EE3C55">
            <w:pPr>
              <w:spacing w:before="240" w:after="0"/>
              <w:ind w:firstLine="0"/>
              <w:jc w:val="center"/>
              <w:rPr>
                <w:lang w:val="es-DO"/>
              </w:rPr>
            </w:pPr>
            <w:proofErr w:type="gramStart"/>
            <w:r w:rsidRPr="00097F17">
              <w:rPr>
                <w:lang w:val="es-DO"/>
              </w:rPr>
              <w:t>Total</w:t>
            </w:r>
            <w:proofErr w:type="gramEnd"/>
            <w:r w:rsidRPr="00097F17">
              <w:rPr>
                <w:lang w:val="es-DO"/>
              </w:rPr>
              <w:t xml:space="preserve"> de asignaciones realizadas entre departamentos e indicadores.</w:t>
            </w:r>
          </w:p>
        </w:tc>
      </w:tr>
      <w:tr w:rsidR="00097F17" w:rsidRPr="00097F17" w14:paraId="6BCCFBB7" w14:textId="77777777" w:rsidTr="00EE3C55">
        <w:trPr>
          <w:tblCellSpacing w:w="15" w:type="dxa"/>
        </w:trPr>
        <w:tc>
          <w:tcPr>
            <w:tcW w:w="2360" w:type="dxa"/>
            <w:vAlign w:val="center"/>
            <w:hideMark/>
          </w:tcPr>
          <w:p w14:paraId="0CFD1781" w14:textId="77777777" w:rsidR="00097F17" w:rsidRPr="00097F17" w:rsidRDefault="00097F17" w:rsidP="00EE3C55">
            <w:pPr>
              <w:spacing w:before="240" w:after="0"/>
              <w:ind w:firstLine="0"/>
              <w:jc w:val="center"/>
              <w:rPr>
                <w:lang w:val="es-DO"/>
              </w:rPr>
            </w:pPr>
            <w:r w:rsidRPr="00097F17">
              <w:rPr>
                <w:lang w:val="es-DO"/>
              </w:rPr>
              <w:t>Pendientes</w:t>
            </w:r>
          </w:p>
        </w:tc>
        <w:tc>
          <w:tcPr>
            <w:tcW w:w="6901" w:type="dxa"/>
            <w:vAlign w:val="center"/>
            <w:hideMark/>
          </w:tcPr>
          <w:p w14:paraId="647B5DDE" w14:textId="77777777" w:rsidR="00097F17" w:rsidRPr="00097F17" w:rsidRDefault="00097F17" w:rsidP="00EE3C55">
            <w:pPr>
              <w:spacing w:before="240" w:after="0"/>
              <w:ind w:firstLine="0"/>
              <w:jc w:val="center"/>
              <w:rPr>
                <w:lang w:val="es-DO"/>
              </w:rPr>
            </w:pPr>
            <w:r w:rsidRPr="00097F17">
              <w:rPr>
                <w:lang w:val="es-DO"/>
              </w:rPr>
              <w:t>Evidencias pendientes de revisión o aprobación.</w:t>
            </w:r>
          </w:p>
        </w:tc>
      </w:tr>
      <w:tr w:rsidR="00097F17" w:rsidRPr="00097F17" w14:paraId="288AFFCA" w14:textId="77777777" w:rsidTr="00EE3C55">
        <w:trPr>
          <w:tblCellSpacing w:w="15" w:type="dxa"/>
        </w:trPr>
        <w:tc>
          <w:tcPr>
            <w:tcW w:w="2360" w:type="dxa"/>
            <w:vAlign w:val="center"/>
            <w:hideMark/>
          </w:tcPr>
          <w:p w14:paraId="31E1952A" w14:textId="77777777" w:rsidR="00097F17" w:rsidRPr="00097F17" w:rsidRDefault="00097F17" w:rsidP="00EE3C55">
            <w:pPr>
              <w:spacing w:before="240" w:after="0"/>
              <w:ind w:firstLine="0"/>
              <w:jc w:val="center"/>
              <w:rPr>
                <w:lang w:val="es-DO"/>
              </w:rPr>
            </w:pPr>
            <w:r w:rsidRPr="00097F17">
              <w:rPr>
                <w:lang w:val="es-DO"/>
              </w:rPr>
              <w:t>Aprobadas</w:t>
            </w:r>
          </w:p>
        </w:tc>
        <w:tc>
          <w:tcPr>
            <w:tcW w:w="6901" w:type="dxa"/>
            <w:vAlign w:val="center"/>
            <w:hideMark/>
          </w:tcPr>
          <w:p w14:paraId="36244580" w14:textId="77777777" w:rsidR="00097F17" w:rsidRPr="00097F17" w:rsidRDefault="00097F17" w:rsidP="00EE3C55">
            <w:pPr>
              <w:spacing w:before="240" w:after="0"/>
              <w:ind w:firstLine="0"/>
              <w:jc w:val="center"/>
              <w:rPr>
                <w:lang w:val="es-DO"/>
              </w:rPr>
            </w:pPr>
            <w:r w:rsidRPr="00097F17">
              <w:rPr>
                <w:lang w:val="es-DO"/>
              </w:rPr>
              <w:t>Evidencias aprobadas satisfactoriamente.</w:t>
            </w:r>
          </w:p>
        </w:tc>
      </w:tr>
      <w:tr w:rsidR="00097F17" w:rsidRPr="00097F17" w14:paraId="5EBEDD28" w14:textId="77777777" w:rsidTr="00EE3C55">
        <w:trPr>
          <w:tblCellSpacing w:w="15" w:type="dxa"/>
        </w:trPr>
        <w:tc>
          <w:tcPr>
            <w:tcW w:w="2360" w:type="dxa"/>
            <w:vAlign w:val="center"/>
            <w:hideMark/>
          </w:tcPr>
          <w:p w14:paraId="7783BC60" w14:textId="77777777" w:rsidR="00097F17" w:rsidRPr="00097F17" w:rsidRDefault="00097F17" w:rsidP="00EE3C55">
            <w:pPr>
              <w:spacing w:before="240" w:after="0"/>
              <w:ind w:firstLine="0"/>
              <w:jc w:val="center"/>
              <w:rPr>
                <w:lang w:val="es-DO"/>
              </w:rPr>
            </w:pPr>
            <w:r w:rsidRPr="00097F17">
              <w:rPr>
                <w:lang w:val="es-DO"/>
              </w:rPr>
              <w:t>Observadas</w:t>
            </w:r>
          </w:p>
        </w:tc>
        <w:tc>
          <w:tcPr>
            <w:tcW w:w="6901" w:type="dxa"/>
            <w:vAlign w:val="center"/>
            <w:hideMark/>
          </w:tcPr>
          <w:p w14:paraId="13DEA078" w14:textId="77777777" w:rsidR="00097F17" w:rsidRPr="00097F17" w:rsidRDefault="00097F17" w:rsidP="00EE3C55">
            <w:pPr>
              <w:spacing w:before="240" w:after="0"/>
              <w:ind w:firstLine="0"/>
              <w:jc w:val="center"/>
              <w:rPr>
                <w:lang w:val="es-DO"/>
              </w:rPr>
            </w:pPr>
            <w:r w:rsidRPr="00097F17">
              <w:rPr>
                <w:lang w:val="es-DO"/>
              </w:rPr>
              <w:t>Evidencias devueltas con observaciones para su corrección.</w:t>
            </w:r>
          </w:p>
        </w:tc>
      </w:tr>
    </w:tbl>
    <w:p w14:paraId="24CDF84F" w14:textId="77777777" w:rsidR="00CF33B5" w:rsidRDefault="00CF33B5" w:rsidP="00CF33B5">
      <w:pPr>
        <w:rPr>
          <w:lang w:val="es-DO"/>
        </w:rPr>
      </w:pPr>
    </w:p>
    <w:p w14:paraId="155AA93F" w14:textId="77777777" w:rsidR="00CF33B5" w:rsidRPr="00CF33B5" w:rsidRDefault="00CF33B5" w:rsidP="00CF33B5">
      <w:pPr>
        <w:rPr>
          <w:lang w:val="es-DO"/>
        </w:rPr>
      </w:pPr>
    </w:p>
    <w:p w14:paraId="04B5265B" w14:textId="77777777" w:rsidR="00CF33B5" w:rsidRDefault="00CF33B5" w:rsidP="00EE3C55">
      <w:pPr>
        <w:pStyle w:val="Ttulo4"/>
        <w:rPr>
          <w:lang w:val="es-DO"/>
        </w:rPr>
      </w:pPr>
    </w:p>
    <w:p w14:paraId="318E3D13" w14:textId="0F59D7B6" w:rsidR="00097F17" w:rsidRPr="00097F17" w:rsidRDefault="00097F17" w:rsidP="00EE3C55">
      <w:pPr>
        <w:pStyle w:val="Ttulo4"/>
        <w:rPr>
          <w:lang w:val="es-DO"/>
        </w:rPr>
      </w:pPr>
      <w:r w:rsidRPr="00097F17">
        <w:rPr>
          <w:lang w:val="es-DO"/>
        </w:rPr>
        <w:t>Estado de asignaciones</w:t>
      </w:r>
    </w:p>
    <w:p w14:paraId="38C9C3C4" w14:textId="3718C60C" w:rsidR="00097F17" w:rsidRPr="00097F17" w:rsidRDefault="00097F17" w:rsidP="00EE3C55">
      <w:pPr>
        <w:rPr>
          <w:lang w:val="es-DO"/>
        </w:rPr>
      </w:pPr>
      <w:r w:rsidRPr="00097F17">
        <w:rPr>
          <w:lang w:val="es-DO"/>
        </w:rPr>
        <w:t>En la parte inferior izquierda se presenta un gráfico circular, el cual resume el estado de las asignaciones de evidencias.</w:t>
      </w:r>
    </w:p>
    <w:p w14:paraId="2F680315" w14:textId="77777777" w:rsidR="00097F17" w:rsidRPr="00097F17" w:rsidRDefault="00097F17" w:rsidP="00EE3C55">
      <w:pPr>
        <w:rPr>
          <w:lang w:val="es-DO"/>
        </w:rPr>
      </w:pPr>
      <w:r w:rsidRPr="00097F17">
        <w:rPr>
          <w:lang w:val="es-DO"/>
        </w:rPr>
        <w:t>Este gráfico clasifica las asignaciones según su estado, por ejemplo:</w:t>
      </w:r>
    </w:p>
    <w:p w14:paraId="444AFE0B" w14:textId="77777777" w:rsidR="00097F17" w:rsidRPr="00EE3C55" w:rsidRDefault="00097F17">
      <w:pPr>
        <w:pStyle w:val="Prrafodelista"/>
        <w:numPr>
          <w:ilvl w:val="0"/>
          <w:numId w:val="50"/>
        </w:numPr>
        <w:spacing w:line="480" w:lineRule="auto"/>
        <w:rPr>
          <w:lang w:val="es-DO"/>
        </w:rPr>
      </w:pPr>
      <w:r w:rsidRPr="00EE3C55">
        <w:rPr>
          <w:lang w:val="es-DO"/>
        </w:rPr>
        <w:t xml:space="preserve">Pendientes. </w:t>
      </w:r>
    </w:p>
    <w:p w14:paraId="0C00B56E" w14:textId="77777777" w:rsidR="00097F17" w:rsidRPr="00EE3C55" w:rsidRDefault="00097F17">
      <w:pPr>
        <w:pStyle w:val="Prrafodelista"/>
        <w:numPr>
          <w:ilvl w:val="0"/>
          <w:numId w:val="50"/>
        </w:numPr>
        <w:spacing w:line="480" w:lineRule="auto"/>
        <w:rPr>
          <w:lang w:val="es-DO"/>
        </w:rPr>
      </w:pPr>
      <w:r w:rsidRPr="00EE3C55">
        <w:rPr>
          <w:lang w:val="es-DO"/>
        </w:rPr>
        <w:t xml:space="preserve">Aprobadas. </w:t>
      </w:r>
    </w:p>
    <w:p w14:paraId="123CF0BD" w14:textId="77777777" w:rsidR="00097F17" w:rsidRPr="00EE3C55" w:rsidRDefault="00097F17">
      <w:pPr>
        <w:pStyle w:val="Prrafodelista"/>
        <w:numPr>
          <w:ilvl w:val="0"/>
          <w:numId w:val="50"/>
        </w:numPr>
        <w:spacing w:line="480" w:lineRule="auto"/>
        <w:rPr>
          <w:lang w:val="es-DO"/>
        </w:rPr>
      </w:pPr>
      <w:r w:rsidRPr="00EE3C55">
        <w:rPr>
          <w:lang w:val="es-DO"/>
        </w:rPr>
        <w:t xml:space="preserve">Observadas. </w:t>
      </w:r>
    </w:p>
    <w:p w14:paraId="46EC49D8" w14:textId="77777777" w:rsidR="00097F17" w:rsidRPr="00097F17" w:rsidRDefault="00097F17" w:rsidP="00EE3C55">
      <w:pPr>
        <w:rPr>
          <w:lang w:val="es-DO"/>
        </w:rPr>
      </w:pPr>
      <w:r w:rsidRPr="00097F17">
        <w:rPr>
          <w:lang w:val="es-DO"/>
        </w:rPr>
        <w:t>Su objetivo es ofrecer una representación visual del avance del proceso de evaluación.</w:t>
      </w:r>
    </w:p>
    <w:p w14:paraId="46B6AE99" w14:textId="77777777" w:rsidR="00097F17" w:rsidRPr="00097F17" w:rsidRDefault="00097F17" w:rsidP="00FF7C09">
      <w:pPr>
        <w:pStyle w:val="Ttulo4"/>
        <w:rPr>
          <w:lang w:val="es-DO"/>
        </w:rPr>
      </w:pPr>
      <w:r w:rsidRPr="00097F17">
        <w:rPr>
          <w:lang w:val="es-DO"/>
        </w:rPr>
        <w:t>Avance por facultad</w:t>
      </w:r>
    </w:p>
    <w:p w14:paraId="6955079C" w14:textId="77777777" w:rsidR="00097F17" w:rsidRPr="00097F17" w:rsidRDefault="00097F17" w:rsidP="00FF7C09">
      <w:pPr>
        <w:rPr>
          <w:lang w:val="es-DO"/>
        </w:rPr>
      </w:pPr>
      <w:r w:rsidRPr="00097F17">
        <w:rPr>
          <w:lang w:val="es-DO"/>
        </w:rPr>
        <w:t xml:space="preserve">En el lado derecho del </w:t>
      </w:r>
      <w:proofErr w:type="spellStart"/>
      <w:r w:rsidRPr="00097F17">
        <w:rPr>
          <w:lang w:val="es-DO"/>
        </w:rPr>
        <w:t>Dashboard</w:t>
      </w:r>
      <w:proofErr w:type="spellEnd"/>
      <w:r w:rsidRPr="00097F17">
        <w:rPr>
          <w:lang w:val="es-DO"/>
        </w:rPr>
        <w:t xml:space="preserve"> se muestra un gráfico de barras que representa el porcentaje de avance de cada facultad dentro del proceso de evaluación.</w:t>
      </w:r>
    </w:p>
    <w:p w14:paraId="0DA483CE" w14:textId="45F1BB10" w:rsidR="00097F17" w:rsidRPr="00097F17" w:rsidRDefault="00097F17" w:rsidP="00FF7C09">
      <w:pPr>
        <w:rPr>
          <w:lang w:val="es-DO"/>
        </w:rPr>
      </w:pPr>
      <w:r w:rsidRPr="00097F17">
        <w:rPr>
          <w:lang w:val="es-DO"/>
        </w:rPr>
        <w:t>Este gráfico facilita la comparación del nivel de cumplimiento entre las distintas facultades y permite identificar aquellas que requieren mayor seguimiento.</w:t>
      </w:r>
    </w:p>
    <w:p w14:paraId="7B612A5B" w14:textId="77777777" w:rsidR="00097F17" w:rsidRPr="00097F17" w:rsidRDefault="00097F17" w:rsidP="00FF7C09">
      <w:pPr>
        <w:pStyle w:val="Ttulo4"/>
        <w:rPr>
          <w:lang w:val="es-DO"/>
        </w:rPr>
      </w:pPr>
      <w:r w:rsidRPr="00097F17">
        <w:rPr>
          <w:lang w:val="es-DO"/>
        </w:rPr>
        <w:t>Procedimiento de uso</w:t>
      </w:r>
    </w:p>
    <w:p w14:paraId="59A2F1EC" w14:textId="77777777" w:rsidR="00097F17" w:rsidRPr="00FF7C09" w:rsidRDefault="00097F17">
      <w:pPr>
        <w:pStyle w:val="Prrafodelista"/>
        <w:numPr>
          <w:ilvl w:val="0"/>
          <w:numId w:val="51"/>
        </w:numPr>
        <w:spacing w:line="480" w:lineRule="auto"/>
        <w:rPr>
          <w:lang w:val="es-DO"/>
        </w:rPr>
      </w:pPr>
      <w:r w:rsidRPr="00FF7C09">
        <w:rPr>
          <w:lang w:val="es-DO"/>
        </w:rPr>
        <w:t xml:space="preserve">Iniciar sesión con una cuenta que posea permisos de administrador. </w:t>
      </w:r>
    </w:p>
    <w:p w14:paraId="5B27D727" w14:textId="77777777" w:rsidR="00097F17" w:rsidRPr="00FF7C09" w:rsidRDefault="00097F17">
      <w:pPr>
        <w:pStyle w:val="Prrafodelista"/>
        <w:numPr>
          <w:ilvl w:val="0"/>
          <w:numId w:val="51"/>
        </w:numPr>
        <w:spacing w:line="480" w:lineRule="auto"/>
        <w:rPr>
          <w:lang w:val="es-DO"/>
        </w:rPr>
      </w:pPr>
      <w:r w:rsidRPr="00FF7C09">
        <w:rPr>
          <w:lang w:val="es-DO"/>
        </w:rPr>
        <w:t xml:space="preserve">El sistema redireccionará automáticamente al </w:t>
      </w:r>
      <w:proofErr w:type="spellStart"/>
      <w:r w:rsidRPr="00FF7C09">
        <w:rPr>
          <w:lang w:val="es-DO"/>
        </w:rPr>
        <w:t>Dashboard</w:t>
      </w:r>
      <w:proofErr w:type="spellEnd"/>
      <w:r w:rsidRPr="00FF7C09">
        <w:rPr>
          <w:lang w:val="es-DO"/>
        </w:rPr>
        <w:t xml:space="preserve">. </w:t>
      </w:r>
    </w:p>
    <w:p w14:paraId="2275ED01" w14:textId="77777777" w:rsidR="00097F17" w:rsidRPr="00FF7C09" w:rsidRDefault="00097F17">
      <w:pPr>
        <w:pStyle w:val="Prrafodelista"/>
        <w:numPr>
          <w:ilvl w:val="0"/>
          <w:numId w:val="51"/>
        </w:numPr>
        <w:spacing w:line="480" w:lineRule="auto"/>
        <w:rPr>
          <w:lang w:val="es-DO"/>
        </w:rPr>
      </w:pPr>
      <w:r w:rsidRPr="00FF7C09">
        <w:rPr>
          <w:lang w:val="es-DO"/>
        </w:rPr>
        <w:t xml:space="preserve">Consultar las tarjetas de resumen para conocer el estado general del sistema. </w:t>
      </w:r>
    </w:p>
    <w:p w14:paraId="2112002E" w14:textId="77777777" w:rsidR="00097F17" w:rsidRPr="00FF7C09" w:rsidRDefault="00097F17">
      <w:pPr>
        <w:pStyle w:val="Prrafodelista"/>
        <w:numPr>
          <w:ilvl w:val="0"/>
          <w:numId w:val="51"/>
        </w:numPr>
        <w:spacing w:line="480" w:lineRule="auto"/>
        <w:rPr>
          <w:lang w:val="es-DO"/>
        </w:rPr>
      </w:pPr>
      <w:r w:rsidRPr="00FF7C09">
        <w:rPr>
          <w:lang w:val="es-DO"/>
        </w:rPr>
        <w:t xml:space="preserve">Analizar los gráficos para identificar el progreso de las asignaciones y de cada facultad. </w:t>
      </w:r>
    </w:p>
    <w:p w14:paraId="7D5BB5E5" w14:textId="7FDCB736" w:rsidR="00097F17" w:rsidRDefault="00097F17">
      <w:pPr>
        <w:pStyle w:val="Prrafodelista"/>
        <w:numPr>
          <w:ilvl w:val="0"/>
          <w:numId w:val="51"/>
        </w:numPr>
        <w:spacing w:line="480" w:lineRule="auto"/>
        <w:rPr>
          <w:lang w:val="es-DO"/>
        </w:rPr>
      </w:pPr>
      <w:r w:rsidRPr="00FF7C09">
        <w:rPr>
          <w:lang w:val="es-DO"/>
        </w:rPr>
        <w:t xml:space="preserve">Utilizar el menú lateral para acceder al módulo correspondiente. </w:t>
      </w:r>
    </w:p>
    <w:p w14:paraId="74A62873" w14:textId="24C59123" w:rsidR="00F5542B" w:rsidRDefault="00F5542B" w:rsidP="00F5542B">
      <w:pPr>
        <w:pStyle w:val="Ttulo3"/>
        <w:rPr>
          <w:lang w:val="es-DO"/>
        </w:rPr>
      </w:pPr>
      <w:bookmarkStart w:id="122" w:name="_Toc237457100"/>
      <w:r>
        <w:rPr>
          <w:lang w:val="es-DO"/>
        </w:rPr>
        <w:lastRenderedPageBreak/>
        <w:t>Gestión de Usuarios</w:t>
      </w:r>
      <w:bookmarkEnd w:id="122"/>
    </w:p>
    <w:p w14:paraId="033DB87D" w14:textId="77777777" w:rsidR="00527237" w:rsidRPr="00527237" w:rsidRDefault="00527237" w:rsidP="00527237">
      <w:pPr>
        <w:rPr>
          <w:lang w:val="es-DO"/>
        </w:rPr>
      </w:pPr>
      <w:r w:rsidRPr="00527237">
        <w:rPr>
          <w:lang w:val="es-DO"/>
        </w:rPr>
        <w:t xml:space="preserve">El módulo </w:t>
      </w:r>
      <w:r w:rsidRPr="001F1409">
        <w:rPr>
          <w:lang w:val="es-DO"/>
        </w:rPr>
        <w:t>Gestión de Usuarios</w:t>
      </w:r>
      <w:r w:rsidRPr="00527237">
        <w:rPr>
          <w:lang w:val="es-DO"/>
        </w:rPr>
        <w:t xml:space="preserve"> permite al administrador administrar las cuentas de acceso al sistema. Desde este módulo es posible registrar nuevos usuarios, consultar la información de los usuarios existentes, actualizar sus datos, cambiar su estado de actividad y asignar el departamento y rol correspondiente.</w:t>
      </w:r>
    </w:p>
    <w:p w14:paraId="335FDDFC" w14:textId="30199001" w:rsidR="00F5542B" w:rsidRPr="00F5542B" w:rsidRDefault="00527237" w:rsidP="00527237">
      <w:pPr>
        <w:rPr>
          <w:lang w:val="es-DO"/>
        </w:rPr>
      </w:pPr>
      <w:r w:rsidRPr="00527237">
        <w:rPr>
          <w:lang w:val="es-DO"/>
        </w:rPr>
        <w:t>Esta funcionalidad constituye el punto central para el control de acceso a la plataforma, ya que cada usuario obtiene los permisos asociados al rol que le sea asignado.</w:t>
      </w:r>
    </w:p>
    <w:p w14:paraId="38B18A3D" w14:textId="77777777" w:rsidR="000C3011" w:rsidRDefault="00F5542B" w:rsidP="00B751E5">
      <w:pPr>
        <w:ind w:firstLine="142"/>
        <w:rPr>
          <w:lang w:val="es-DO"/>
        </w:rPr>
      </w:pPr>
      <w:r w:rsidRPr="00F5542B">
        <w:rPr>
          <w:noProof/>
          <w:lang w:val="es-DO" w:eastAsia="es-DO"/>
        </w:rPr>
        <w:drawing>
          <wp:inline distT="0" distB="0" distL="0" distR="0" wp14:anchorId="7C72AFDC" wp14:editId="75B00B4F">
            <wp:extent cx="5943600" cy="3491230"/>
            <wp:effectExtent l="0" t="0" r="0" b="0"/>
            <wp:docPr id="105891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14192" name=""/>
                    <pic:cNvPicPr/>
                  </pic:nvPicPr>
                  <pic:blipFill>
                    <a:blip r:embed="rId25"/>
                    <a:stretch>
                      <a:fillRect/>
                    </a:stretch>
                  </pic:blipFill>
                  <pic:spPr>
                    <a:xfrm>
                      <a:off x="0" y="0"/>
                      <a:ext cx="5943600" cy="3491230"/>
                    </a:xfrm>
                    <a:prstGeom prst="rect">
                      <a:avLst/>
                    </a:prstGeom>
                  </pic:spPr>
                </pic:pic>
              </a:graphicData>
            </a:graphic>
          </wp:inline>
        </w:drawing>
      </w:r>
    </w:p>
    <w:p w14:paraId="6C195BA2" w14:textId="1D4CFB3E" w:rsidR="00527237" w:rsidRDefault="00527237" w:rsidP="00527237">
      <w:pPr>
        <w:jc w:val="center"/>
        <w:rPr>
          <w:i/>
          <w:iCs/>
        </w:rPr>
      </w:pPr>
      <w:r w:rsidRPr="00527237">
        <w:rPr>
          <w:i/>
          <w:iCs/>
        </w:rPr>
        <w:t>Figura 6</w:t>
      </w:r>
      <w:r w:rsidR="00103F8C">
        <w:rPr>
          <w:i/>
          <w:iCs/>
        </w:rPr>
        <w:t>.</w:t>
      </w:r>
      <w:r w:rsidRPr="00527237">
        <w:rPr>
          <w:i/>
          <w:iCs/>
        </w:rPr>
        <w:t xml:space="preserve"> Módulo de Gestión de Usuarios.</w:t>
      </w:r>
    </w:p>
    <w:p w14:paraId="076B6FB3" w14:textId="77777777" w:rsidR="00CF33B5" w:rsidRDefault="00CF33B5" w:rsidP="001F1409">
      <w:pPr>
        <w:pStyle w:val="Ttulo4"/>
        <w:rPr>
          <w:lang w:val="es-DO"/>
        </w:rPr>
      </w:pPr>
    </w:p>
    <w:p w14:paraId="4C25B61A" w14:textId="77777777" w:rsidR="00CF33B5" w:rsidRDefault="00CF33B5" w:rsidP="001F1409">
      <w:pPr>
        <w:pStyle w:val="Ttulo4"/>
        <w:rPr>
          <w:lang w:val="es-DO"/>
        </w:rPr>
      </w:pPr>
    </w:p>
    <w:p w14:paraId="7FD086A0" w14:textId="3FA8DCA7" w:rsidR="00AA66DF" w:rsidRPr="00AA66DF" w:rsidRDefault="00AA66DF" w:rsidP="001F1409">
      <w:pPr>
        <w:pStyle w:val="Ttulo4"/>
        <w:rPr>
          <w:lang w:val="es-DO"/>
        </w:rPr>
      </w:pPr>
      <w:r w:rsidRPr="00AA66DF">
        <w:rPr>
          <w:lang w:val="es-DO"/>
        </w:rPr>
        <w:t>Objetivo del módulo</w:t>
      </w:r>
    </w:p>
    <w:p w14:paraId="3E6AB7BF" w14:textId="1E3D8DF7" w:rsidR="00AA66DF" w:rsidRPr="00AA66DF" w:rsidRDefault="00AA66DF" w:rsidP="001F1409">
      <w:pPr>
        <w:rPr>
          <w:lang w:val="es-DO"/>
        </w:rPr>
      </w:pPr>
      <w:r w:rsidRPr="00AA66DF">
        <w:rPr>
          <w:lang w:val="es-DO"/>
        </w:rPr>
        <w:t>Permitir la administración de las cuentas de usuario del sistema, garantizando que cada persona posea el rol y los permisos adecuados para desempeñar sus funciones dentro del proceso de evaluación quinquenal.</w:t>
      </w:r>
    </w:p>
    <w:p w14:paraId="1F17E83D" w14:textId="77777777" w:rsidR="00AA66DF" w:rsidRPr="00AA66DF" w:rsidRDefault="00AA66DF" w:rsidP="001F1409">
      <w:pPr>
        <w:pStyle w:val="Ttulo4"/>
        <w:rPr>
          <w:lang w:val="es-DO"/>
        </w:rPr>
      </w:pPr>
      <w:r w:rsidRPr="00AA66DF">
        <w:rPr>
          <w:lang w:val="es-DO"/>
        </w:rPr>
        <w:t>Elementos de la pantalla</w:t>
      </w:r>
    </w:p>
    <w:p w14:paraId="73353B6E" w14:textId="77777777" w:rsidR="00AA66DF" w:rsidRPr="00AA66DF" w:rsidRDefault="00AA66DF" w:rsidP="001F1409">
      <w:pPr>
        <w:rPr>
          <w:lang w:val="es-DO"/>
        </w:rPr>
      </w:pPr>
      <w:r w:rsidRPr="00AA66DF">
        <w:rPr>
          <w:lang w:val="es-DO"/>
        </w:rPr>
        <w:t>La vista principal del módulo está conformada por los siguientes elementos:</w:t>
      </w:r>
    </w:p>
    <w:p w14:paraId="5C35F1E8" w14:textId="77777777" w:rsidR="00AA66DF" w:rsidRPr="001F1409" w:rsidRDefault="00AA66DF">
      <w:pPr>
        <w:pStyle w:val="Ttulo4"/>
        <w:numPr>
          <w:ilvl w:val="0"/>
          <w:numId w:val="52"/>
        </w:numPr>
        <w:rPr>
          <w:lang w:val="es-DO"/>
        </w:rPr>
      </w:pPr>
      <w:r w:rsidRPr="001F1409">
        <w:rPr>
          <w:lang w:val="es-DO"/>
        </w:rPr>
        <w:t>Título del módulo</w:t>
      </w:r>
    </w:p>
    <w:p w14:paraId="1C8E305E" w14:textId="77777777" w:rsidR="00AA66DF" w:rsidRPr="001F1409" w:rsidRDefault="00AA66DF" w:rsidP="001F1409">
      <w:pPr>
        <w:rPr>
          <w:lang w:val="es-DO"/>
        </w:rPr>
      </w:pPr>
      <w:r w:rsidRPr="001F1409">
        <w:rPr>
          <w:lang w:val="es-DO"/>
        </w:rPr>
        <w:t>En la parte superior se muestra el nombre del módulo Usuarios, indicando la sección en la que se encuentra el administrador.</w:t>
      </w:r>
    </w:p>
    <w:p w14:paraId="15E24CE2" w14:textId="4EEBF19D" w:rsidR="00AA66DF" w:rsidRPr="001F1409" w:rsidRDefault="00AA66DF">
      <w:pPr>
        <w:pStyle w:val="Ttulo4"/>
        <w:numPr>
          <w:ilvl w:val="0"/>
          <w:numId w:val="53"/>
        </w:numPr>
      </w:pPr>
      <w:r w:rsidRPr="001F1409">
        <w:t xml:space="preserve">Botón </w:t>
      </w:r>
      <w:r w:rsidR="001F1409" w:rsidRPr="001F1409">
        <w:t xml:space="preserve">de </w:t>
      </w:r>
      <w:r w:rsidRPr="001F1409">
        <w:t>Nuevo Usuario</w:t>
      </w:r>
    </w:p>
    <w:p w14:paraId="25AC3F90" w14:textId="77777777" w:rsidR="00AA66DF" w:rsidRPr="00AA66DF" w:rsidRDefault="00AA66DF" w:rsidP="001F1409">
      <w:pPr>
        <w:rPr>
          <w:lang w:val="es-DO"/>
        </w:rPr>
      </w:pPr>
      <w:r w:rsidRPr="00AA66DF">
        <w:rPr>
          <w:lang w:val="es-DO"/>
        </w:rPr>
        <w:t>Permite abrir el formulario para registrar un nuevo usuario en el sistema.</w:t>
      </w:r>
    </w:p>
    <w:p w14:paraId="5C0F3966" w14:textId="77777777" w:rsidR="00AA66DF" w:rsidRPr="00AA66DF" w:rsidRDefault="00AA66DF">
      <w:pPr>
        <w:pStyle w:val="Ttulo4"/>
        <w:numPr>
          <w:ilvl w:val="0"/>
          <w:numId w:val="54"/>
        </w:numPr>
        <w:rPr>
          <w:lang w:val="es-DO"/>
        </w:rPr>
      </w:pPr>
      <w:r w:rsidRPr="00AA66DF">
        <w:rPr>
          <w:lang w:val="es-DO"/>
        </w:rPr>
        <w:t>Barra de búsqueda</w:t>
      </w:r>
    </w:p>
    <w:p w14:paraId="4F19DFD6" w14:textId="77777777" w:rsidR="00AA66DF" w:rsidRPr="00AA66DF" w:rsidRDefault="00AA66DF" w:rsidP="001F1409">
      <w:pPr>
        <w:spacing w:after="0"/>
        <w:rPr>
          <w:lang w:val="es-DO"/>
        </w:rPr>
      </w:pPr>
      <w:r w:rsidRPr="00AA66DF">
        <w:rPr>
          <w:lang w:val="es-DO"/>
        </w:rPr>
        <w:t>Facilita la localización de usuarios mediante la introducción de alguno de los siguientes datos:</w:t>
      </w:r>
    </w:p>
    <w:p w14:paraId="2EACF028" w14:textId="77777777" w:rsidR="00AA66DF" w:rsidRPr="001F1409" w:rsidRDefault="00AA66DF">
      <w:pPr>
        <w:pStyle w:val="Prrafodelista"/>
        <w:numPr>
          <w:ilvl w:val="0"/>
          <w:numId w:val="55"/>
        </w:numPr>
        <w:spacing w:line="480" w:lineRule="auto"/>
        <w:rPr>
          <w:lang w:val="es-DO"/>
        </w:rPr>
      </w:pPr>
      <w:r w:rsidRPr="001F1409">
        <w:rPr>
          <w:lang w:val="es-DO"/>
        </w:rPr>
        <w:t xml:space="preserve">Nombre del usuario. </w:t>
      </w:r>
    </w:p>
    <w:p w14:paraId="3B85F916" w14:textId="77777777" w:rsidR="00AA66DF" w:rsidRPr="001F1409" w:rsidRDefault="00AA66DF">
      <w:pPr>
        <w:pStyle w:val="Prrafodelista"/>
        <w:numPr>
          <w:ilvl w:val="0"/>
          <w:numId w:val="55"/>
        </w:numPr>
        <w:spacing w:line="480" w:lineRule="auto"/>
        <w:rPr>
          <w:lang w:val="es-DO"/>
        </w:rPr>
      </w:pPr>
      <w:r w:rsidRPr="001F1409">
        <w:rPr>
          <w:lang w:val="es-DO"/>
        </w:rPr>
        <w:t xml:space="preserve">Nombre completo. </w:t>
      </w:r>
    </w:p>
    <w:p w14:paraId="1DB19092" w14:textId="77777777" w:rsidR="00AA66DF" w:rsidRPr="001F1409" w:rsidRDefault="00AA66DF">
      <w:pPr>
        <w:pStyle w:val="Prrafodelista"/>
        <w:numPr>
          <w:ilvl w:val="0"/>
          <w:numId w:val="55"/>
        </w:numPr>
        <w:spacing w:line="480" w:lineRule="auto"/>
        <w:rPr>
          <w:lang w:val="es-DO"/>
        </w:rPr>
      </w:pPr>
      <w:r w:rsidRPr="001F1409">
        <w:rPr>
          <w:lang w:val="es-DO"/>
        </w:rPr>
        <w:t xml:space="preserve">Correo electrónico. </w:t>
      </w:r>
    </w:p>
    <w:p w14:paraId="4003E0C5" w14:textId="77777777" w:rsidR="00AA66DF" w:rsidRPr="001F1409" w:rsidRDefault="00AA66DF">
      <w:pPr>
        <w:pStyle w:val="Prrafodelista"/>
        <w:numPr>
          <w:ilvl w:val="0"/>
          <w:numId w:val="55"/>
        </w:numPr>
        <w:spacing w:after="0" w:line="480" w:lineRule="auto"/>
        <w:rPr>
          <w:lang w:val="es-DO"/>
        </w:rPr>
      </w:pPr>
      <w:r w:rsidRPr="001F1409">
        <w:rPr>
          <w:lang w:val="es-DO"/>
        </w:rPr>
        <w:t xml:space="preserve">Rol asignado. </w:t>
      </w:r>
    </w:p>
    <w:p w14:paraId="6FD2B417" w14:textId="77777777" w:rsidR="00AA66DF" w:rsidRDefault="00AA66DF" w:rsidP="001F1409">
      <w:pPr>
        <w:spacing w:after="0"/>
        <w:rPr>
          <w:lang w:val="es-DO"/>
        </w:rPr>
      </w:pPr>
      <w:r w:rsidRPr="00AA66DF">
        <w:rPr>
          <w:lang w:val="es-DO"/>
        </w:rPr>
        <w:t>La búsqueda se realiza de forma dinámica, mostrando únicamente los registros que coincidan con el criterio ingresado.</w:t>
      </w:r>
    </w:p>
    <w:p w14:paraId="5A3E6BA2" w14:textId="77777777" w:rsidR="00CF33B5" w:rsidRPr="00AA66DF" w:rsidRDefault="00CF33B5" w:rsidP="001F1409">
      <w:pPr>
        <w:spacing w:after="0"/>
        <w:rPr>
          <w:lang w:val="es-DO"/>
        </w:rPr>
      </w:pPr>
    </w:p>
    <w:p w14:paraId="0153BDFC" w14:textId="77777777" w:rsidR="00AA66DF" w:rsidRPr="00AA66DF" w:rsidRDefault="00AA66DF">
      <w:pPr>
        <w:pStyle w:val="Ttulo4"/>
        <w:numPr>
          <w:ilvl w:val="0"/>
          <w:numId w:val="56"/>
        </w:numPr>
        <w:rPr>
          <w:lang w:val="es-DO"/>
        </w:rPr>
      </w:pPr>
      <w:r w:rsidRPr="00AA66DF">
        <w:rPr>
          <w:lang w:val="es-DO"/>
        </w:rPr>
        <w:lastRenderedPageBreak/>
        <w:t>Filtro por estado</w:t>
      </w:r>
    </w:p>
    <w:p w14:paraId="04AC281E" w14:textId="77777777" w:rsidR="00AA66DF" w:rsidRPr="00AA66DF" w:rsidRDefault="00AA66DF" w:rsidP="001F1409">
      <w:pPr>
        <w:spacing w:after="0"/>
        <w:rPr>
          <w:lang w:val="es-DO"/>
        </w:rPr>
      </w:pPr>
      <w:r w:rsidRPr="00AA66DF">
        <w:rPr>
          <w:lang w:val="es-DO"/>
        </w:rPr>
        <w:t>Permite visualizar los usuarios según su estado:</w:t>
      </w:r>
    </w:p>
    <w:p w14:paraId="5B8BC9E2" w14:textId="77777777" w:rsidR="00AA66DF" w:rsidRPr="001F1409" w:rsidRDefault="00AA66DF">
      <w:pPr>
        <w:pStyle w:val="Prrafodelista"/>
        <w:numPr>
          <w:ilvl w:val="0"/>
          <w:numId w:val="57"/>
        </w:numPr>
        <w:spacing w:after="0" w:line="480" w:lineRule="auto"/>
        <w:rPr>
          <w:lang w:val="es-DO"/>
        </w:rPr>
      </w:pPr>
      <w:r w:rsidRPr="001F1409">
        <w:rPr>
          <w:lang w:val="es-DO"/>
        </w:rPr>
        <w:t xml:space="preserve">Todos. </w:t>
      </w:r>
    </w:p>
    <w:p w14:paraId="1CCCD747" w14:textId="77777777" w:rsidR="00AA66DF" w:rsidRPr="001F1409" w:rsidRDefault="00AA66DF">
      <w:pPr>
        <w:pStyle w:val="Prrafodelista"/>
        <w:numPr>
          <w:ilvl w:val="0"/>
          <w:numId w:val="57"/>
        </w:numPr>
        <w:spacing w:after="0" w:line="480" w:lineRule="auto"/>
        <w:rPr>
          <w:lang w:val="es-DO"/>
        </w:rPr>
      </w:pPr>
      <w:r w:rsidRPr="001F1409">
        <w:rPr>
          <w:lang w:val="es-DO"/>
        </w:rPr>
        <w:t xml:space="preserve">Activos. </w:t>
      </w:r>
    </w:p>
    <w:p w14:paraId="796B6FCB" w14:textId="77777777" w:rsidR="00AA66DF" w:rsidRPr="001F1409" w:rsidRDefault="00AA66DF">
      <w:pPr>
        <w:pStyle w:val="Prrafodelista"/>
        <w:numPr>
          <w:ilvl w:val="0"/>
          <w:numId w:val="57"/>
        </w:numPr>
        <w:spacing w:after="0" w:line="480" w:lineRule="auto"/>
        <w:rPr>
          <w:lang w:val="es-DO"/>
        </w:rPr>
      </w:pPr>
      <w:r w:rsidRPr="001F1409">
        <w:rPr>
          <w:lang w:val="es-DO"/>
        </w:rPr>
        <w:t xml:space="preserve">Inactivos. </w:t>
      </w:r>
    </w:p>
    <w:p w14:paraId="29ACB702" w14:textId="77777777" w:rsidR="00AA66DF" w:rsidRPr="00AA66DF" w:rsidRDefault="00AA66DF">
      <w:pPr>
        <w:pStyle w:val="Ttulo4"/>
        <w:numPr>
          <w:ilvl w:val="0"/>
          <w:numId w:val="58"/>
        </w:numPr>
        <w:rPr>
          <w:lang w:val="es-DO"/>
        </w:rPr>
      </w:pPr>
      <w:r w:rsidRPr="00AA66DF">
        <w:rPr>
          <w:lang w:val="es-DO"/>
        </w:rPr>
        <w:t>Cantidad de registros por página</w:t>
      </w:r>
    </w:p>
    <w:p w14:paraId="61F58FBB" w14:textId="77777777" w:rsidR="00AA66DF" w:rsidRDefault="00AA66DF" w:rsidP="00AA66DF">
      <w:pPr>
        <w:ind w:firstLine="0"/>
        <w:rPr>
          <w:lang w:val="es-DO"/>
        </w:rPr>
      </w:pPr>
      <w:r w:rsidRPr="00AA66DF">
        <w:rPr>
          <w:lang w:val="es-DO"/>
        </w:rPr>
        <w:t>Permite seleccionar el número de registros que se visualizarán simultáneamente dentro de la tabla.</w:t>
      </w:r>
    </w:p>
    <w:p w14:paraId="117CC25E" w14:textId="77777777" w:rsidR="003F78B3" w:rsidRPr="003F78B3" w:rsidRDefault="003F78B3">
      <w:pPr>
        <w:pStyle w:val="Ttulo4"/>
        <w:numPr>
          <w:ilvl w:val="0"/>
          <w:numId w:val="59"/>
        </w:numPr>
        <w:rPr>
          <w:lang w:val="es-DO"/>
        </w:rPr>
      </w:pPr>
      <w:r w:rsidRPr="003F78B3">
        <w:rPr>
          <w:lang w:val="es-DO"/>
        </w:rPr>
        <w:t>Tabla de usuarios</w:t>
      </w:r>
    </w:p>
    <w:p w14:paraId="7A39535B" w14:textId="77777777" w:rsidR="003F78B3" w:rsidRPr="003F78B3" w:rsidRDefault="003F78B3" w:rsidP="003F78B3">
      <w:pPr>
        <w:ind w:firstLine="0"/>
        <w:rPr>
          <w:lang w:val="es-DO"/>
        </w:rPr>
      </w:pPr>
      <w:r w:rsidRPr="003F78B3">
        <w:rPr>
          <w:lang w:val="es-DO"/>
        </w:rPr>
        <w:t>La información se presenta mediante una tabla que contiene los siguientes campos: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2"/>
        <w:gridCol w:w="5820"/>
      </w:tblGrid>
      <w:tr w:rsidR="003F78B3" w:rsidRPr="003F78B3" w14:paraId="679A584E" w14:textId="77777777" w:rsidTr="003F78B3">
        <w:trPr>
          <w:tblHeader/>
          <w:tblCellSpacing w:w="15" w:type="dxa"/>
          <w:jc w:val="center"/>
        </w:trPr>
        <w:tc>
          <w:tcPr>
            <w:tcW w:w="2777" w:type="dxa"/>
            <w:shd w:val="clear" w:color="auto" w:fill="00B0F0"/>
            <w:vAlign w:val="center"/>
            <w:hideMark/>
          </w:tcPr>
          <w:p w14:paraId="043FC7A4" w14:textId="77777777" w:rsidR="003F78B3" w:rsidRPr="003F78B3" w:rsidRDefault="003F78B3" w:rsidP="003F78B3">
            <w:pPr>
              <w:spacing w:before="240" w:after="0"/>
              <w:ind w:firstLine="0"/>
              <w:jc w:val="center"/>
              <w:rPr>
                <w:b/>
                <w:bCs/>
                <w:lang w:val="es-DO"/>
              </w:rPr>
            </w:pPr>
            <w:r w:rsidRPr="003F78B3">
              <w:rPr>
                <w:b/>
                <w:bCs/>
                <w:lang w:val="es-DO"/>
              </w:rPr>
              <w:t>Campo</w:t>
            </w:r>
          </w:p>
        </w:tc>
        <w:tc>
          <w:tcPr>
            <w:tcW w:w="5775" w:type="dxa"/>
            <w:shd w:val="clear" w:color="auto" w:fill="00B0F0"/>
            <w:vAlign w:val="center"/>
            <w:hideMark/>
          </w:tcPr>
          <w:p w14:paraId="1DDAA28A" w14:textId="77777777" w:rsidR="003F78B3" w:rsidRPr="003F78B3" w:rsidRDefault="003F78B3" w:rsidP="003F78B3">
            <w:pPr>
              <w:spacing w:before="240" w:after="0"/>
              <w:ind w:firstLine="0"/>
              <w:jc w:val="center"/>
              <w:rPr>
                <w:b/>
                <w:bCs/>
                <w:lang w:val="es-DO"/>
              </w:rPr>
            </w:pPr>
            <w:r w:rsidRPr="003F78B3">
              <w:rPr>
                <w:b/>
                <w:bCs/>
                <w:lang w:val="es-DO"/>
              </w:rPr>
              <w:t>Descripción</w:t>
            </w:r>
          </w:p>
        </w:tc>
      </w:tr>
      <w:tr w:rsidR="003F78B3" w:rsidRPr="003F78B3" w14:paraId="3B82434F" w14:textId="77777777" w:rsidTr="003F78B3">
        <w:trPr>
          <w:tblCellSpacing w:w="15" w:type="dxa"/>
          <w:jc w:val="center"/>
        </w:trPr>
        <w:tc>
          <w:tcPr>
            <w:tcW w:w="2777" w:type="dxa"/>
            <w:vAlign w:val="center"/>
            <w:hideMark/>
          </w:tcPr>
          <w:p w14:paraId="273A8FD0" w14:textId="77777777" w:rsidR="003F78B3" w:rsidRPr="003F78B3" w:rsidRDefault="003F78B3" w:rsidP="003F78B3">
            <w:pPr>
              <w:spacing w:before="240" w:after="0"/>
              <w:ind w:firstLine="0"/>
              <w:jc w:val="center"/>
              <w:rPr>
                <w:lang w:val="es-DO"/>
              </w:rPr>
            </w:pPr>
            <w:r w:rsidRPr="003F78B3">
              <w:rPr>
                <w:lang w:val="es-DO"/>
              </w:rPr>
              <w:t>Nombre de usuario</w:t>
            </w:r>
          </w:p>
        </w:tc>
        <w:tc>
          <w:tcPr>
            <w:tcW w:w="5775" w:type="dxa"/>
            <w:vAlign w:val="center"/>
            <w:hideMark/>
          </w:tcPr>
          <w:p w14:paraId="0CABF27C" w14:textId="77777777" w:rsidR="003F78B3" w:rsidRPr="003F78B3" w:rsidRDefault="003F78B3" w:rsidP="003F78B3">
            <w:pPr>
              <w:spacing w:before="240" w:after="0"/>
              <w:ind w:firstLine="0"/>
              <w:jc w:val="center"/>
              <w:rPr>
                <w:lang w:val="es-DO"/>
              </w:rPr>
            </w:pPr>
            <w:r w:rsidRPr="003F78B3">
              <w:rPr>
                <w:lang w:val="es-DO"/>
              </w:rPr>
              <w:t>Identificador utilizado para iniciar sesión.</w:t>
            </w:r>
          </w:p>
        </w:tc>
      </w:tr>
      <w:tr w:rsidR="003F78B3" w:rsidRPr="003F78B3" w14:paraId="066915A4" w14:textId="77777777" w:rsidTr="003F78B3">
        <w:trPr>
          <w:tblCellSpacing w:w="15" w:type="dxa"/>
          <w:jc w:val="center"/>
        </w:trPr>
        <w:tc>
          <w:tcPr>
            <w:tcW w:w="2777" w:type="dxa"/>
            <w:vAlign w:val="center"/>
            <w:hideMark/>
          </w:tcPr>
          <w:p w14:paraId="0F5CF363" w14:textId="77777777" w:rsidR="003F78B3" w:rsidRPr="003F78B3" w:rsidRDefault="003F78B3" w:rsidP="003F78B3">
            <w:pPr>
              <w:spacing w:before="240" w:after="0"/>
              <w:ind w:firstLine="0"/>
              <w:jc w:val="center"/>
              <w:rPr>
                <w:lang w:val="es-DO"/>
              </w:rPr>
            </w:pPr>
            <w:r w:rsidRPr="003F78B3">
              <w:rPr>
                <w:lang w:val="es-DO"/>
              </w:rPr>
              <w:t>Nombre</w:t>
            </w:r>
          </w:p>
        </w:tc>
        <w:tc>
          <w:tcPr>
            <w:tcW w:w="5775" w:type="dxa"/>
            <w:vAlign w:val="center"/>
            <w:hideMark/>
          </w:tcPr>
          <w:p w14:paraId="7BF1CD97" w14:textId="77777777" w:rsidR="003F78B3" w:rsidRPr="003F78B3" w:rsidRDefault="003F78B3" w:rsidP="003F78B3">
            <w:pPr>
              <w:spacing w:before="240" w:after="0"/>
              <w:ind w:firstLine="0"/>
              <w:jc w:val="center"/>
              <w:rPr>
                <w:lang w:val="es-DO"/>
              </w:rPr>
            </w:pPr>
            <w:r w:rsidRPr="003F78B3">
              <w:rPr>
                <w:lang w:val="es-DO"/>
              </w:rPr>
              <w:t>Nombre del usuario registrado.</w:t>
            </w:r>
          </w:p>
        </w:tc>
      </w:tr>
      <w:tr w:rsidR="003F78B3" w:rsidRPr="003F78B3" w14:paraId="7E5CF9ED" w14:textId="77777777" w:rsidTr="003F78B3">
        <w:trPr>
          <w:tblCellSpacing w:w="15" w:type="dxa"/>
          <w:jc w:val="center"/>
        </w:trPr>
        <w:tc>
          <w:tcPr>
            <w:tcW w:w="2777" w:type="dxa"/>
            <w:vAlign w:val="center"/>
            <w:hideMark/>
          </w:tcPr>
          <w:p w14:paraId="086FEAC1" w14:textId="77777777" w:rsidR="003F78B3" w:rsidRPr="003F78B3" w:rsidRDefault="003F78B3" w:rsidP="003F78B3">
            <w:pPr>
              <w:spacing w:before="240" w:after="0"/>
              <w:ind w:firstLine="0"/>
              <w:jc w:val="center"/>
              <w:rPr>
                <w:lang w:val="es-DO"/>
              </w:rPr>
            </w:pPr>
            <w:r w:rsidRPr="003F78B3">
              <w:rPr>
                <w:lang w:val="es-DO"/>
              </w:rPr>
              <w:t>Correo</w:t>
            </w:r>
          </w:p>
        </w:tc>
        <w:tc>
          <w:tcPr>
            <w:tcW w:w="5775" w:type="dxa"/>
            <w:vAlign w:val="center"/>
            <w:hideMark/>
          </w:tcPr>
          <w:p w14:paraId="488DAE1A" w14:textId="77777777" w:rsidR="003F78B3" w:rsidRPr="003F78B3" w:rsidRDefault="003F78B3" w:rsidP="003F78B3">
            <w:pPr>
              <w:spacing w:before="240" w:after="0"/>
              <w:ind w:firstLine="0"/>
              <w:jc w:val="center"/>
              <w:rPr>
                <w:lang w:val="es-DO"/>
              </w:rPr>
            </w:pPr>
            <w:r w:rsidRPr="003F78B3">
              <w:rPr>
                <w:lang w:val="es-DO"/>
              </w:rPr>
              <w:t>Dirección de correo electrónico del usuario.</w:t>
            </w:r>
          </w:p>
        </w:tc>
      </w:tr>
      <w:tr w:rsidR="003F78B3" w:rsidRPr="003F78B3" w14:paraId="51457A99" w14:textId="77777777" w:rsidTr="003F78B3">
        <w:trPr>
          <w:tblCellSpacing w:w="15" w:type="dxa"/>
          <w:jc w:val="center"/>
        </w:trPr>
        <w:tc>
          <w:tcPr>
            <w:tcW w:w="2777" w:type="dxa"/>
            <w:vAlign w:val="center"/>
            <w:hideMark/>
          </w:tcPr>
          <w:p w14:paraId="4FECFB2C" w14:textId="77777777" w:rsidR="003F78B3" w:rsidRPr="003F78B3" w:rsidRDefault="003F78B3" w:rsidP="003F78B3">
            <w:pPr>
              <w:spacing w:before="240" w:after="0"/>
              <w:ind w:firstLine="0"/>
              <w:jc w:val="center"/>
              <w:rPr>
                <w:lang w:val="es-DO"/>
              </w:rPr>
            </w:pPr>
            <w:r w:rsidRPr="003F78B3">
              <w:rPr>
                <w:lang w:val="es-DO"/>
              </w:rPr>
              <w:t>Departamento</w:t>
            </w:r>
          </w:p>
        </w:tc>
        <w:tc>
          <w:tcPr>
            <w:tcW w:w="5775" w:type="dxa"/>
            <w:vAlign w:val="center"/>
            <w:hideMark/>
          </w:tcPr>
          <w:p w14:paraId="516CAD69" w14:textId="77777777" w:rsidR="003F78B3" w:rsidRPr="003F78B3" w:rsidRDefault="003F78B3" w:rsidP="003F78B3">
            <w:pPr>
              <w:spacing w:before="240" w:after="0"/>
              <w:ind w:firstLine="0"/>
              <w:jc w:val="center"/>
              <w:rPr>
                <w:lang w:val="es-DO"/>
              </w:rPr>
            </w:pPr>
            <w:r w:rsidRPr="003F78B3">
              <w:rPr>
                <w:lang w:val="es-DO"/>
              </w:rPr>
              <w:t>Departamento al que pertenece el usuario.</w:t>
            </w:r>
          </w:p>
        </w:tc>
      </w:tr>
      <w:tr w:rsidR="003F78B3" w:rsidRPr="003F78B3" w14:paraId="7425D5F3" w14:textId="77777777" w:rsidTr="003F78B3">
        <w:trPr>
          <w:tblCellSpacing w:w="15" w:type="dxa"/>
          <w:jc w:val="center"/>
        </w:trPr>
        <w:tc>
          <w:tcPr>
            <w:tcW w:w="2777" w:type="dxa"/>
            <w:vAlign w:val="center"/>
            <w:hideMark/>
          </w:tcPr>
          <w:p w14:paraId="717D172C" w14:textId="77777777" w:rsidR="003F78B3" w:rsidRPr="003F78B3" w:rsidRDefault="003F78B3" w:rsidP="003F78B3">
            <w:pPr>
              <w:spacing w:before="240" w:after="0"/>
              <w:ind w:firstLine="0"/>
              <w:jc w:val="center"/>
              <w:rPr>
                <w:lang w:val="es-DO"/>
              </w:rPr>
            </w:pPr>
            <w:r w:rsidRPr="003F78B3">
              <w:rPr>
                <w:lang w:val="es-DO"/>
              </w:rPr>
              <w:t>Rol</w:t>
            </w:r>
          </w:p>
        </w:tc>
        <w:tc>
          <w:tcPr>
            <w:tcW w:w="5775" w:type="dxa"/>
            <w:vAlign w:val="center"/>
            <w:hideMark/>
          </w:tcPr>
          <w:p w14:paraId="66EED9C9" w14:textId="77777777" w:rsidR="003F78B3" w:rsidRPr="003F78B3" w:rsidRDefault="003F78B3" w:rsidP="003F78B3">
            <w:pPr>
              <w:spacing w:before="240" w:after="0"/>
              <w:ind w:firstLine="0"/>
              <w:jc w:val="center"/>
              <w:rPr>
                <w:lang w:val="es-DO"/>
              </w:rPr>
            </w:pPr>
            <w:r w:rsidRPr="003F78B3">
              <w:rPr>
                <w:lang w:val="es-DO"/>
              </w:rPr>
              <w:t>Rol asignado dentro del sistema.</w:t>
            </w:r>
          </w:p>
        </w:tc>
      </w:tr>
      <w:tr w:rsidR="003F78B3" w:rsidRPr="003F78B3" w14:paraId="0449B68B" w14:textId="77777777" w:rsidTr="003F78B3">
        <w:trPr>
          <w:tblCellSpacing w:w="15" w:type="dxa"/>
          <w:jc w:val="center"/>
        </w:trPr>
        <w:tc>
          <w:tcPr>
            <w:tcW w:w="2777" w:type="dxa"/>
            <w:vAlign w:val="center"/>
            <w:hideMark/>
          </w:tcPr>
          <w:p w14:paraId="6A8DB4A0" w14:textId="77777777" w:rsidR="003F78B3" w:rsidRPr="003F78B3" w:rsidRDefault="003F78B3" w:rsidP="003F78B3">
            <w:pPr>
              <w:spacing w:before="240" w:after="0"/>
              <w:ind w:firstLine="0"/>
              <w:jc w:val="center"/>
              <w:rPr>
                <w:lang w:val="es-DO"/>
              </w:rPr>
            </w:pPr>
            <w:r w:rsidRPr="003F78B3">
              <w:rPr>
                <w:lang w:val="es-DO"/>
              </w:rPr>
              <w:t>Estado</w:t>
            </w:r>
          </w:p>
        </w:tc>
        <w:tc>
          <w:tcPr>
            <w:tcW w:w="5775" w:type="dxa"/>
            <w:vAlign w:val="center"/>
            <w:hideMark/>
          </w:tcPr>
          <w:p w14:paraId="595746F3" w14:textId="77777777" w:rsidR="003F78B3" w:rsidRPr="003F78B3" w:rsidRDefault="003F78B3" w:rsidP="003F78B3">
            <w:pPr>
              <w:spacing w:before="240" w:after="0"/>
              <w:ind w:firstLine="0"/>
              <w:jc w:val="center"/>
              <w:rPr>
                <w:lang w:val="es-DO"/>
              </w:rPr>
            </w:pPr>
            <w:r w:rsidRPr="003F78B3">
              <w:rPr>
                <w:lang w:val="es-DO"/>
              </w:rPr>
              <w:t>Indica si la cuenta se encuentra Activa o Inactiva.</w:t>
            </w:r>
          </w:p>
        </w:tc>
      </w:tr>
    </w:tbl>
    <w:p w14:paraId="29DC641D" w14:textId="77777777" w:rsidR="003F78B3" w:rsidRDefault="003F78B3" w:rsidP="003F78B3">
      <w:pPr>
        <w:spacing w:after="0"/>
        <w:ind w:firstLine="0"/>
        <w:rPr>
          <w:lang w:val="es-DO"/>
        </w:rPr>
      </w:pPr>
    </w:p>
    <w:p w14:paraId="00CDF3FB" w14:textId="3E8CAA0B" w:rsidR="003F78B3" w:rsidRPr="003F78B3" w:rsidRDefault="003F78B3" w:rsidP="003F78B3">
      <w:pPr>
        <w:ind w:firstLine="0"/>
        <w:rPr>
          <w:lang w:val="es-DO"/>
        </w:rPr>
      </w:pPr>
      <w:r w:rsidRPr="003F78B3">
        <w:rPr>
          <w:lang w:val="es-DO"/>
        </w:rPr>
        <w:t>Cada registro dispone además de acciones para su administración, dependiendo de los permisos del usuario autenticado.</w:t>
      </w:r>
    </w:p>
    <w:p w14:paraId="7815A225" w14:textId="77777777" w:rsidR="003F78B3" w:rsidRPr="003F78B3" w:rsidRDefault="003F78B3">
      <w:pPr>
        <w:pStyle w:val="Ttulo4"/>
        <w:numPr>
          <w:ilvl w:val="0"/>
          <w:numId w:val="60"/>
        </w:numPr>
        <w:rPr>
          <w:lang w:val="es-DO"/>
        </w:rPr>
      </w:pPr>
      <w:r w:rsidRPr="003F78B3">
        <w:rPr>
          <w:lang w:val="es-DO"/>
        </w:rPr>
        <w:lastRenderedPageBreak/>
        <w:t>Opciones disponibles</w:t>
      </w:r>
    </w:p>
    <w:p w14:paraId="70FA6DF6" w14:textId="77777777" w:rsidR="003F78B3" w:rsidRPr="003F78B3" w:rsidRDefault="003F78B3" w:rsidP="003F78B3">
      <w:pPr>
        <w:rPr>
          <w:lang w:val="es-DO"/>
        </w:rPr>
      </w:pPr>
      <w:r w:rsidRPr="003F78B3">
        <w:rPr>
          <w:lang w:val="es-DO"/>
        </w:rPr>
        <w:t>Para cada usuario registrado, el sistema permite realizar las siguientes acciones:</w:t>
      </w:r>
    </w:p>
    <w:p w14:paraId="525959CC" w14:textId="77777777" w:rsidR="003F78B3" w:rsidRPr="003F78B3" w:rsidRDefault="003F78B3">
      <w:pPr>
        <w:pStyle w:val="Prrafodelista"/>
        <w:numPr>
          <w:ilvl w:val="0"/>
          <w:numId w:val="61"/>
        </w:numPr>
        <w:spacing w:after="0" w:line="480" w:lineRule="auto"/>
        <w:rPr>
          <w:lang w:val="es-DO"/>
        </w:rPr>
      </w:pPr>
      <w:r w:rsidRPr="003F78B3">
        <w:rPr>
          <w:lang w:val="es-DO"/>
        </w:rPr>
        <w:t xml:space="preserve">Editar la información del usuario. </w:t>
      </w:r>
    </w:p>
    <w:p w14:paraId="48D6C272" w14:textId="77777777" w:rsidR="003F78B3" w:rsidRPr="003F78B3" w:rsidRDefault="003F78B3">
      <w:pPr>
        <w:pStyle w:val="Prrafodelista"/>
        <w:numPr>
          <w:ilvl w:val="0"/>
          <w:numId w:val="61"/>
        </w:numPr>
        <w:spacing w:after="0" w:line="480" w:lineRule="auto"/>
        <w:rPr>
          <w:lang w:val="es-DO"/>
        </w:rPr>
      </w:pPr>
      <w:r w:rsidRPr="003F78B3">
        <w:rPr>
          <w:lang w:val="es-DO"/>
        </w:rPr>
        <w:t xml:space="preserve">Activar o desactivar la cuenta. </w:t>
      </w:r>
    </w:p>
    <w:p w14:paraId="71EE795C" w14:textId="77777777" w:rsidR="003F78B3" w:rsidRPr="003F78B3" w:rsidRDefault="003F78B3">
      <w:pPr>
        <w:pStyle w:val="Prrafodelista"/>
        <w:numPr>
          <w:ilvl w:val="0"/>
          <w:numId w:val="61"/>
        </w:numPr>
        <w:spacing w:after="0" w:line="480" w:lineRule="auto"/>
        <w:rPr>
          <w:lang w:val="es-DO"/>
        </w:rPr>
      </w:pPr>
      <w:r w:rsidRPr="003F78B3">
        <w:rPr>
          <w:lang w:val="es-DO"/>
        </w:rPr>
        <w:t xml:space="preserve">Eliminar el usuario del sistema. </w:t>
      </w:r>
    </w:p>
    <w:p w14:paraId="375C1C7A" w14:textId="2C0E12DA" w:rsidR="003F78B3" w:rsidRPr="003F78B3" w:rsidRDefault="003F78B3" w:rsidP="003F78B3">
      <w:pPr>
        <w:rPr>
          <w:lang w:val="es-DO"/>
        </w:rPr>
      </w:pPr>
      <w:r w:rsidRPr="003F78B3">
        <w:rPr>
          <w:lang w:val="es-DO"/>
        </w:rPr>
        <w:t>Estas acciones únicamente estarán disponibles para aquellos usuarios que posean los permisos correspondientes.</w:t>
      </w:r>
    </w:p>
    <w:p w14:paraId="63BD4D55" w14:textId="77777777" w:rsidR="003F78B3" w:rsidRPr="003F78B3" w:rsidRDefault="003F78B3">
      <w:pPr>
        <w:pStyle w:val="Ttulo4"/>
        <w:numPr>
          <w:ilvl w:val="0"/>
          <w:numId w:val="62"/>
        </w:numPr>
        <w:rPr>
          <w:lang w:val="es-DO"/>
        </w:rPr>
      </w:pPr>
      <w:r w:rsidRPr="003F78B3">
        <w:rPr>
          <w:lang w:val="es-DO"/>
        </w:rPr>
        <w:t>Paginación</w:t>
      </w:r>
    </w:p>
    <w:p w14:paraId="704CADFD" w14:textId="77777777" w:rsidR="003F78B3" w:rsidRPr="003F78B3" w:rsidRDefault="003F78B3" w:rsidP="003F78B3">
      <w:pPr>
        <w:rPr>
          <w:lang w:val="es-DO"/>
        </w:rPr>
      </w:pPr>
      <w:r w:rsidRPr="003F78B3">
        <w:rPr>
          <w:lang w:val="es-DO"/>
        </w:rPr>
        <w:t>En la parte inferior de la pantalla se encuentra el control de paginación, el cual permite desplazarse entre las diferentes páginas de registros cuando la cantidad de usuarios supera el límite establecido por página.</w:t>
      </w:r>
    </w:p>
    <w:p w14:paraId="4E9DDA63" w14:textId="77777777" w:rsidR="003F78B3" w:rsidRDefault="003F78B3" w:rsidP="00144D42">
      <w:pPr>
        <w:pStyle w:val="Ttulo4"/>
        <w:rPr>
          <w:rFonts w:ascii="Times New Roman" w:hAnsi="Times New Roman"/>
          <w:lang w:val="es-DO"/>
        </w:rPr>
      </w:pPr>
      <w:r>
        <w:t>Registrar un nuevo usuario</w:t>
      </w:r>
    </w:p>
    <w:p w14:paraId="1BCD2C28" w14:textId="73F962B9" w:rsidR="00527237" w:rsidRPr="001F1409" w:rsidRDefault="003F78B3" w:rsidP="00B751E5">
      <w:pPr>
        <w:pStyle w:val="NormalWeb"/>
      </w:pPr>
      <w:r w:rsidRPr="00B751E5">
        <w:t xml:space="preserve">Para crear una nueva cuenta se debe presionar el botón </w:t>
      </w:r>
      <w:r w:rsidRPr="00B751E5">
        <w:rPr>
          <w:rStyle w:val="Fuerte"/>
          <w:b w:val="0"/>
          <w:bCs w:val="0"/>
        </w:rPr>
        <w:t>Nuevo Usuario</w:t>
      </w:r>
      <w:r w:rsidRPr="00B751E5">
        <w:t>, ubicado en la parte superior de la pantalla.</w:t>
      </w:r>
      <w:r w:rsidR="00B751E5">
        <w:t xml:space="preserve"> </w:t>
      </w:r>
      <w:r>
        <w:t>Al hacerlo, el sistema mostrará el formulario de registro.</w:t>
      </w:r>
    </w:p>
    <w:p w14:paraId="373F0F8B" w14:textId="3D0D0CD1" w:rsidR="00F5542B" w:rsidRDefault="000C3011" w:rsidP="00CF33B5">
      <w:pPr>
        <w:ind w:firstLine="0"/>
        <w:rPr>
          <w:lang w:val="es-DO"/>
        </w:rPr>
      </w:pPr>
      <w:r w:rsidRPr="000C3011">
        <w:rPr>
          <w:noProof/>
          <w:lang w:val="es-DO" w:eastAsia="es-DO"/>
        </w:rPr>
        <w:lastRenderedPageBreak/>
        <w:drawing>
          <wp:inline distT="0" distB="0" distL="0" distR="0" wp14:anchorId="4156BE15" wp14:editId="13303FD2">
            <wp:extent cx="5943600" cy="3470275"/>
            <wp:effectExtent l="0" t="0" r="0" b="0"/>
            <wp:docPr id="70291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4868" name=""/>
                    <pic:cNvPicPr/>
                  </pic:nvPicPr>
                  <pic:blipFill>
                    <a:blip r:embed="rId26"/>
                    <a:stretch>
                      <a:fillRect/>
                    </a:stretch>
                  </pic:blipFill>
                  <pic:spPr>
                    <a:xfrm>
                      <a:off x="0" y="0"/>
                      <a:ext cx="5943600" cy="3470275"/>
                    </a:xfrm>
                    <a:prstGeom prst="rect">
                      <a:avLst/>
                    </a:prstGeom>
                  </pic:spPr>
                </pic:pic>
              </a:graphicData>
            </a:graphic>
          </wp:inline>
        </w:drawing>
      </w:r>
    </w:p>
    <w:p w14:paraId="4E8894B0" w14:textId="0FA865D7" w:rsidR="00B751E5" w:rsidRDefault="00B751E5" w:rsidP="00B751E5">
      <w:pPr>
        <w:jc w:val="center"/>
        <w:rPr>
          <w:i/>
          <w:iCs/>
        </w:rPr>
      </w:pPr>
      <w:r w:rsidRPr="00B751E5">
        <w:rPr>
          <w:i/>
          <w:iCs/>
        </w:rPr>
        <w:t>Figura 7</w:t>
      </w:r>
      <w:r w:rsidR="00103F8C">
        <w:rPr>
          <w:i/>
          <w:iCs/>
        </w:rPr>
        <w:t>.</w:t>
      </w:r>
      <w:r w:rsidRPr="00B751E5">
        <w:rPr>
          <w:i/>
          <w:iCs/>
        </w:rPr>
        <w:t xml:space="preserve"> Formulario de registro de usuario.</w:t>
      </w:r>
    </w:p>
    <w:p w14:paraId="4DCE6C2C" w14:textId="77777777" w:rsidR="00B751E5" w:rsidRDefault="00B751E5">
      <w:pPr>
        <w:pStyle w:val="Ttulo4"/>
        <w:numPr>
          <w:ilvl w:val="0"/>
          <w:numId w:val="63"/>
        </w:numPr>
        <w:rPr>
          <w:rFonts w:ascii="Times New Roman" w:hAnsi="Times New Roman"/>
          <w:lang w:val="es-DO"/>
        </w:rPr>
      </w:pPr>
      <w:r>
        <w:t>Campos del formulario</w:t>
      </w:r>
    </w:p>
    <w:p w14:paraId="0318B864" w14:textId="77777777" w:rsidR="00B751E5" w:rsidRDefault="00B751E5" w:rsidP="00BE0FD5">
      <w:r>
        <w:t>El formulario solicita la siguiente información: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670"/>
      </w:tblGrid>
      <w:tr w:rsidR="00B751E5" w:rsidRPr="00B751E5" w14:paraId="68D16817" w14:textId="77777777" w:rsidTr="00BE0FD5">
        <w:trPr>
          <w:tblHeader/>
          <w:tblCellSpacing w:w="15" w:type="dxa"/>
        </w:trPr>
        <w:tc>
          <w:tcPr>
            <w:tcW w:w="3919" w:type="dxa"/>
            <w:shd w:val="clear" w:color="auto" w:fill="00B0F0"/>
            <w:vAlign w:val="center"/>
            <w:hideMark/>
          </w:tcPr>
          <w:p w14:paraId="780540A4" w14:textId="77777777" w:rsidR="00B751E5" w:rsidRPr="00B751E5" w:rsidRDefault="00B751E5" w:rsidP="00BE0FD5">
            <w:pPr>
              <w:spacing w:before="240" w:after="0"/>
              <w:ind w:firstLine="0"/>
              <w:jc w:val="center"/>
              <w:rPr>
                <w:b/>
                <w:bCs/>
                <w:i/>
                <w:iCs/>
                <w:lang w:val="es-DO"/>
              </w:rPr>
            </w:pPr>
            <w:r w:rsidRPr="00B751E5">
              <w:rPr>
                <w:b/>
                <w:bCs/>
                <w:i/>
                <w:iCs/>
                <w:lang w:val="es-DO"/>
              </w:rPr>
              <w:t>Campo</w:t>
            </w:r>
          </w:p>
        </w:tc>
        <w:tc>
          <w:tcPr>
            <w:tcW w:w="5625" w:type="dxa"/>
            <w:shd w:val="clear" w:color="auto" w:fill="00B0F0"/>
            <w:vAlign w:val="center"/>
            <w:hideMark/>
          </w:tcPr>
          <w:p w14:paraId="7C8DD92C" w14:textId="77777777" w:rsidR="00B751E5" w:rsidRPr="00B751E5" w:rsidRDefault="00B751E5" w:rsidP="00BE0FD5">
            <w:pPr>
              <w:spacing w:before="240" w:after="0"/>
              <w:ind w:firstLine="0"/>
              <w:jc w:val="center"/>
              <w:rPr>
                <w:b/>
                <w:bCs/>
                <w:i/>
                <w:iCs/>
                <w:lang w:val="es-DO"/>
              </w:rPr>
            </w:pPr>
            <w:r w:rsidRPr="00B751E5">
              <w:rPr>
                <w:b/>
                <w:bCs/>
                <w:i/>
                <w:iCs/>
                <w:lang w:val="es-DO"/>
              </w:rPr>
              <w:t>Descripción</w:t>
            </w:r>
          </w:p>
        </w:tc>
      </w:tr>
      <w:tr w:rsidR="00B751E5" w:rsidRPr="00B751E5" w14:paraId="4C22F9A4" w14:textId="77777777" w:rsidTr="00BE0FD5">
        <w:trPr>
          <w:tblCellSpacing w:w="15" w:type="dxa"/>
        </w:trPr>
        <w:tc>
          <w:tcPr>
            <w:tcW w:w="3919" w:type="dxa"/>
            <w:vAlign w:val="center"/>
            <w:hideMark/>
          </w:tcPr>
          <w:p w14:paraId="449324FA" w14:textId="77777777" w:rsidR="00B751E5" w:rsidRPr="00B751E5" w:rsidRDefault="00B751E5" w:rsidP="00BE0FD5">
            <w:pPr>
              <w:spacing w:before="240" w:after="0"/>
              <w:ind w:firstLine="0"/>
              <w:jc w:val="center"/>
              <w:rPr>
                <w:i/>
                <w:iCs/>
                <w:lang w:val="es-DO"/>
              </w:rPr>
            </w:pPr>
            <w:r w:rsidRPr="00B751E5">
              <w:rPr>
                <w:i/>
                <w:iCs/>
                <w:lang w:val="es-DO"/>
              </w:rPr>
              <w:t>Nombre de usuario</w:t>
            </w:r>
          </w:p>
        </w:tc>
        <w:tc>
          <w:tcPr>
            <w:tcW w:w="5625" w:type="dxa"/>
            <w:vAlign w:val="center"/>
            <w:hideMark/>
          </w:tcPr>
          <w:p w14:paraId="5BFE76DE" w14:textId="77777777" w:rsidR="00B751E5" w:rsidRPr="00B751E5" w:rsidRDefault="00B751E5" w:rsidP="00BE0FD5">
            <w:pPr>
              <w:spacing w:before="240" w:after="0"/>
              <w:ind w:firstLine="0"/>
              <w:jc w:val="center"/>
              <w:rPr>
                <w:i/>
                <w:iCs/>
                <w:lang w:val="es-DO"/>
              </w:rPr>
            </w:pPr>
            <w:r w:rsidRPr="00B751E5">
              <w:rPr>
                <w:i/>
                <w:iCs/>
                <w:lang w:val="es-DO"/>
              </w:rPr>
              <w:t>Identificador único utilizado para iniciar sesión.</w:t>
            </w:r>
          </w:p>
        </w:tc>
      </w:tr>
      <w:tr w:rsidR="00B751E5" w:rsidRPr="00B751E5" w14:paraId="21D0EA6A" w14:textId="77777777" w:rsidTr="00BE0FD5">
        <w:trPr>
          <w:tblCellSpacing w:w="15" w:type="dxa"/>
        </w:trPr>
        <w:tc>
          <w:tcPr>
            <w:tcW w:w="3919" w:type="dxa"/>
            <w:vAlign w:val="center"/>
            <w:hideMark/>
          </w:tcPr>
          <w:p w14:paraId="74CFDDFE" w14:textId="77777777" w:rsidR="00B751E5" w:rsidRPr="00B751E5" w:rsidRDefault="00B751E5" w:rsidP="00BE0FD5">
            <w:pPr>
              <w:spacing w:before="240" w:after="0"/>
              <w:ind w:firstLine="0"/>
              <w:jc w:val="center"/>
              <w:rPr>
                <w:i/>
                <w:iCs/>
                <w:lang w:val="es-DO"/>
              </w:rPr>
            </w:pPr>
            <w:r w:rsidRPr="00B751E5">
              <w:rPr>
                <w:i/>
                <w:iCs/>
                <w:lang w:val="es-DO"/>
              </w:rPr>
              <w:t>Contraseña</w:t>
            </w:r>
          </w:p>
        </w:tc>
        <w:tc>
          <w:tcPr>
            <w:tcW w:w="5625" w:type="dxa"/>
            <w:vAlign w:val="center"/>
            <w:hideMark/>
          </w:tcPr>
          <w:p w14:paraId="65845C2C" w14:textId="77777777" w:rsidR="00B751E5" w:rsidRPr="00B751E5" w:rsidRDefault="00B751E5" w:rsidP="00BE0FD5">
            <w:pPr>
              <w:spacing w:before="240" w:after="0"/>
              <w:ind w:firstLine="0"/>
              <w:jc w:val="center"/>
              <w:rPr>
                <w:i/>
                <w:iCs/>
                <w:lang w:val="es-DO"/>
              </w:rPr>
            </w:pPr>
            <w:r w:rsidRPr="00B751E5">
              <w:rPr>
                <w:i/>
                <w:iCs/>
                <w:lang w:val="es-DO"/>
              </w:rPr>
              <w:t>Contraseña inicial del usuario.</w:t>
            </w:r>
          </w:p>
        </w:tc>
      </w:tr>
      <w:tr w:rsidR="00B751E5" w:rsidRPr="00B751E5" w14:paraId="0F8C0ACA" w14:textId="77777777" w:rsidTr="00BE0FD5">
        <w:trPr>
          <w:tblCellSpacing w:w="15" w:type="dxa"/>
        </w:trPr>
        <w:tc>
          <w:tcPr>
            <w:tcW w:w="3919" w:type="dxa"/>
            <w:vAlign w:val="center"/>
            <w:hideMark/>
          </w:tcPr>
          <w:p w14:paraId="66BDA398" w14:textId="77777777" w:rsidR="00B751E5" w:rsidRPr="00B751E5" w:rsidRDefault="00B751E5" w:rsidP="00BE0FD5">
            <w:pPr>
              <w:spacing w:before="240" w:after="0"/>
              <w:ind w:firstLine="0"/>
              <w:jc w:val="center"/>
              <w:rPr>
                <w:i/>
                <w:iCs/>
                <w:lang w:val="es-DO"/>
              </w:rPr>
            </w:pPr>
            <w:r w:rsidRPr="00B751E5">
              <w:rPr>
                <w:i/>
                <w:iCs/>
                <w:lang w:val="es-DO"/>
              </w:rPr>
              <w:t>Nombre</w:t>
            </w:r>
          </w:p>
        </w:tc>
        <w:tc>
          <w:tcPr>
            <w:tcW w:w="5625" w:type="dxa"/>
            <w:vAlign w:val="center"/>
            <w:hideMark/>
          </w:tcPr>
          <w:p w14:paraId="1439FC2D" w14:textId="77777777" w:rsidR="00B751E5" w:rsidRPr="00B751E5" w:rsidRDefault="00B751E5" w:rsidP="00BE0FD5">
            <w:pPr>
              <w:spacing w:before="240" w:after="0"/>
              <w:ind w:firstLine="0"/>
              <w:jc w:val="center"/>
              <w:rPr>
                <w:i/>
                <w:iCs/>
                <w:lang w:val="es-DO"/>
              </w:rPr>
            </w:pPr>
            <w:r w:rsidRPr="00B751E5">
              <w:rPr>
                <w:i/>
                <w:iCs/>
                <w:lang w:val="es-DO"/>
              </w:rPr>
              <w:t>Nombre del usuario.</w:t>
            </w:r>
          </w:p>
        </w:tc>
      </w:tr>
      <w:tr w:rsidR="00B751E5" w:rsidRPr="00B751E5" w14:paraId="55B13BCC" w14:textId="77777777" w:rsidTr="00BE0FD5">
        <w:trPr>
          <w:tblCellSpacing w:w="15" w:type="dxa"/>
        </w:trPr>
        <w:tc>
          <w:tcPr>
            <w:tcW w:w="3919" w:type="dxa"/>
            <w:vAlign w:val="center"/>
            <w:hideMark/>
          </w:tcPr>
          <w:p w14:paraId="0A86A2F4" w14:textId="77777777" w:rsidR="00B751E5" w:rsidRPr="00B751E5" w:rsidRDefault="00B751E5" w:rsidP="00BE0FD5">
            <w:pPr>
              <w:spacing w:before="240" w:after="0"/>
              <w:ind w:firstLine="0"/>
              <w:jc w:val="center"/>
              <w:rPr>
                <w:i/>
                <w:iCs/>
                <w:lang w:val="es-DO"/>
              </w:rPr>
            </w:pPr>
            <w:r w:rsidRPr="00B751E5">
              <w:rPr>
                <w:i/>
                <w:iCs/>
                <w:lang w:val="es-DO"/>
              </w:rPr>
              <w:t>Correo electrónico</w:t>
            </w:r>
          </w:p>
        </w:tc>
        <w:tc>
          <w:tcPr>
            <w:tcW w:w="5625" w:type="dxa"/>
            <w:vAlign w:val="center"/>
            <w:hideMark/>
          </w:tcPr>
          <w:p w14:paraId="6A262DA0" w14:textId="77777777" w:rsidR="00B751E5" w:rsidRPr="00B751E5" w:rsidRDefault="00B751E5" w:rsidP="00BE0FD5">
            <w:pPr>
              <w:spacing w:before="240" w:after="0"/>
              <w:ind w:firstLine="0"/>
              <w:jc w:val="center"/>
              <w:rPr>
                <w:i/>
                <w:iCs/>
                <w:lang w:val="es-DO"/>
              </w:rPr>
            </w:pPr>
            <w:r w:rsidRPr="00B751E5">
              <w:rPr>
                <w:i/>
                <w:iCs/>
                <w:lang w:val="es-DO"/>
              </w:rPr>
              <w:t>Dirección de correo institucional o personal.</w:t>
            </w:r>
          </w:p>
        </w:tc>
      </w:tr>
      <w:tr w:rsidR="00B751E5" w:rsidRPr="00B751E5" w14:paraId="1E5F1C93" w14:textId="77777777" w:rsidTr="00BE0FD5">
        <w:trPr>
          <w:tblCellSpacing w:w="15" w:type="dxa"/>
        </w:trPr>
        <w:tc>
          <w:tcPr>
            <w:tcW w:w="3919" w:type="dxa"/>
            <w:vAlign w:val="center"/>
            <w:hideMark/>
          </w:tcPr>
          <w:p w14:paraId="0B4FF7CD" w14:textId="77777777" w:rsidR="00B751E5" w:rsidRPr="00B751E5" w:rsidRDefault="00B751E5" w:rsidP="00BE0FD5">
            <w:pPr>
              <w:spacing w:before="240" w:after="0"/>
              <w:ind w:firstLine="0"/>
              <w:jc w:val="center"/>
              <w:rPr>
                <w:i/>
                <w:iCs/>
                <w:lang w:val="es-DO"/>
              </w:rPr>
            </w:pPr>
            <w:r w:rsidRPr="00B751E5">
              <w:rPr>
                <w:i/>
                <w:iCs/>
                <w:lang w:val="es-DO"/>
              </w:rPr>
              <w:t>Departamento</w:t>
            </w:r>
          </w:p>
        </w:tc>
        <w:tc>
          <w:tcPr>
            <w:tcW w:w="5625" w:type="dxa"/>
            <w:vAlign w:val="center"/>
            <w:hideMark/>
          </w:tcPr>
          <w:p w14:paraId="15E21C29" w14:textId="77777777" w:rsidR="00B751E5" w:rsidRPr="00B751E5" w:rsidRDefault="00B751E5" w:rsidP="00BE0FD5">
            <w:pPr>
              <w:spacing w:before="240" w:after="0"/>
              <w:ind w:firstLine="0"/>
              <w:jc w:val="center"/>
              <w:rPr>
                <w:i/>
                <w:iCs/>
                <w:lang w:val="es-DO"/>
              </w:rPr>
            </w:pPr>
            <w:r w:rsidRPr="00B751E5">
              <w:rPr>
                <w:i/>
                <w:iCs/>
                <w:lang w:val="es-DO"/>
              </w:rPr>
              <w:t>Departamento al que pertenece el usuario.</w:t>
            </w:r>
          </w:p>
        </w:tc>
      </w:tr>
      <w:tr w:rsidR="00B751E5" w:rsidRPr="00B751E5" w14:paraId="6108BAF3" w14:textId="77777777" w:rsidTr="00BE0FD5">
        <w:trPr>
          <w:tblCellSpacing w:w="15" w:type="dxa"/>
        </w:trPr>
        <w:tc>
          <w:tcPr>
            <w:tcW w:w="3919" w:type="dxa"/>
            <w:vAlign w:val="center"/>
            <w:hideMark/>
          </w:tcPr>
          <w:p w14:paraId="41D7F869" w14:textId="77777777" w:rsidR="00B751E5" w:rsidRPr="00B751E5" w:rsidRDefault="00B751E5" w:rsidP="00BE0FD5">
            <w:pPr>
              <w:spacing w:before="240" w:after="0"/>
              <w:ind w:firstLine="0"/>
              <w:jc w:val="center"/>
              <w:rPr>
                <w:i/>
                <w:iCs/>
                <w:lang w:val="es-DO"/>
              </w:rPr>
            </w:pPr>
            <w:r w:rsidRPr="00B751E5">
              <w:rPr>
                <w:i/>
                <w:iCs/>
                <w:lang w:val="es-DO"/>
              </w:rPr>
              <w:lastRenderedPageBreak/>
              <w:t>Rol</w:t>
            </w:r>
          </w:p>
        </w:tc>
        <w:tc>
          <w:tcPr>
            <w:tcW w:w="5625" w:type="dxa"/>
            <w:vAlign w:val="center"/>
            <w:hideMark/>
          </w:tcPr>
          <w:p w14:paraId="1561B927" w14:textId="77777777" w:rsidR="00B751E5" w:rsidRPr="00B751E5" w:rsidRDefault="00B751E5" w:rsidP="00BE0FD5">
            <w:pPr>
              <w:spacing w:before="240" w:after="0"/>
              <w:ind w:firstLine="0"/>
              <w:jc w:val="center"/>
              <w:rPr>
                <w:i/>
                <w:iCs/>
                <w:lang w:val="es-DO"/>
              </w:rPr>
            </w:pPr>
            <w:r w:rsidRPr="00B751E5">
              <w:rPr>
                <w:i/>
                <w:iCs/>
                <w:lang w:val="es-DO"/>
              </w:rPr>
              <w:t>Rol que determinará los permisos dentro del sistema.</w:t>
            </w:r>
          </w:p>
        </w:tc>
      </w:tr>
      <w:tr w:rsidR="00B751E5" w:rsidRPr="00B751E5" w14:paraId="1B31176A" w14:textId="77777777" w:rsidTr="00BE0FD5">
        <w:trPr>
          <w:tblCellSpacing w:w="15" w:type="dxa"/>
        </w:trPr>
        <w:tc>
          <w:tcPr>
            <w:tcW w:w="3919" w:type="dxa"/>
            <w:vAlign w:val="center"/>
            <w:hideMark/>
          </w:tcPr>
          <w:p w14:paraId="26F8D572" w14:textId="77777777" w:rsidR="00B751E5" w:rsidRPr="00B751E5" w:rsidRDefault="00B751E5" w:rsidP="00BE0FD5">
            <w:pPr>
              <w:spacing w:before="240" w:after="0"/>
              <w:ind w:firstLine="0"/>
              <w:jc w:val="center"/>
              <w:rPr>
                <w:i/>
                <w:iCs/>
                <w:lang w:val="es-DO"/>
              </w:rPr>
            </w:pPr>
            <w:r w:rsidRPr="00B751E5">
              <w:rPr>
                <w:i/>
                <w:iCs/>
                <w:lang w:val="es-DO"/>
              </w:rPr>
              <w:t>Estado</w:t>
            </w:r>
          </w:p>
        </w:tc>
        <w:tc>
          <w:tcPr>
            <w:tcW w:w="5625" w:type="dxa"/>
            <w:vAlign w:val="center"/>
            <w:hideMark/>
          </w:tcPr>
          <w:p w14:paraId="33212FBC" w14:textId="77777777" w:rsidR="00B751E5" w:rsidRPr="00B751E5" w:rsidRDefault="00B751E5" w:rsidP="00BE0FD5">
            <w:pPr>
              <w:spacing w:before="240" w:after="0"/>
              <w:ind w:firstLine="0"/>
              <w:jc w:val="center"/>
              <w:rPr>
                <w:i/>
                <w:iCs/>
                <w:lang w:val="es-DO"/>
              </w:rPr>
            </w:pPr>
            <w:r w:rsidRPr="00B751E5">
              <w:rPr>
                <w:i/>
                <w:iCs/>
                <w:lang w:val="es-DO"/>
              </w:rPr>
              <w:t>Estado inicial de la cuenta (Activo o Inactivo).</w:t>
            </w:r>
          </w:p>
        </w:tc>
      </w:tr>
    </w:tbl>
    <w:p w14:paraId="2A8BCDEC" w14:textId="77777777" w:rsidR="00BE0FD5" w:rsidRDefault="00BE0FD5" w:rsidP="00BE0FD5">
      <w:pPr>
        <w:tabs>
          <w:tab w:val="num" w:pos="360"/>
        </w:tabs>
        <w:spacing w:after="0"/>
        <w:rPr>
          <w:b/>
          <w:bCs/>
          <w:i/>
          <w:iCs/>
          <w:lang w:val="es-DO"/>
        </w:rPr>
      </w:pPr>
    </w:p>
    <w:p w14:paraId="1A55F6D8" w14:textId="554A9D92" w:rsidR="00BE0FD5" w:rsidRPr="00BE0FD5" w:rsidRDefault="00BE0FD5">
      <w:pPr>
        <w:pStyle w:val="Ttulo4"/>
        <w:numPr>
          <w:ilvl w:val="0"/>
          <w:numId w:val="64"/>
        </w:numPr>
        <w:rPr>
          <w:lang w:val="es-DO"/>
        </w:rPr>
      </w:pPr>
      <w:r w:rsidRPr="00BE0FD5">
        <w:rPr>
          <w:lang w:val="es-DO"/>
        </w:rPr>
        <w:t>Procedimiento para registrar un usuario</w:t>
      </w:r>
    </w:p>
    <w:p w14:paraId="6EEB8C31" w14:textId="77777777" w:rsidR="00BE0FD5" w:rsidRPr="00BE0FD5" w:rsidRDefault="00BE0FD5">
      <w:pPr>
        <w:pStyle w:val="Prrafodelista"/>
        <w:numPr>
          <w:ilvl w:val="0"/>
          <w:numId w:val="65"/>
        </w:numPr>
        <w:spacing w:line="480" w:lineRule="auto"/>
        <w:rPr>
          <w:lang w:val="es-DO"/>
        </w:rPr>
      </w:pPr>
      <w:r w:rsidRPr="00BE0FD5">
        <w:rPr>
          <w:lang w:val="es-DO"/>
        </w:rPr>
        <w:t xml:space="preserve">Acceder al módulo Gestión de Usuarios. </w:t>
      </w:r>
    </w:p>
    <w:p w14:paraId="5D6E17D4" w14:textId="77777777" w:rsidR="00BE0FD5" w:rsidRPr="00BE0FD5" w:rsidRDefault="00BE0FD5">
      <w:pPr>
        <w:pStyle w:val="Prrafodelista"/>
        <w:numPr>
          <w:ilvl w:val="0"/>
          <w:numId w:val="65"/>
        </w:numPr>
        <w:spacing w:line="480" w:lineRule="auto"/>
        <w:rPr>
          <w:lang w:val="es-DO"/>
        </w:rPr>
      </w:pPr>
      <w:r w:rsidRPr="00BE0FD5">
        <w:rPr>
          <w:lang w:val="es-DO"/>
        </w:rPr>
        <w:t xml:space="preserve">Presionar el botón Nuevo Usuario. </w:t>
      </w:r>
    </w:p>
    <w:p w14:paraId="63950CBC" w14:textId="77777777" w:rsidR="00BE0FD5" w:rsidRPr="00BE0FD5" w:rsidRDefault="00BE0FD5">
      <w:pPr>
        <w:pStyle w:val="Prrafodelista"/>
        <w:numPr>
          <w:ilvl w:val="0"/>
          <w:numId w:val="65"/>
        </w:numPr>
        <w:spacing w:line="480" w:lineRule="auto"/>
        <w:rPr>
          <w:lang w:val="es-DO"/>
        </w:rPr>
      </w:pPr>
      <w:r w:rsidRPr="00BE0FD5">
        <w:rPr>
          <w:lang w:val="es-DO"/>
        </w:rPr>
        <w:t xml:space="preserve">Completar los campos solicitados. </w:t>
      </w:r>
    </w:p>
    <w:p w14:paraId="681677A3" w14:textId="77777777" w:rsidR="00BE0FD5" w:rsidRPr="00BE0FD5" w:rsidRDefault="00BE0FD5">
      <w:pPr>
        <w:pStyle w:val="Prrafodelista"/>
        <w:numPr>
          <w:ilvl w:val="0"/>
          <w:numId w:val="65"/>
        </w:numPr>
        <w:spacing w:line="480" w:lineRule="auto"/>
        <w:rPr>
          <w:lang w:val="es-DO"/>
        </w:rPr>
      </w:pPr>
      <w:r w:rsidRPr="00BE0FD5">
        <w:rPr>
          <w:lang w:val="es-DO"/>
        </w:rPr>
        <w:t xml:space="preserve">Seleccionar el departamento correspondiente. </w:t>
      </w:r>
    </w:p>
    <w:p w14:paraId="40F8A545" w14:textId="77777777" w:rsidR="00BE0FD5" w:rsidRPr="00BE0FD5" w:rsidRDefault="00BE0FD5">
      <w:pPr>
        <w:pStyle w:val="Prrafodelista"/>
        <w:numPr>
          <w:ilvl w:val="0"/>
          <w:numId w:val="65"/>
        </w:numPr>
        <w:spacing w:line="480" w:lineRule="auto"/>
        <w:rPr>
          <w:lang w:val="es-DO"/>
        </w:rPr>
      </w:pPr>
      <w:r w:rsidRPr="00BE0FD5">
        <w:rPr>
          <w:lang w:val="es-DO"/>
        </w:rPr>
        <w:t xml:space="preserve">Seleccionar el rol que desempeñará el usuario. </w:t>
      </w:r>
    </w:p>
    <w:p w14:paraId="1DE927FA" w14:textId="77777777" w:rsidR="00BE0FD5" w:rsidRPr="00BE0FD5" w:rsidRDefault="00BE0FD5">
      <w:pPr>
        <w:pStyle w:val="Prrafodelista"/>
        <w:numPr>
          <w:ilvl w:val="0"/>
          <w:numId w:val="65"/>
        </w:numPr>
        <w:spacing w:line="480" w:lineRule="auto"/>
        <w:rPr>
          <w:lang w:val="es-DO"/>
        </w:rPr>
      </w:pPr>
      <w:r w:rsidRPr="00BE0FD5">
        <w:rPr>
          <w:lang w:val="es-DO"/>
        </w:rPr>
        <w:t xml:space="preserve">Definir el estado inicial de la cuenta. </w:t>
      </w:r>
    </w:p>
    <w:p w14:paraId="14AF687B" w14:textId="77777777" w:rsidR="00BE0FD5" w:rsidRPr="00BE0FD5" w:rsidRDefault="00BE0FD5">
      <w:pPr>
        <w:pStyle w:val="Prrafodelista"/>
        <w:numPr>
          <w:ilvl w:val="0"/>
          <w:numId w:val="65"/>
        </w:numPr>
        <w:spacing w:line="480" w:lineRule="auto"/>
        <w:rPr>
          <w:lang w:val="es-DO"/>
        </w:rPr>
      </w:pPr>
      <w:r w:rsidRPr="00BE0FD5">
        <w:rPr>
          <w:lang w:val="es-DO"/>
        </w:rPr>
        <w:t xml:space="preserve">Presionar el botón Guardar. </w:t>
      </w:r>
    </w:p>
    <w:p w14:paraId="2847F52D" w14:textId="77777777" w:rsidR="00BE0FD5" w:rsidRPr="00BE0FD5" w:rsidRDefault="00BE0FD5">
      <w:pPr>
        <w:pStyle w:val="Prrafodelista"/>
        <w:numPr>
          <w:ilvl w:val="0"/>
          <w:numId w:val="65"/>
        </w:numPr>
        <w:spacing w:line="480" w:lineRule="auto"/>
        <w:rPr>
          <w:lang w:val="es-DO"/>
        </w:rPr>
      </w:pPr>
      <w:r w:rsidRPr="00BE0FD5">
        <w:rPr>
          <w:lang w:val="es-DO"/>
        </w:rPr>
        <w:t xml:space="preserve">El sistema validará la información ingresada. </w:t>
      </w:r>
    </w:p>
    <w:p w14:paraId="6B95858E" w14:textId="77777777" w:rsidR="00BE0FD5" w:rsidRPr="00BE0FD5" w:rsidRDefault="00BE0FD5">
      <w:pPr>
        <w:pStyle w:val="Prrafodelista"/>
        <w:numPr>
          <w:ilvl w:val="0"/>
          <w:numId w:val="65"/>
        </w:numPr>
        <w:spacing w:line="480" w:lineRule="auto"/>
        <w:rPr>
          <w:lang w:val="es-DO"/>
        </w:rPr>
      </w:pPr>
      <w:r w:rsidRPr="00BE0FD5">
        <w:rPr>
          <w:lang w:val="es-DO"/>
        </w:rPr>
        <w:t>Si el proceso finaliza correctamente, el nuevo usuario será incorporado al listado y estará disponible para iniciar sesión.</w:t>
      </w:r>
    </w:p>
    <w:p w14:paraId="3A683BB5" w14:textId="77777777" w:rsidR="00BE0FD5" w:rsidRPr="00BE0FD5" w:rsidRDefault="00BE0FD5" w:rsidP="00BE0FD5">
      <w:pPr>
        <w:pStyle w:val="Ttulo4"/>
        <w:rPr>
          <w:lang w:val="es-DO"/>
        </w:rPr>
      </w:pPr>
      <w:r w:rsidRPr="00BE0FD5">
        <w:rPr>
          <w:lang w:val="es-DO"/>
        </w:rPr>
        <w:t>Editar un usuario</w:t>
      </w:r>
    </w:p>
    <w:p w14:paraId="3B6EE79E" w14:textId="4AF87FB6" w:rsidR="00BE0FD5" w:rsidRDefault="00BE0FD5" w:rsidP="00BE0FD5">
      <w:pPr>
        <w:rPr>
          <w:lang w:val="es-DO"/>
        </w:rPr>
      </w:pPr>
      <w:r w:rsidRPr="00BE0FD5">
        <w:rPr>
          <w:lang w:val="es-DO"/>
        </w:rPr>
        <w:t xml:space="preserve">La modificación de la información de un usuario se realiza seleccionando la opción </w:t>
      </w:r>
      <w:r w:rsidRPr="003D09A9">
        <w:rPr>
          <w:lang w:val="es-DO"/>
        </w:rPr>
        <w:t>Editar</w:t>
      </w:r>
      <w:r w:rsidRPr="00BE0FD5">
        <w:rPr>
          <w:lang w:val="es-DO"/>
        </w:rPr>
        <w:t xml:space="preserve"> correspondiente al registro deseado.</w:t>
      </w:r>
      <w:r>
        <w:rPr>
          <w:lang w:val="es-DO"/>
        </w:rPr>
        <w:t xml:space="preserve"> </w:t>
      </w:r>
      <w:r w:rsidRPr="00BE0FD5">
        <w:rPr>
          <w:lang w:val="es-DO"/>
        </w:rPr>
        <w:t>El sistema abrirá el mismo formulario utilizado para el registro, cargando automáticamente la información existente.</w:t>
      </w:r>
    </w:p>
    <w:p w14:paraId="57DD7757" w14:textId="0E4967B2" w:rsidR="003D09A9" w:rsidRPr="00BE0FD5" w:rsidRDefault="003D09A9" w:rsidP="003D09A9">
      <w:pPr>
        <w:ind w:firstLine="0"/>
        <w:rPr>
          <w:lang w:val="es-DO"/>
        </w:rPr>
      </w:pPr>
      <w:r w:rsidRPr="003D09A9">
        <w:rPr>
          <w:noProof/>
          <w:lang w:val="es-DO" w:eastAsia="es-DO"/>
        </w:rPr>
        <w:lastRenderedPageBreak/>
        <w:drawing>
          <wp:inline distT="0" distB="0" distL="0" distR="0" wp14:anchorId="311BBE54" wp14:editId="176EC456">
            <wp:extent cx="5957570" cy="3498850"/>
            <wp:effectExtent l="0" t="0" r="5080" b="6350"/>
            <wp:docPr id="17483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468" name=""/>
                    <pic:cNvPicPr/>
                  </pic:nvPicPr>
                  <pic:blipFill>
                    <a:blip r:embed="rId27"/>
                    <a:stretch>
                      <a:fillRect/>
                    </a:stretch>
                  </pic:blipFill>
                  <pic:spPr>
                    <a:xfrm>
                      <a:off x="0" y="0"/>
                      <a:ext cx="5957570" cy="3498850"/>
                    </a:xfrm>
                    <a:prstGeom prst="rect">
                      <a:avLst/>
                    </a:prstGeom>
                  </pic:spPr>
                </pic:pic>
              </a:graphicData>
            </a:graphic>
          </wp:inline>
        </w:drawing>
      </w:r>
    </w:p>
    <w:p w14:paraId="28B861E8" w14:textId="2B4E680D" w:rsidR="00BE0FD5" w:rsidRPr="003D09A9" w:rsidRDefault="00BE0FD5" w:rsidP="003D09A9">
      <w:pPr>
        <w:ind w:firstLine="0"/>
        <w:jc w:val="center"/>
        <w:rPr>
          <w:i/>
          <w:iCs/>
          <w:lang w:val="es-DO"/>
        </w:rPr>
      </w:pPr>
      <w:r w:rsidRPr="003D09A9">
        <w:rPr>
          <w:i/>
          <w:iCs/>
          <w:lang w:val="es-DO"/>
        </w:rPr>
        <w:t xml:space="preserve">Figura </w:t>
      </w:r>
      <w:r w:rsidR="003D09A9" w:rsidRPr="003D09A9">
        <w:rPr>
          <w:i/>
          <w:iCs/>
          <w:lang w:val="es-DO"/>
        </w:rPr>
        <w:t>8</w:t>
      </w:r>
      <w:r w:rsidRPr="003D09A9">
        <w:rPr>
          <w:i/>
          <w:iCs/>
          <w:lang w:val="es-DO"/>
        </w:rPr>
        <w:t>. Formulario de edición de usuario.</w:t>
      </w:r>
    </w:p>
    <w:p w14:paraId="7051D296" w14:textId="77777777" w:rsidR="00BE0FD5" w:rsidRPr="00BE0FD5" w:rsidRDefault="00BE0FD5">
      <w:pPr>
        <w:pStyle w:val="Ttulo4"/>
        <w:numPr>
          <w:ilvl w:val="0"/>
          <w:numId w:val="66"/>
        </w:numPr>
        <w:rPr>
          <w:lang w:val="es-DO"/>
        </w:rPr>
      </w:pPr>
      <w:r w:rsidRPr="00BE0FD5">
        <w:rPr>
          <w:lang w:val="es-DO"/>
        </w:rPr>
        <w:t>Información editable</w:t>
      </w:r>
    </w:p>
    <w:p w14:paraId="0E08B736" w14:textId="77777777" w:rsidR="00BE0FD5" w:rsidRPr="00BE0FD5" w:rsidRDefault="00BE0FD5" w:rsidP="003D09A9">
      <w:pPr>
        <w:rPr>
          <w:lang w:val="es-DO"/>
        </w:rPr>
      </w:pPr>
      <w:r w:rsidRPr="00BE0FD5">
        <w:rPr>
          <w:lang w:val="es-DO"/>
        </w:rPr>
        <w:t>El administrador puede modificar:</w:t>
      </w:r>
    </w:p>
    <w:p w14:paraId="7F6949B0" w14:textId="77777777" w:rsidR="00BE0FD5" w:rsidRPr="003D09A9" w:rsidRDefault="00BE0FD5">
      <w:pPr>
        <w:pStyle w:val="Prrafodelista"/>
        <w:numPr>
          <w:ilvl w:val="0"/>
          <w:numId w:val="67"/>
        </w:numPr>
        <w:spacing w:line="480" w:lineRule="auto"/>
        <w:rPr>
          <w:lang w:val="es-DO"/>
        </w:rPr>
      </w:pPr>
      <w:r w:rsidRPr="003D09A9">
        <w:rPr>
          <w:lang w:val="es-DO"/>
        </w:rPr>
        <w:t xml:space="preserve">Nombre de usuario. </w:t>
      </w:r>
    </w:p>
    <w:p w14:paraId="053CD230" w14:textId="77777777" w:rsidR="00BE0FD5" w:rsidRPr="003D09A9" w:rsidRDefault="00BE0FD5">
      <w:pPr>
        <w:pStyle w:val="Prrafodelista"/>
        <w:numPr>
          <w:ilvl w:val="0"/>
          <w:numId w:val="67"/>
        </w:numPr>
        <w:spacing w:line="480" w:lineRule="auto"/>
        <w:rPr>
          <w:lang w:val="es-DO"/>
        </w:rPr>
      </w:pPr>
      <w:r w:rsidRPr="003D09A9">
        <w:rPr>
          <w:lang w:val="es-DO"/>
        </w:rPr>
        <w:t xml:space="preserve">Contraseña (opcional). </w:t>
      </w:r>
    </w:p>
    <w:p w14:paraId="0958289F" w14:textId="77777777" w:rsidR="00BE0FD5" w:rsidRPr="003D09A9" w:rsidRDefault="00BE0FD5">
      <w:pPr>
        <w:pStyle w:val="Prrafodelista"/>
        <w:numPr>
          <w:ilvl w:val="0"/>
          <w:numId w:val="67"/>
        </w:numPr>
        <w:spacing w:line="480" w:lineRule="auto"/>
        <w:rPr>
          <w:lang w:val="es-DO"/>
        </w:rPr>
      </w:pPr>
      <w:r w:rsidRPr="003D09A9">
        <w:rPr>
          <w:lang w:val="es-DO"/>
        </w:rPr>
        <w:t xml:space="preserve">Nombre. </w:t>
      </w:r>
    </w:p>
    <w:p w14:paraId="161B238C" w14:textId="77777777" w:rsidR="00BE0FD5" w:rsidRPr="003D09A9" w:rsidRDefault="00BE0FD5">
      <w:pPr>
        <w:pStyle w:val="Prrafodelista"/>
        <w:numPr>
          <w:ilvl w:val="0"/>
          <w:numId w:val="67"/>
        </w:numPr>
        <w:spacing w:line="480" w:lineRule="auto"/>
        <w:rPr>
          <w:lang w:val="es-DO"/>
        </w:rPr>
      </w:pPr>
      <w:r w:rsidRPr="003D09A9">
        <w:rPr>
          <w:lang w:val="es-DO"/>
        </w:rPr>
        <w:t xml:space="preserve">Correo electrónico. </w:t>
      </w:r>
    </w:p>
    <w:p w14:paraId="2A2F65C9" w14:textId="77777777" w:rsidR="00BE0FD5" w:rsidRPr="003D09A9" w:rsidRDefault="00BE0FD5">
      <w:pPr>
        <w:pStyle w:val="Prrafodelista"/>
        <w:numPr>
          <w:ilvl w:val="0"/>
          <w:numId w:val="67"/>
        </w:numPr>
        <w:spacing w:line="480" w:lineRule="auto"/>
        <w:rPr>
          <w:lang w:val="es-DO"/>
        </w:rPr>
      </w:pPr>
      <w:r w:rsidRPr="003D09A9">
        <w:rPr>
          <w:lang w:val="es-DO"/>
        </w:rPr>
        <w:t xml:space="preserve">Departamento. </w:t>
      </w:r>
    </w:p>
    <w:p w14:paraId="7760A523" w14:textId="77777777" w:rsidR="00BE0FD5" w:rsidRPr="003D09A9" w:rsidRDefault="00BE0FD5">
      <w:pPr>
        <w:pStyle w:val="Prrafodelista"/>
        <w:numPr>
          <w:ilvl w:val="0"/>
          <w:numId w:val="67"/>
        </w:numPr>
        <w:spacing w:line="480" w:lineRule="auto"/>
        <w:rPr>
          <w:lang w:val="es-DO"/>
        </w:rPr>
      </w:pPr>
      <w:r w:rsidRPr="003D09A9">
        <w:rPr>
          <w:lang w:val="es-DO"/>
        </w:rPr>
        <w:t xml:space="preserve">Rol. </w:t>
      </w:r>
    </w:p>
    <w:p w14:paraId="51AC16BE" w14:textId="77777777" w:rsidR="00BE0FD5" w:rsidRPr="003D09A9" w:rsidRDefault="00BE0FD5">
      <w:pPr>
        <w:pStyle w:val="Prrafodelista"/>
        <w:numPr>
          <w:ilvl w:val="0"/>
          <w:numId w:val="67"/>
        </w:numPr>
        <w:spacing w:line="480" w:lineRule="auto"/>
        <w:rPr>
          <w:lang w:val="es-DO"/>
        </w:rPr>
      </w:pPr>
      <w:r w:rsidRPr="003D09A9">
        <w:rPr>
          <w:lang w:val="es-DO"/>
        </w:rPr>
        <w:t xml:space="preserve">Estado de la cuenta. </w:t>
      </w:r>
    </w:p>
    <w:p w14:paraId="30538FFF" w14:textId="1B404FCF" w:rsidR="00BE0FD5" w:rsidRPr="003D09A9" w:rsidRDefault="00BE0FD5" w:rsidP="003D09A9">
      <w:pPr>
        <w:rPr>
          <w:lang w:val="es-DO"/>
        </w:rPr>
      </w:pPr>
      <w:r w:rsidRPr="003D09A9">
        <w:rPr>
          <w:lang w:val="es-DO"/>
        </w:rPr>
        <w:t>Nota: Si el campo Contraseña se deja vacío durante la edición, el sistema conservará la contraseña actual del usuario.</w:t>
      </w:r>
    </w:p>
    <w:p w14:paraId="10C7E8F4" w14:textId="77777777" w:rsidR="00BE0FD5" w:rsidRPr="00BE0FD5" w:rsidRDefault="00BE0FD5">
      <w:pPr>
        <w:pStyle w:val="Ttulo4"/>
        <w:numPr>
          <w:ilvl w:val="0"/>
          <w:numId w:val="68"/>
        </w:numPr>
        <w:rPr>
          <w:lang w:val="es-DO"/>
        </w:rPr>
      </w:pPr>
      <w:r w:rsidRPr="00BE0FD5">
        <w:rPr>
          <w:lang w:val="es-DO"/>
        </w:rPr>
        <w:lastRenderedPageBreak/>
        <w:t>Procedimiento para editar un usuario</w:t>
      </w:r>
    </w:p>
    <w:p w14:paraId="60409EC6" w14:textId="77777777" w:rsidR="00BE0FD5" w:rsidRPr="003D09A9" w:rsidRDefault="00BE0FD5">
      <w:pPr>
        <w:pStyle w:val="Prrafodelista"/>
        <w:numPr>
          <w:ilvl w:val="0"/>
          <w:numId w:val="69"/>
        </w:numPr>
        <w:spacing w:after="0" w:line="480" w:lineRule="auto"/>
        <w:rPr>
          <w:lang w:val="es-DO"/>
        </w:rPr>
      </w:pPr>
      <w:r w:rsidRPr="003D09A9">
        <w:rPr>
          <w:lang w:val="es-DO"/>
        </w:rPr>
        <w:t xml:space="preserve">Localizar el usuario mediante la búsqueda o la tabla. </w:t>
      </w:r>
    </w:p>
    <w:p w14:paraId="2A17EC5F" w14:textId="77777777" w:rsidR="00BE0FD5" w:rsidRPr="003D09A9" w:rsidRDefault="00BE0FD5">
      <w:pPr>
        <w:pStyle w:val="Prrafodelista"/>
        <w:numPr>
          <w:ilvl w:val="0"/>
          <w:numId w:val="69"/>
        </w:numPr>
        <w:spacing w:after="0" w:line="480" w:lineRule="auto"/>
        <w:rPr>
          <w:lang w:val="es-DO"/>
        </w:rPr>
      </w:pPr>
      <w:r w:rsidRPr="003D09A9">
        <w:rPr>
          <w:lang w:val="es-DO"/>
        </w:rPr>
        <w:t xml:space="preserve">Seleccionar la opción Editar. </w:t>
      </w:r>
    </w:p>
    <w:p w14:paraId="72D3B533" w14:textId="77777777" w:rsidR="00BE0FD5" w:rsidRPr="003D09A9" w:rsidRDefault="00BE0FD5">
      <w:pPr>
        <w:pStyle w:val="Prrafodelista"/>
        <w:numPr>
          <w:ilvl w:val="0"/>
          <w:numId w:val="69"/>
        </w:numPr>
        <w:spacing w:after="0" w:line="480" w:lineRule="auto"/>
        <w:rPr>
          <w:lang w:val="es-DO"/>
        </w:rPr>
      </w:pPr>
      <w:r w:rsidRPr="003D09A9">
        <w:rPr>
          <w:lang w:val="es-DO"/>
        </w:rPr>
        <w:t xml:space="preserve">Modificar la información necesaria. </w:t>
      </w:r>
    </w:p>
    <w:p w14:paraId="3EDB6AAD" w14:textId="77777777" w:rsidR="00BE0FD5" w:rsidRPr="003D09A9" w:rsidRDefault="00BE0FD5">
      <w:pPr>
        <w:pStyle w:val="Prrafodelista"/>
        <w:numPr>
          <w:ilvl w:val="0"/>
          <w:numId w:val="69"/>
        </w:numPr>
        <w:spacing w:after="0" w:line="480" w:lineRule="auto"/>
        <w:rPr>
          <w:lang w:val="es-DO"/>
        </w:rPr>
      </w:pPr>
      <w:r w:rsidRPr="003D09A9">
        <w:rPr>
          <w:lang w:val="es-DO"/>
        </w:rPr>
        <w:t xml:space="preserve">Presionar Guardar. </w:t>
      </w:r>
    </w:p>
    <w:p w14:paraId="25E1A85B" w14:textId="21F4F140" w:rsidR="00BE0FD5" w:rsidRPr="003D09A9" w:rsidRDefault="00BE0FD5">
      <w:pPr>
        <w:pStyle w:val="Prrafodelista"/>
        <w:numPr>
          <w:ilvl w:val="0"/>
          <w:numId w:val="69"/>
        </w:numPr>
        <w:spacing w:after="0" w:line="480" w:lineRule="auto"/>
        <w:rPr>
          <w:lang w:val="es-DO"/>
        </w:rPr>
      </w:pPr>
      <w:r w:rsidRPr="003D09A9">
        <w:rPr>
          <w:lang w:val="es-DO"/>
        </w:rPr>
        <w:t xml:space="preserve">El sistema actualizará los datos y reflejará inmediatamente los cambios en la tabla. </w:t>
      </w:r>
    </w:p>
    <w:p w14:paraId="5D046787" w14:textId="77777777" w:rsidR="00BE0FD5" w:rsidRPr="00BE0FD5" w:rsidRDefault="00BE0FD5">
      <w:pPr>
        <w:pStyle w:val="Ttulo4"/>
        <w:numPr>
          <w:ilvl w:val="0"/>
          <w:numId w:val="70"/>
        </w:numPr>
        <w:rPr>
          <w:lang w:val="es-DO"/>
        </w:rPr>
      </w:pPr>
      <w:r w:rsidRPr="00BE0FD5">
        <w:rPr>
          <w:lang w:val="es-DO"/>
        </w:rPr>
        <w:t>Activar o desactivar un usuario</w:t>
      </w:r>
    </w:p>
    <w:p w14:paraId="0D0486EE" w14:textId="77777777" w:rsidR="00BE0FD5" w:rsidRPr="003D09A9" w:rsidRDefault="00BE0FD5" w:rsidP="003D09A9">
      <w:pPr>
        <w:rPr>
          <w:lang w:val="es-DO"/>
        </w:rPr>
      </w:pPr>
      <w:r w:rsidRPr="003D09A9">
        <w:rPr>
          <w:lang w:val="es-DO"/>
        </w:rPr>
        <w:t>El administrador puede cambiar el estado de una cuenta entre Activo e Inactivo.</w:t>
      </w:r>
    </w:p>
    <w:p w14:paraId="323FB10B" w14:textId="136F9EB9" w:rsidR="00BE0FD5" w:rsidRPr="003D09A9" w:rsidRDefault="00BE0FD5" w:rsidP="003D09A9">
      <w:pPr>
        <w:rPr>
          <w:lang w:val="es-DO"/>
        </w:rPr>
      </w:pPr>
      <w:r w:rsidRPr="003D09A9">
        <w:rPr>
          <w:lang w:val="es-DO"/>
        </w:rPr>
        <w:t>Cuando una cuenta se encuentra inactiva, el usuario no podrá acceder al sistema hasta que vuelva a ser activada.</w:t>
      </w:r>
    </w:p>
    <w:p w14:paraId="5077BE13" w14:textId="77777777" w:rsidR="00BE0FD5" w:rsidRPr="00BE0FD5" w:rsidRDefault="00BE0FD5">
      <w:pPr>
        <w:pStyle w:val="Ttulo4"/>
        <w:numPr>
          <w:ilvl w:val="0"/>
          <w:numId w:val="71"/>
        </w:numPr>
        <w:rPr>
          <w:lang w:val="es-DO"/>
        </w:rPr>
      </w:pPr>
      <w:r w:rsidRPr="00BE0FD5">
        <w:rPr>
          <w:lang w:val="es-DO"/>
        </w:rPr>
        <w:t>Eliminar un usuario</w:t>
      </w:r>
    </w:p>
    <w:p w14:paraId="67B84EFB" w14:textId="209DDB95" w:rsidR="00B751E5" w:rsidRPr="00317A9A" w:rsidRDefault="00BE0FD5" w:rsidP="003D09A9">
      <w:pPr>
        <w:rPr>
          <w:lang w:val="es-DO"/>
        </w:rPr>
      </w:pPr>
      <w:r w:rsidRPr="003D09A9">
        <w:rPr>
          <w:lang w:val="es-DO"/>
        </w:rPr>
        <w:t>La opción Eliminar permite retirar permanentemente un usuario del sistema.</w:t>
      </w:r>
      <w:r w:rsidR="003D09A9">
        <w:rPr>
          <w:lang w:val="es-DO"/>
        </w:rPr>
        <w:t xml:space="preserve"> </w:t>
      </w:r>
      <w:r w:rsidRPr="003D09A9">
        <w:rPr>
          <w:lang w:val="es-DO"/>
        </w:rPr>
        <w:t>Antes de ejecutar esta acción, el sistema solicita una confirmación para evitar eliminaciones accidentales.</w:t>
      </w:r>
    </w:p>
    <w:p w14:paraId="32EC9530" w14:textId="19AA9A0D" w:rsidR="002D4E65" w:rsidRPr="002D4E65" w:rsidRDefault="002D4E65" w:rsidP="002D4E65">
      <w:pPr>
        <w:pStyle w:val="Ttulo3"/>
        <w:rPr>
          <w:lang w:val="es-DO"/>
        </w:rPr>
      </w:pPr>
      <w:bookmarkStart w:id="123" w:name="_Toc237457101"/>
      <w:r w:rsidRPr="002D4E65">
        <w:rPr>
          <w:lang w:val="es-DO"/>
        </w:rPr>
        <w:t>Gestión de Roles</w:t>
      </w:r>
      <w:bookmarkEnd w:id="123"/>
    </w:p>
    <w:p w14:paraId="392433FF" w14:textId="77777777" w:rsidR="002D4E65" w:rsidRPr="002D4E65" w:rsidRDefault="002D4E65" w:rsidP="002D4E65">
      <w:pPr>
        <w:rPr>
          <w:lang w:val="es-DO"/>
        </w:rPr>
      </w:pPr>
      <w:r w:rsidRPr="002D4E65">
        <w:rPr>
          <w:lang w:val="es-DO"/>
        </w:rPr>
        <w:t>La opción Roles permite consultar los roles predefinidos del sistema y los permisos asignados a cada uno. Estos roles determinan las funcionalidades disponibles para cada tipo de usuario dentro de la plataforma.</w:t>
      </w:r>
    </w:p>
    <w:p w14:paraId="3CEB8425" w14:textId="77777777" w:rsidR="002D4E65" w:rsidRDefault="002D4E65" w:rsidP="002D4E65">
      <w:pPr>
        <w:rPr>
          <w:lang w:val="es-DO"/>
        </w:rPr>
      </w:pPr>
      <w:r w:rsidRPr="002D4E65">
        <w:rPr>
          <w:lang w:val="es-DO"/>
        </w:rPr>
        <w:t>Los roles son definidos por el administrador del sistema durante la configuración inicial y no pueden ser creados ni eliminados desde esta interfaz, garantizando así una estructura de permisos consistente.</w:t>
      </w:r>
    </w:p>
    <w:p w14:paraId="3AF732A8" w14:textId="77777777" w:rsidR="00CF33B5" w:rsidRDefault="00CF33B5" w:rsidP="002D4E65">
      <w:pPr>
        <w:rPr>
          <w:lang w:val="es-DO"/>
        </w:rPr>
      </w:pPr>
    </w:p>
    <w:p w14:paraId="343C4B35" w14:textId="77777777" w:rsidR="00CF33B5" w:rsidRPr="002D4E65" w:rsidRDefault="00CF33B5" w:rsidP="002D4E65">
      <w:pPr>
        <w:rPr>
          <w:lang w:val="es-DO"/>
        </w:rPr>
      </w:pPr>
    </w:p>
    <w:p w14:paraId="3239565C" w14:textId="77777777" w:rsidR="002D4E65" w:rsidRPr="002D4E65" w:rsidRDefault="002D4E65" w:rsidP="002D4E65">
      <w:pPr>
        <w:pStyle w:val="Ttulo4"/>
        <w:rPr>
          <w:lang w:val="es-DO"/>
        </w:rPr>
      </w:pPr>
      <w:r w:rsidRPr="002D4E65">
        <w:rPr>
          <w:lang w:val="es-DO"/>
        </w:rPr>
        <w:lastRenderedPageBreak/>
        <w:t>Elementos de la pantalla</w:t>
      </w:r>
    </w:p>
    <w:p w14:paraId="5CB2D5DF" w14:textId="77777777" w:rsidR="002D4E65" w:rsidRPr="002D4E65" w:rsidRDefault="002D4E65">
      <w:pPr>
        <w:pStyle w:val="Prrafodelista"/>
        <w:numPr>
          <w:ilvl w:val="0"/>
          <w:numId w:val="71"/>
        </w:numPr>
        <w:spacing w:line="480" w:lineRule="auto"/>
        <w:rPr>
          <w:lang w:val="es-DO"/>
        </w:rPr>
      </w:pPr>
      <w:r w:rsidRPr="002D4E65">
        <w:rPr>
          <w:lang w:val="es-DO"/>
        </w:rPr>
        <w:t>La pantalla está compuesta por los siguientes elementos:</w:t>
      </w:r>
    </w:p>
    <w:p w14:paraId="53C3ACAB" w14:textId="77777777" w:rsidR="002D4E65" w:rsidRPr="002D4E65" w:rsidRDefault="002D4E65">
      <w:pPr>
        <w:pStyle w:val="Prrafodelista"/>
        <w:numPr>
          <w:ilvl w:val="0"/>
          <w:numId w:val="71"/>
        </w:numPr>
        <w:spacing w:line="480" w:lineRule="auto"/>
        <w:rPr>
          <w:lang w:val="es-DO"/>
        </w:rPr>
      </w:pPr>
      <w:r w:rsidRPr="002D4E65">
        <w:rPr>
          <w:lang w:val="es-DO"/>
        </w:rPr>
        <w:t xml:space="preserve">Título de la sección: Identifica el módulo de administración de roles. </w:t>
      </w:r>
    </w:p>
    <w:p w14:paraId="14C4021A" w14:textId="77777777" w:rsidR="002D4E65" w:rsidRPr="002D4E65" w:rsidRDefault="002D4E65">
      <w:pPr>
        <w:pStyle w:val="Prrafodelista"/>
        <w:numPr>
          <w:ilvl w:val="0"/>
          <w:numId w:val="71"/>
        </w:numPr>
        <w:spacing w:line="480" w:lineRule="auto"/>
        <w:rPr>
          <w:lang w:val="es-DO"/>
        </w:rPr>
      </w:pPr>
      <w:r w:rsidRPr="002D4E65">
        <w:rPr>
          <w:lang w:val="es-DO"/>
        </w:rPr>
        <w:t xml:space="preserve">Barra de búsqueda: Permite localizar un rol específico o buscar permisos asociados mediante palabras clave. </w:t>
      </w:r>
    </w:p>
    <w:p w14:paraId="3E915B17" w14:textId="77777777" w:rsidR="002D4E65" w:rsidRPr="002D4E65" w:rsidRDefault="002D4E65">
      <w:pPr>
        <w:pStyle w:val="Prrafodelista"/>
        <w:numPr>
          <w:ilvl w:val="0"/>
          <w:numId w:val="71"/>
        </w:numPr>
        <w:spacing w:line="480" w:lineRule="auto"/>
        <w:rPr>
          <w:lang w:val="es-DO"/>
        </w:rPr>
      </w:pPr>
      <w:r w:rsidRPr="002D4E65">
        <w:rPr>
          <w:lang w:val="es-DO"/>
        </w:rPr>
        <w:t xml:space="preserve">Tabla de roles: Presenta la información registrada en el sistema. </w:t>
      </w:r>
    </w:p>
    <w:p w14:paraId="69604B4F" w14:textId="77777777" w:rsidR="002D4E65" w:rsidRPr="002D4E65" w:rsidRDefault="002D4E65">
      <w:pPr>
        <w:pStyle w:val="Prrafodelista"/>
        <w:numPr>
          <w:ilvl w:val="0"/>
          <w:numId w:val="71"/>
        </w:numPr>
        <w:spacing w:line="480" w:lineRule="auto"/>
        <w:rPr>
          <w:lang w:val="es-DO"/>
        </w:rPr>
      </w:pPr>
      <w:r w:rsidRPr="002D4E65">
        <w:rPr>
          <w:lang w:val="es-DO"/>
        </w:rPr>
        <w:t xml:space="preserve">Paginación: Permite navegar entre las diferentes páginas cuando la cantidad de registros supera el límite configurado. </w:t>
      </w:r>
    </w:p>
    <w:p w14:paraId="03EE99A8" w14:textId="4CE493CF" w:rsidR="00BE1C76" w:rsidRDefault="00BE1C76" w:rsidP="002D4E65">
      <w:pPr>
        <w:ind w:firstLine="0"/>
        <w:rPr>
          <w:b/>
          <w:bCs/>
          <w:lang w:val="es-DO"/>
        </w:rPr>
      </w:pPr>
      <w:r w:rsidRPr="00BE1C76">
        <w:rPr>
          <w:b/>
          <w:bCs/>
          <w:noProof/>
          <w:lang w:val="es-DO" w:eastAsia="es-DO"/>
        </w:rPr>
        <w:drawing>
          <wp:inline distT="0" distB="0" distL="0" distR="0" wp14:anchorId="7807588B" wp14:editId="564A025B">
            <wp:extent cx="5957570" cy="3489325"/>
            <wp:effectExtent l="0" t="0" r="5080" b="0"/>
            <wp:docPr id="196753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1467" name=""/>
                    <pic:cNvPicPr/>
                  </pic:nvPicPr>
                  <pic:blipFill>
                    <a:blip r:embed="rId28"/>
                    <a:stretch>
                      <a:fillRect/>
                    </a:stretch>
                  </pic:blipFill>
                  <pic:spPr>
                    <a:xfrm>
                      <a:off x="0" y="0"/>
                      <a:ext cx="5957570" cy="3489325"/>
                    </a:xfrm>
                    <a:prstGeom prst="rect">
                      <a:avLst/>
                    </a:prstGeom>
                  </pic:spPr>
                </pic:pic>
              </a:graphicData>
            </a:graphic>
          </wp:inline>
        </w:drawing>
      </w:r>
    </w:p>
    <w:p w14:paraId="7C350637" w14:textId="19E6B8EF" w:rsidR="002D4E65" w:rsidRDefault="002D4E65" w:rsidP="00BE1C76">
      <w:pPr>
        <w:ind w:firstLine="0"/>
        <w:jc w:val="center"/>
        <w:rPr>
          <w:i/>
          <w:iCs/>
          <w:lang w:val="es-DO"/>
        </w:rPr>
      </w:pPr>
      <w:r w:rsidRPr="00BE1C76">
        <w:rPr>
          <w:i/>
          <w:iCs/>
          <w:lang w:val="es-DO"/>
        </w:rPr>
        <w:t xml:space="preserve">Figura </w:t>
      </w:r>
      <w:r w:rsidR="00BE1C76" w:rsidRPr="00BE1C76">
        <w:rPr>
          <w:i/>
          <w:iCs/>
          <w:lang w:val="es-DO"/>
        </w:rPr>
        <w:t>9</w:t>
      </w:r>
      <w:r w:rsidRPr="00BE1C76">
        <w:rPr>
          <w:i/>
          <w:iCs/>
          <w:lang w:val="es-DO"/>
        </w:rPr>
        <w:t>. Gestión de Roles</w:t>
      </w:r>
    </w:p>
    <w:p w14:paraId="0DAC499D" w14:textId="77777777" w:rsidR="00CF33B5" w:rsidRDefault="00CF33B5" w:rsidP="001170D4">
      <w:pPr>
        <w:pStyle w:val="Ttulo4"/>
        <w:rPr>
          <w:lang w:val="es-DO"/>
        </w:rPr>
      </w:pPr>
    </w:p>
    <w:p w14:paraId="1972F0BD" w14:textId="77777777" w:rsidR="00CF33B5" w:rsidRPr="00CF33B5" w:rsidRDefault="00CF33B5" w:rsidP="00CF33B5">
      <w:pPr>
        <w:rPr>
          <w:lang w:val="es-DO"/>
        </w:rPr>
      </w:pPr>
    </w:p>
    <w:p w14:paraId="3C2700BD" w14:textId="77777777" w:rsidR="00CF33B5" w:rsidRDefault="00CF33B5" w:rsidP="001170D4">
      <w:pPr>
        <w:pStyle w:val="Ttulo4"/>
        <w:rPr>
          <w:lang w:val="es-DO"/>
        </w:rPr>
      </w:pPr>
    </w:p>
    <w:p w14:paraId="6F1BCA84" w14:textId="2590B972" w:rsidR="00BE1C76" w:rsidRPr="00BE1C76" w:rsidRDefault="00BE1C76" w:rsidP="001170D4">
      <w:pPr>
        <w:pStyle w:val="Ttulo4"/>
        <w:rPr>
          <w:lang w:val="es-DO"/>
        </w:rPr>
      </w:pPr>
      <w:r w:rsidRPr="00BE1C76">
        <w:rPr>
          <w:lang w:val="es-DO"/>
        </w:rPr>
        <w:t>Información mostrada</w:t>
      </w:r>
    </w:p>
    <w:p w14:paraId="1835261D" w14:textId="77777777" w:rsidR="00BE1C76" w:rsidRPr="00BE1C76" w:rsidRDefault="00BE1C76" w:rsidP="00BE1C76">
      <w:pPr>
        <w:rPr>
          <w:lang w:val="es-DO"/>
        </w:rPr>
      </w:pPr>
      <w:r w:rsidRPr="00BE1C76">
        <w:rPr>
          <w:lang w:val="es-DO"/>
        </w:rPr>
        <w:t>Para cada rol registrado se visualizan los siguientes datos:</w:t>
      </w:r>
    </w:p>
    <w:p w14:paraId="4A03D943" w14:textId="77777777" w:rsidR="00BE1C76" w:rsidRPr="00BE1C76" w:rsidRDefault="00BE1C76">
      <w:pPr>
        <w:pStyle w:val="Prrafodelista"/>
        <w:numPr>
          <w:ilvl w:val="0"/>
          <w:numId w:val="72"/>
        </w:numPr>
        <w:spacing w:line="480" w:lineRule="auto"/>
        <w:rPr>
          <w:lang w:val="es-DO"/>
        </w:rPr>
      </w:pPr>
      <w:r w:rsidRPr="00BE1C76">
        <w:rPr>
          <w:b/>
          <w:bCs/>
          <w:lang w:val="es-DO"/>
        </w:rPr>
        <w:t>Nombre:</w:t>
      </w:r>
      <w:r w:rsidRPr="00BE1C76">
        <w:rPr>
          <w:lang w:val="es-DO"/>
        </w:rPr>
        <w:t xml:space="preserve"> Nombre del rol dentro del sistema. </w:t>
      </w:r>
    </w:p>
    <w:p w14:paraId="10B2B80F" w14:textId="77777777" w:rsidR="00BE1C76" w:rsidRPr="00BE1C76" w:rsidRDefault="00BE1C76">
      <w:pPr>
        <w:pStyle w:val="Prrafodelista"/>
        <w:numPr>
          <w:ilvl w:val="0"/>
          <w:numId w:val="72"/>
        </w:numPr>
        <w:spacing w:line="480" w:lineRule="auto"/>
        <w:rPr>
          <w:lang w:val="es-DO"/>
        </w:rPr>
      </w:pPr>
      <w:r w:rsidRPr="00BE1C76">
        <w:rPr>
          <w:b/>
          <w:bCs/>
          <w:lang w:val="es-DO"/>
        </w:rPr>
        <w:t>Permisos:</w:t>
      </w:r>
      <w:r w:rsidRPr="00BE1C76">
        <w:rPr>
          <w:lang w:val="es-DO"/>
        </w:rPr>
        <w:t xml:space="preserve"> Lista de permisos asignados al rol. </w:t>
      </w:r>
    </w:p>
    <w:p w14:paraId="7E10B3A1" w14:textId="33A0C125" w:rsidR="00BE1C76" w:rsidRPr="00BE1C76" w:rsidRDefault="00BE1C76" w:rsidP="00BE1C76">
      <w:pPr>
        <w:rPr>
          <w:lang w:val="es-DO"/>
        </w:rPr>
      </w:pPr>
      <w:r w:rsidRPr="00BE1C76">
        <w:rPr>
          <w:lang w:val="es-DO"/>
        </w:rPr>
        <w:t>Cuando un rol posee una gran cantidad de permisos, el sistema muestra únicamente los primeros registros y habilita la opción "Ver más", permitiendo expandir la lista completa de permisos asociados.</w:t>
      </w:r>
    </w:p>
    <w:p w14:paraId="61C81675" w14:textId="77777777" w:rsidR="00BE1C76" w:rsidRPr="00BE1C76" w:rsidRDefault="00BE1C76" w:rsidP="001170D4">
      <w:pPr>
        <w:pStyle w:val="Ttulo4"/>
        <w:rPr>
          <w:lang w:val="es-DO"/>
        </w:rPr>
      </w:pPr>
      <w:r w:rsidRPr="00BE1C76">
        <w:rPr>
          <w:lang w:val="es-DO"/>
        </w:rPr>
        <w:t>Búsqueda de roles</w:t>
      </w:r>
    </w:p>
    <w:p w14:paraId="541260CB" w14:textId="77777777" w:rsidR="00BE1C76" w:rsidRPr="00BE1C76" w:rsidRDefault="00BE1C76" w:rsidP="00BE1C76">
      <w:pPr>
        <w:rPr>
          <w:lang w:val="es-DO"/>
        </w:rPr>
      </w:pPr>
      <w:r w:rsidRPr="00BE1C76">
        <w:rPr>
          <w:lang w:val="es-DO"/>
        </w:rPr>
        <w:t>Para localizar un rol específico, el usuario debe:</w:t>
      </w:r>
    </w:p>
    <w:p w14:paraId="601820DD" w14:textId="77777777" w:rsidR="00BE1C76" w:rsidRPr="00BE1C76" w:rsidRDefault="00BE1C76">
      <w:pPr>
        <w:pStyle w:val="Prrafodelista"/>
        <w:numPr>
          <w:ilvl w:val="0"/>
          <w:numId w:val="73"/>
        </w:numPr>
        <w:spacing w:line="480" w:lineRule="auto"/>
        <w:rPr>
          <w:lang w:val="es-DO"/>
        </w:rPr>
      </w:pPr>
      <w:r w:rsidRPr="00BE1C76">
        <w:rPr>
          <w:lang w:val="es-DO"/>
        </w:rPr>
        <w:t xml:space="preserve">Escribir el nombre del rol o parte de un permiso en la barra de búsqueda. </w:t>
      </w:r>
    </w:p>
    <w:p w14:paraId="18B1A550" w14:textId="77777777" w:rsidR="00BE1C76" w:rsidRPr="00BE1C76" w:rsidRDefault="00BE1C76">
      <w:pPr>
        <w:pStyle w:val="Prrafodelista"/>
        <w:numPr>
          <w:ilvl w:val="0"/>
          <w:numId w:val="73"/>
        </w:numPr>
        <w:spacing w:line="480" w:lineRule="auto"/>
        <w:rPr>
          <w:lang w:val="es-DO"/>
        </w:rPr>
      </w:pPr>
      <w:r w:rsidRPr="00BE1C76">
        <w:rPr>
          <w:lang w:val="es-DO"/>
        </w:rPr>
        <w:t xml:space="preserve">El sistema filtrará automáticamente los registros coincidentes. </w:t>
      </w:r>
    </w:p>
    <w:p w14:paraId="46DD6AC1" w14:textId="0E4AD39C" w:rsidR="00BE1C76" w:rsidRPr="00BE1C76" w:rsidRDefault="00BE1C76">
      <w:pPr>
        <w:pStyle w:val="Prrafodelista"/>
        <w:numPr>
          <w:ilvl w:val="0"/>
          <w:numId w:val="73"/>
        </w:numPr>
        <w:spacing w:line="480" w:lineRule="auto"/>
        <w:rPr>
          <w:lang w:val="es-DO"/>
        </w:rPr>
      </w:pPr>
      <w:r w:rsidRPr="00BE1C76">
        <w:rPr>
          <w:lang w:val="es-DO"/>
        </w:rPr>
        <w:t xml:space="preserve">Para volver a visualizar todos los roles, basta con eliminar el texto ingresado. </w:t>
      </w:r>
    </w:p>
    <w:p w14:paraId="375557FD" w14:textId="7F0ECF82" w:rsidR="00BE1C76" w:rsidRPr="00BE1C76" w:rsidRDefault="00BE1C76" w:rsidP="001170D4">
      <w:pPr>
        <w:pStyle w:val="Ttulo4"/>
        <w:rPr>
          <w:lang w:val="es-DO"/>
        </w:rPr>
      </w:pPr>
      <w:r w:rsidRPr="00BE1C76">
        <w:rPr>
          <w:lang w:val="es-DO"/>
        </w:rPr>
        <w:t>Roles disponibles</w:t>
      </w:r>
    </w:p>
    <w:p w14:paraId="601D51A3" w14:textId="77777777" w:rsidR="00BE1C76" w:rsidRPr="00BE1C76" w:rsidRDefault="00BE1C76" w:rsidP="00BE1C76">
      <w:pPr>
        <w:rPr>
          <w:lang w:val="es-DO"/>
        </w:rPr>
      </w:pPr>
      <w:r w:rsidRPr="00BE1C76">
        <w:rPr>
          <w:lang w:val="es-DO"/>
        </w:rPr>
        <w:t>El sistema incorpora de forma predeterminada los siguientes roles: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7173"/>
      </w:tblGrid>
      <w:tr w:rsidR="00BE1C76" w:rsidRPr="00BE1C76" w14:paraId="7FDB41DD" w14:textId="77777777" w:rsidTr="00BE1C76">
        <w:trPr>
          <w:tblHeader/>
          <w:tblCellSpacing w:w="15" w:type="dxa"/>
          <w:jc w:val="center"/>
        </w:trPr>
        <w:tc>
          <w:tcPr>
            <w:tcW w:w="0" w:type="auto"/>
            <w:shd w:val="clear" w:color="auto" w:fill="00B0F0"/>
            <w:vAlign w:val="center"/>
            <w:hideMark/>
          </w:tcPr>
          <w:p w14:paraId="5FD1B40D" w14:textId="77777777" w:rsidR="00BE1C76" w:rsidRPr="00BE1C76" w:rsidRDefault="00BE1C76" w:rsidP="00BE1C76">
            <w:pPr>
              <w:spacing w:before="240" w:after="0"/>
              <w:ind w:firstLine="0"/>
              <w:jc w:val="center"/>
              <w:rPr>
                <w:b/>
                <w:bCs/>
                <w:lang w:val="es-DO"/>
              </w:rPr>
            </w:pPr>
            <w:r w:rsidRPr="00BE1C76">
              <w:rPr>
                <w:b/>
                <w:bCs/>
                <w:lang w:val="es-DO"/>
              </w:rPr>
              <w:t>Rol</w:t>
            </w:r>
          </w:p>
        </w:tc>
        <w:tc>
          <w:tcPr>
            <w:tcW w:w="0" w:type="auto"/>
            <w:shd w:val="clear" w:color="auto" w:fill="00B0F0"/>
            <w:vAlign w:val="center"/>
            <w:hideMark/>
          </w:tcPr>
          <w:p w14:paraId="0AF54EC3" w14:textId="77777777" w:rsidR="00BE1C76" w:rsidRPr="00BE1C76" w:rsidRDefault="00BE1C76" w:rsidP="00BE1C76">
            <w:pPr>
              <w:spacing w:before="240" w:after="0"/>
              <w:ind w:firstLine="0"/>
              <w:jc w:val="center"/>
              <w:rPr>
                <w:b/>
                <w:bCs/>
                <w:lang w:val="es-DO"/>
              </w:rPr>
            </w:pPr>
            <w:r w:rsidRPr="00BE1C76">
              <w:rPr>
                <w:b/>
                <w:bCs/>
                <w:lang w:val="es-DO"/>
              </w:rPr>
              <w:t>Descripción</w:t>
            </w:r>
          </w:p>
        </w:tc>
      </w:tr>
      <w:tr w:rsidR="00BE1C76" w:rsidRPr="00BE1C76" w14:paraId="023DEDF8" w14:textId="77777777" w:rsidTr="00BE1C76">
        <w:trPr>
          <w:tblCellSpacing w:w="15" w:type="dxa"/>
          <w:jc w:val="center"/>
        </w:trPr>
        <w:tc>
          <w:tcPr>
            <w:tcW w:w="0" w:type="auto"/>
            <w:vAlign w:val="center"/>
            <w:hideMark/>
          </w:tcPr>
          <w:p w14:paraId="197AAFE0" w14:textId="77777777" w:rsidR="00BE1C76" w:rsidRPr="00BE1C76" w:rsidRDefault="00BE1C76" w:rsidP="00BE1C76">
            <w:pPr>
              <w:spacing w:before="240" w:after="0"/>
              <w:ind w:firstLine="0"/>
              <w:jc w:val="center"/>
              <w:rPr>
                <w:lang w:val="es-DO"/>
              </w:rPr>
            </w:pPr>
            <w:r w:rsidRPr="00BE1C76">
              <w:rPr>
                <w:lang w:val="es-DO"/>
              </w:rPr>
              <w:t>Administrador General</w:t>
            </w:r>
          </w:p>
        </w:tc>
        <w:tc>
          <w:tcPr>
            <w:tcW w:w="0" w:type="auto"/>
            <w:vAlign w:val="center"/>
            <w:hideMark/>
          </w:tcPr>
          <w:p w14:paraId="12B9F021" w14:textId="77777777" w:rsidR="00BE1C76" w:rsidRPr="00BE1C76" w:rsidRDefault="00BE1C76" w:rsidP="00BE1C76">
            <w:pPr>
              <w:spacing w:before="240" w:after="0"/>
              <w:ind w:firstLine="0"/>
              <w:jc w:val="center"/>
              <w:rPr>
                <w:lang w:val="es-DO"/>
              </w:rPr>
            </w:pPr>
            <w:r w:rsidRPr="00BE1C76">
              <w:rPr>
                <w:lang w:val="es-DO"/>
              </w:rPr>
              <w:t>Gestiona completamente el sistema, incluyendo usuarios, departamentos, indicadores, asignaciones y configuraciones generales.</w:t>
            </w:r>
          </w:p>
        </w:tc>
      </w:tr>
      <w:tr w:rsidR="00BE1C76" w:rsidRPr="00BE1C76" w14:paraId="6BB6E83B" w14:textId="77777777" w:rsidTr="00BE1C76">
        <w:trPr>
          <w:tblCellSpacing w:w="15" w:type="dxa"/>
          <w:jc w:val="center"/>
        </w:trPr>
        <w:tc>
          <w:tcPr>
            <w:tcW w:w="0" w:type="auto"/>
            <w:vAlign w:val="center"/>
            <w:hideMark/>
          </w:tcPr>
          <w:p w14:paraId="1CDEFD9D" w14:textId="77777777" w:rsidR="00BE1C76" w:rsidRPr="00BE1C76" w:rsidRDefault="00BE1C76" w:rsidP="00BE1C76">
            <w:pPr>
              <w:spacing w:before="240" w:after="0"/>
              <w:ind w:firstLine="0"/>
              <w:jc w:val="center"/>
              <w:rPr>
                <w:lang w:val="es-DO"/>
              </w:rPr>
            </w:pPr>
            <w:r w:rsidRPr="00BE1C76">
              <w:rPr>
                <w:lang w:val="es-DO"/>
              </w:rPr>
              <w:t>Coordinador Quinquenal</w:t>
            </w:r>
          </w:p>
        </w:tc>
        <w:tc>
          <w:tcPr>
            <w:tcW w:w="0" w:type="auto"/>
            <w:vAlign w:val="center"/>
            <w:hideMark/>
          </w:tcPr>
          <w:p w14:paraId="31B4448F" w14:textId="77777777" w:rsidR="00BE1C76" w:rsidRPr="00BE1C76" w:rsidRDefault="00BE1C76" w:rsidP="00BE1C76">
            <w:pPr>
              <w:spacing w:before="240" w:after="0"/>
              <w:ind w:firstLine="0"/>
              <w:jc w:val="center"/>
              <w:rPr>
                <w:lang w:val="es-DO"/>
              </w:rPr>
            </w:pPr>
            <w:r w:rsidRPr="00BE1C76">
              <w:rPr>
                <w:lang w:val="es-DO"/>
              </w:rPr>
              <w:t>Supervisa el proceso de evaluación, revisa evidencias y monitorea el avance institucional.</w:t>
            </w:r>
          </w:p>
        </w:tc>
      </w:tr>
      <w:tr w:rsidR="00BE1C76" w:rsidRPr="00BE1C76" w14:paraId="0829117F" w14:textId="77777777" w:rsidTr="00BE1C76">
        <w:trPr>
          <w:tblCellSpacing w:w="15" w:type="dxa"/>
          <w:jc w:val="center"/>
        </w:trPr>
        <w:tc>
          <w:tcPr>
            <w:tcW w:w="0" w:type="auto"/>
            <w:vAlign w:val="center"/>
            <w:hideMark/>
          </w:tcPr>
          <w:p w14:paraId="62F807CF" w14:textId="77777777" w:rsidR="00BE1C76" w:rsidRPr="00BE1C76" w:rsidRDefault="00BE1C76" w:rsidP="00BE1C76">
            <w:pPr>
              <w:spacing w:before="240" w:after="0"/>
              <w:ind w:firstLine="0"/>
              <w:jc w:val="center"/>
              <w:rPr>
                <w:lang w:val="es-DO"/>
              </w:rPr>
            </w:pPr>
            <w:r w:rsidRPr="00BE1C76">
              <w:rPr>
                <w:lang w:val="es-DO"/>
              </w:rPr>
              <w:lastRenderedPageBreak/>
              <w:t>Responsable Departamental</w:t>
            </w:r>
          </w:p>
        </w:tc>
        <w:tc>
          <w:tcPr>
            <w:tcW w:w="0" w:type="auto"/>
            <w:vAlign w:val="center"/>
            <w:hideMark/>
          </w:tcPr>
          <w:p w14:paraId="60506B16" w14:textId="77777777" w:rsidR="00BE1C76" w:rsidRPr="00BE1C76" w:rsidRDefault="00BE1C76" w:rsidP="00BE1C76">
            <w:pPr>
              <w:spacing w:before="240" w:after="0"/>
              <w:ind w:firstLine="0"/>
              <w:jc w:val="center"/>
              <w:rPr>
                <w:lang w:val="es-DO"/>
              </w:rPr>
            </w:pPr>
            <w:r w:rsidRPr="00BE1C76">
              <w:rPr>
                <w:lang w:val="es-DO"/>
              </w:rPr>
              <w:t>Gestiona las evidencias correspondientes al departamento asignado.</w:t>
            </w:r>
          </w:p>
        </w:tc>
      </w:tr>
      <w:tr w:rsidR="00BE1C76" w:rsidRPr="00BE1C76" w14:paraId="2FB0AE07" w14:textId="77777777" w:rsidTr="00BE1C76">
        <w:trPr>
          <w:tblCellSpacing w:w="15" w:type="dxa"/>
          <w:jc w:val="center"/>
        </w:trPr>
        <w:tc>
          <w:tcPr>
            <w:tcW w:w="0" w:type="auto"/>
            <w:vAlign w:val="center"/>
            <w:hideMark/>
          </w:tcPr>
          <w:p w14:paraId="2A90FB32" w14:textId="77777777" w:rsidR="00BE1C76" w:rsidRPr="00BE1C76" w:rsidRDefault="00BE1C76" w:rsidP="00BE1C76">
            <w:pPr>
              <w:spacing w:before="240" w:after="0"/>
              <w:ind w:firstLine="0"/>
              <w:jc w:val="center"/>
              <w:rPr>
                <w:lang w:val="es-DO"/>
              </w:rPr>
            </w:pPr>
            <w:r w:rsidRPr="00BE1C76">
              <w:rPr>
                <w:lang w:val="es-DO"/>
              </w:rPr>
              <w:t>Revisor Institucional</w:t>
            </w:r>
          </w:p>
        </w:tc>
        <w:tc>
          <w:tcPr>
            <w:tcW w:w="0" w:type="auto"/>
            <w:vAlign w:val="center"/>
            <w:hideMark/>
          </w:tcPr>
          <w:p w14:paraId="170180A3" w14:textId="77777777" w:rsidR="00BE1C76" w:rsidRPr="00BE1C76" w:rsidRDefault="00BE1C76" w:rsidP="00BE1C76">
            <w:pPr>
              <w:spacing w:before="240" w:after="0"/>
              <w:ind w:firstLine="0"/>
              <w:jc w:val="center"/>
              <w:rPr>
                <w:lang w:val="es-DO"/>
              </w:rPr>
            </w:pPr>
            <w:r w:rsidRPr="00BE1C76">
              <w:rPr>
                <w:lang w:val="es-DO"/>
              </w:rPr>
              <w:t>Evalúa las evidencias, emite observaciones y aprueba o rechaza los documentos presentados.</w:t>
            </w:r>
          </w:p>
        </w:tc>
      </w:tr>
      <w:tr w:rsidR="00BE1C76" w:rsidRPr="00BE1C76" w14:paraId="4B1D6B26" w14:textId="77777777" w:rsidTr="00BE1C76">
        <w:trPr>
          <w:tblCellSpacing w:w="15" w:type="dxa"/>
          <w:jc w:val="center"/>
        </w:trPr>
        <w:tc>
          <w:tcPr>
            <w:tcW w:w="0" w:type="auto"/>
            <w:vAlign w:val="center"/>
            <w:hideMark/>
          </w:tcPr>
          <w:p w14:paraId="281120F4" w14:textId="77777777" w:rsidR="00BE1C76" w:rsidRPr="00BE1C76" w:rsidRDefault="00BE1C76" w:rsidP="00BE1C76">
            <w:pPr>
              <w:spacing w:before="240" w:after="0"/>
              <w:ind w:firstLine="0"/>
              <w:jc w:val="center"/>
              <w:rPr>
                <w:lang w:val="es-DO"/>
              </w:rPr>
            </w:pPr>
            <w:r w:rsidRPr="00BE1C76">
              <w:rPr>
                <w:lang w:val="es-DO"/>
              </w:rPr>
              <w:t>Consulta</w:t>
            </w:r>
          </w:p>
        </w:tc>
        <w:tc>
          <w:tcPr>
            <w:tcW w:w="0" w:type="auto"/>
            <w:vAlign w:val="center"/>
            <w:hideMark/>
          </w:tcPr>
          <w:p w14:paraId="342A0563" w14:textId="77777777" w:rsidR="00BE1C76" w:rsidRPr="00BE1C76" w:rsidRDefault="00BE1C76" w:rsidP="00BE1C76">
            <w:pPr>
              <w:spacing w:before="240" w:after="0"/>
              <w:ind w:firstLine="0"/>
              <w:jc w:val="center"/>
              <w:rPr>
                <w:lang w:val="es-DO"/>
              </w:rPr>
            </w:pPr>
            <w:r w:rsidRPr="00BE1C76">
              <w:rPr>
                <w:lang w:val="es-DO"/>
              </w:rPr>
              <w:t>Permite únicamente la visualización de información y reportes del sistema.</w:t>
            </w:r>
          </w:p>
        </w:tc>
      </w:tr>
      <w:tr w:rsidR="00BE1C76" w:rsidRPr="00BE1C76" w14:paraId="73052505" w14:textId="77777777" w:rsidTr="00BE1C76">
        <w:trPr>
          <w:tblCellSpacing w:w="15" w:type="dxa"/>
          <w:jc w:val="center"/>
        </w:trPr>
        <w:tc>
          <w:tcPr>
            <w:tcW w:w="0" w:type="auto"/>
            <w:vAlign w:val="center"/>
            <w:hideMark/>
          </w:tcPr>
          <w:p w14:paraId="42A475E2" w14:textId="77777777" w:rsidR="00BE1C76" w:rsidRPr="00BE1C76" w:rsidRDefault="00BE1C76" w:rsidP="00BE1C76">
            <w:pPr>
              <w:spacing w:before="240" w:after="0"/>
              <w:ind w:firstLine="0"/>
              <w:jc w:val="center"/>
              <w:rPr>
                <w:lang w:val="es-DO"/>
              </w:rPr>
            </w:pPr>
            <w:r w:rsidRPr="00BE1C76">
              <w:rPr>
                <w:lang w:val="es-DO"/>
              </w:rPr>
              <w:t>Evaluador Externo</w:t>
            </w:r>
          </w:p>
        </w:tc>
        <w:tc>
          <w:tcPr>
            <w:tcW w:w="0" w:type="auto"/>
            <w:vAlign w:val="center"/>
            <w:hideMark/>
          </w:tcPr>
          <w:p w14:paraId="3A4B3A37" w14:textId="77777777" w:rsidR="00BE1C76" w:rsidRPr="00BE1C76" w:rsidRDefault="00BE1C76" w:rsidP="00BE1C76">
            <w:pPr>
              <w:spacing w:before="240" w:after="0"/>
              <w:ind w:firstLine="0"/>
              <w:jc w:val="center"/>
              <w:rPr>
                <w:lang w:val="es-DO"/>
              </w:rPr>
            </w:pPr>
            <w:r w:rsidRPr="00BE1C76">
              <w:rPr>
                <w:lang w:val="es-DO"/>
              </w:rPr>
              <w:t>Consulta las evidencias aprobadas durante el proceso de evaluación institucional.</w:t>
            </w:r>
          </w:p>
        </w:tc>
      </w:tr>
    </w:tbl>
    <w:p w14:paraId="276A373D" w14:textId="33E6CA7A" w:rsidR="00BE1C76" w:rsidRPr="00BE1C76" w:rsidRDefault="00BE1C76" w:rsidP="00BE1C76">
      <w:pPr>
        <w:spacing w:after="0"/>
        <w:ind w:firstLine="0"/>
        <w:jc w:val="left"/>
        <w:rPr>
          <w:i/>
          <w:iCs/>
          <w:lang w:val="es-DO"/>
        </w:rPr>
      </w:pPr>
    </w:p>
    <w:p w14:paraId="30D5F3E8" w14:textId="77777777" w:rsidR="00BE1C76" w:rsidRPr="00BE1C76" w:rsidRDefault="00BE1C76" w:rsidP="001170D4">
      <w:pPr>
        <w:pStyle w:val="Ttulo4"/>
        <w:rPr>
          <w:lang w:val="es-DO"/>
        </w:rPr>
      </w:pPr>
      <w:r w:rsidRPr="00BE1C76">
        <w:rPr>
          <w:lang w:val="es-DO"/>
        </w:rPr>
        <w:t>Consideraciones</w:t>
      </w:r>
    </w:p>
    <w:p w14:paraId="1AFACF78" w14:textId="77777777" w:rsidR="00BE1C76" w:rsidRPr="001170D4" w:rsidRDefault="00BE1C76">
      <w:pPr>
        <w:pStyle w:val="Prrafodelista"/>
        <w:numPr>
          <w:ilvl w:val="0"/>
          <w:numId w:val="74"/>
        </w:numPr>
        <w:spacing w:line="480" w:lineRule="auto"/>
        <w:rPr>
          <w:lang w:val="es-DO"/>
        </w:rPr>
      </w:pPr>
      <w:r w:rsidRPr="001170D4">
        <w:rPr>
          <w:lang w:val="es-DO"/>
        </w:rPr>
        <w:t xml:space="preserve">Los roles disponibles forman parte de la configuración base del sistema. </w:t>
      </w:r>
    </w:p>
    <w:p w14:paraId="22F5ED50" w14:textId="77777777" w:rsidR="00BE1C76" w:rsidRPr="001170D4" w:rsidRDefault="00BE1C76">
      <w:pPr>
        <w:pStyle w:val="Prrafodelista"/>
        <w:numPr>
          <w:ilvl w:val="0"/>
          <w:numId w:val="74"/>
        </w:numPr>
        <w:spacing w:line="480" w:lineRule="auto"/>
        <w:rPr>
          <w:lang w:val="es-DO"/>
        </w:rPr>
      </w:pPr>
      <w:r w:rsidRPr="001170D4">
        <w:rPr>
          <w:lang w:val="es-DO"/>
        </w:rPr>
        <w:t xml:space="preserve">Cada rol posee un conjunto específico de permisos definidos por el administrador. </w:t>
      </w:r>
    </w:p>
    <w:p w14:paraId="4F9DCAD0" w14:textId="77777777" w:rsidR="00BE1C76" w:rsidRPr="001170D4" w:rsidRDefault="00BE1C76">
      <w:pPr>
        <w:pStyle w:val="Prrafodelista"/>
        <w:numPr>
          <w:ilvl w:val="0"/>
          <w:numId w:val="74"/>
        </w:numPr>
        <w:spacing w:line="480" w:lineRule="auto"/>
        <w:rPr>
          <w:lang w:val="es-DO"/>
        </w:rPr>
      </w:pPr>
      <w:r w:rsidRPr="001170D4">
        <w:rPr>
          <w:lang w:val="es-DO"/>
        </w:rPr>
        <w:t xml:space="preserve">Los permisos determinan las acciones que cada usuario puede realizar dentro de la plataforma. </w:t>
      </w:r>
    </w:p>
    <w:p w14:paraId="737A629A" w14:textId="77777777" w:rsidR="00BE1C76" w:rsidRPr="001170D4" w:rsidRDefault="00BE1C76">
      <w:pPr>
        <w:pStyle w:val="Prrafodelista"/>
        <w:numPr>
          <w:ilvl w:val="0"/>
          <w:numId w:val="74"/>
        </w:numPr>
        <w:spacing w:line="480" w:lineRule="auto"/>
        <w:rPr>
          <w:lang w:val="es-DO"/>
        </w:rPr>
      </w:pPr>
      <w:r w:rsidRPr="001170D4">
        <w:rPr>
          <w:lang w:val="es-DO"/>
        </w:rPr>
        <w:t>La asignación de un rol a un usuario se realiza desde el módulo Gestión de Usuarios.</w:t>
      </w:r>
    </w:p>
    <w:p w14:paraId="1C791CD0" w14:textId="77777777" w:rsidR="00CF33B5" w:rsidRDefault="00CF33B5" w:rsidP="001B4F0F">
      <w:pPr>
        <w:pStyle w:val="Ttulo3"/>
        <w:rPr>
          <w:lang w:val="es-DO"/>
        </w:rPr>
      </w:pPr>
    </w:p>
    <w:p w14:paraId="3E362EE3" w14:textId="77777777" w:rsidR="00CF33B5" w:rsidRPr="00CF33B5" w:rsidRDefault="00CF33B5" w:rsidP="00CF33B5">
      <w:pPr>
        <w:rPr>
          <w:lang w:val="es-DO"/>
        </w:rPr>
      </w:pPr>
    </w:p>
    <w:p w14:paraId="293109E6" w14:textId="77777777" w:rsidR="00CF33B5" w:rsidRDefault="00CF33B5" w:rsidP="001B4F0F">
      <w:pPr>
        <w:pStyle w:val="Ttulo3"/>
        <w:rPr>
          <w:lang w:val="es-DO"/>
        </w:rPr>
      </w:pPr>
    </w:p>
    <w:p w14:paraId="24635084" w14:textId="6D53214A" w:rsidR="00CC68AE" w:rsidRPr="00CC68AE" w:rsidRDefault="00CC68AE" w:rsidP="001B4F0F">
      <w:pPr>
        <w:pStyle w:val="Ttulo3"/>
        <w:rPr>
          <w:lang w:val="es-DO"/>
        </w:rPr>
      </w:pPr>
      <w:bookmarkStart w:id="124" w:name="_Toc237457102"/>
      <w:r w:rsidRPr="00CC68AE">
        <w:rPr>
          <w:lang w:val="es-DO"/>
        </w:rPr>
        <w:t>Gestión de Facultades</w:t>
      </w:r>
      <w:bookmarkEnd w:id="124"/>
    </w:p>
    <w:p w14:paraId="11149CBE" w14:textId="77777777" w:rsidR="00CC68AE" w:rsidRPr="001B4F0F" w:rsidRDefault="00CC68AE" w:rsidP="001B4F0F">
      <w:pPr>
        <w:rPr>
          <w:lang w:val="es-DO"/>
        </w:rPr>
      </w:pPr>
      <w:r w:rsidRPr="001B4F0F">
        <w:rPr>
          <w:lang w:val="es-DO"/>
        </w:rPr>
        <w:t>El módulo Gestión de Facultades permite administrar las facultades registradas en la institución. Desde esta sección el administrador puede crear nuevas facultades, consultar la información existente, modificar sus datos, activar o desactivar registros y eliminar aquellos que ya no sean necesarios.</w:t>
      </w:r>
    </w:p>
    <w:p w14:paraId="5ECDCEC2" w14:textId="77777777" w:rsidR="00CC68AE" w:rsidRPr="001B4F0F" w:rsidRDefault="00CC68AE" w:rsidP="001B4F0F">
      <w:pPr>
        <w:rPr>
          <w:lang w:val="es-DO"/>
        </w:rPr>
      </w:pPr>
      <w:r w:rsidRPr="001B4F0F">
        <w:rPr>
          <w:lang w:val="es-DO"/>
        </w:rPr>
        <w:t>Cada facultad constituye una unidad organizacional que agrupa uno o varios departamentos dentro de la universidad y sirve como base para la asignación de responsabilidades durante el proceso de evaluación quinquenal.</w:t>
      </w:r>
    </w:p>
    <w:p w14:paraId="1881C8FD" w14:textId="77777777" w:rsidR="00CC68AE" w:rsidRPr="00CC68AE" w:rsidRDefault="00CC68AE" w:rsidP="001B4F0F">
      <w:pPr>
        <w:pStyle w:val="Ttulo4"/>
        <w:rPr>
          <w:lang w:val="es-DO"/>
        </w:rPr>
      </w:pPr>
      <w:r w:rsidRPr="00CC68AE">
        <w:rPr>
          <w:lang w:val="es-DO"/>
        </w:rPr>
        <w:t>Elementos de la pantalla</w:t>
      </w:r>
    </w:p>
    <w:p w14:paraId="46084396" w14:textId="77777777" w:rsidR="00CC68AE" w:rsidRPr="00CC68AE" w:rsidRDefault="00CC68AE" w:rsidP="001B4F0F">
      <w:pPr>
        <w:rPr>
          <w:lang w:val="es-DO"/>
        </w:rPr>
      </w:pPr>
      <w:r w:rsidRPr="00CC68AE">
        <w:rPr>
          <w:lang w:val="es-DO"/>
        </w:rPr>
        <w:t>La pantalla está compuesta por los siguientes elementos:</w:t>
      </w:r>
    </w:p>
    <w:p w14:paraId="4615BBBE" w14:textId="77777777" w:rsidR="00CC68AE" w:rsidRPr="001B4F0F" w:rsidRDefault="00CC68AE">
      <w:pPr>
        <w:pStyle w:val="Prrafodelista"/>
        <w:numPr>
          <w:ilvl w:val="0"/>
          <w:numId w:val="75"/>
        </w:numPr>
        <w:spacing w:line="480" w:lineRule="auto"/>
        <w:rPr>
          <w:lang w:val="es-DO"/>
        </w:rPr>
      </w:pPr>
      <w:r w:rsidRPr="001B4F0F">
        <w:rPr>
          <w:lang w:val="es-DO"/>
        </w:rPr>
        <w:t xml:space="preserve">Título de la sección: Identifica el módulo de Gestión de Facultades. </w:t>
      </w:r>
    </w:p>
    <w:p w14:paraId="4AD0313A" w14:textId="77777777" w:rsidR="00CC68AE" w:rsidRPr="001B4F0F" w:rsidRDefault="00CC68AE">
      <w:pPr>
        <w:pStyle w:val="Prrafodelista"/>
        <w:numPr>
          <w:ilvl w:val="0"/>
          <w:numId w:val="75"/>
        </w:numPr>
        <w:spacing w:line="480" w:lineRule="auto"/>
        <w:rPr>
          <w:lang w:val="es-DO"/>
        </w:rPr>
      </w:pPr>
      <w:r w:rsidRPr="001B4F0F">
        <w:rPr>
          <w:lang w:val="es-DO"/>
        </w:rPr>
        <w:t xml:space="preserve">Botón "Nueva Facultad": Permite registrar una nueva facultad. </w:t>
      </w:r>
    </w:p>
    <w:p w14:paraId="2FFD69AB" w14:textId="77777777" w:rsidR="00CC68AE" w:rsidRPr="001B4F0F" w:rsidRDefault="00CC68AE">
      <w:pPr>
        <w:pStyle w:val="Prrafodelista"/>
        <w:numPr>
          <w:ilvl w:val="0"/>
          <w:numId w:val="75"/>
        </w:numPr>
        <w:spacing w:line="480" w:lineRule="auto"/>
        <w:rPr>
          <w:lang w:val="es-DO"/>
        </w:rPr>
      </w:pPr>
      <w:r w:rsidRPr="001B4F0F">
        <w:rPr>
          <w:lang w:val="es-DO"/>
        </w:rPr>
        <w:t xml:space="preserve">Barra de búsqueda: Facilita localizar una facultad por su nombre. </w:t>
      </w:r>
    </w:p>
    <w:p w14:paraId="27CB98AB" w14:textId="77777777" w:rsidR="00CC68AE" w:rsidRPr="001B4F0F" w:rsidRDefault="00CC68AE">
      <w:pPr>
        <w:pStyle w:val="Prrafodelista"/>
        <w:numPr>
          <w:ilvl w:val="0"/>
          <w:numId w:val="75"/>
        </w:numPr>
        <w:spacing w:line="480" w:lineRule="auto"/>
        <w:rPr>
          <w:lang w:val="es-DO"/>
        </w:rPr>
      </w:pPr>
      <w:r w:rsidRPr="001B4F0F">
        <w:rPr>
          <w:lang w:val="es-DO"/>
        </w:rPr>
        <w:t xml:space="preserve">Filtro por estado: Permite visualizar únicamente las facultades activas, inactivas o todas las registradas. </w:t>
      </w:r>
    </w:p>
    <w:p w14:paraId="48AC9FE7" w14:textId="77777777" w:rsidR="00CC68AE" w:rsidRPr="001B4F0F" w:rsidRDefault="00CC68AE">
      <w:pPr>
        <w:pStyle w:val="Prrafodelista"/>
        <w:numPr>
          <w:ilvl w:val="0"/>
          <w:numId w:val="75"/>
        </w:numPr>
        <w:spacing w:line="480" w:lineRule="auto"/>
        <w:rPr>
          <w:lang w:val="es-DO"/>
        </w:rPr>
      </w:pPr>
      <w:r w:rsidRPr="001B4F0F">
        <w:rPr>
          <w:lang w:val="es-DO"/>
        </w:rPr>
        <w:t xml:space="preserve">Selector de cantidad de registros: Define el número de registros mostrados por página. </w:t>
      </w:r>
    </w:p>
    <w:p w14:paraId="217F3B35" w14:textId="77777777" w:rsidR="00CC68AE" w:rsidRPr="001B4F0F" w:rsidRDefault="00CC68AE">
      <w:pPr>
        <w:pStyle w:val="Prrafodelista"/>
        <w:numPr>
          <w:ilvl w:val="0"/>
          <w:numId w:val="75"/>
        </w:numPr>
        <w:spacing w:line="480" w:lineRule="auto"/>
        <w:rPr>
          <w:lang w:val="es-DO"/>
        </w:rPr>
      </w:pPr>
      <w:r w:rsidRPr="001B4F0F">
        <w:rPr>
          <w:lang w:val="es-DO"/>
        </w:rPr>
        <w:t xml:space="preserve">Tabla de facultades: Presenta la información almacenada en el sistema. </w:t>
      </w:r>
    </w:p>
    <w:p w14:paraId="290F3560" w14:textId="77777777" w:rsidR="00CC68AE" w:rsidRPr="001B4F0F" w:rsidRDefault="00CC68AE">
      <w:pPr>
        <w:pStyle w:val="Prrafodelista"/>
        <w:numPr>
          <w:ilvl w:val="0"/>
          <w:numId w:val="75"/>
        </w:numPr>
        <w:spacing w:line="480" w:lineRule="auto"/>
        <w:rPr>
          <w:lang w:val="es-DO"/>
        </w:rPr>
      </w:pPr>
      <w:r w:rsidRPr="001B4F0F">
        <w:rPr>
          <w:lang w:val="es-DO"/>
        </w:rPr>
        <w:t xml:space="preserve">Paginación: Permite navegar entre las distintas páginas de resultados. </w:t>
      </w:r>
    </w:p>
    <w:p w14:paraId="3ADC614C" w14:textId="692463AD" w:rsidR="00CC68AE" w:rsidRDefault="001B4F0F" w:rsidP="00CC68AE">
      <w:pPr>
        <w:ind w:firstLine="0"/>
        <w:jc w:val="left"/>
        <w:rPr>
          <w:i/>
          <w:iCs/>
          <w:lang w:val="es-DO"/>
        </w:rPr>
      </w:pPr>
      <w:r w:rsidRPr="001B4F0F">
        <w:rPr>
          <w:i/>
          <w:iCs/>
          <w:noProof/>
          <w:lang w:val="es-DO" w:eastAsia="es-DO"/>
        </w:rPr>
        <w:lastRenderedPageBreak/>
        <w:drawing>
          <wp:inline distT="0" distB="0" distL="0" distR="0" wp14:anchorId="3410D79D" wp14:editId="53FF3EA5">
            <wp:extent cx="5957570" cy="3505835"/>
            <wp:effectExtent l="0" t="0" r="5080" b="0"/>
            <wp:docPr id="115241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10891" name=""/>
                    <pic:cNvPicPr/>
                  </pic:nvPicPr>
                  <pic:blipFill>
                    <a:blip r:embed="rId29"/>
                    <a:stretch>
                      <a:fillRect/>
                    </a:stretch>
                  </pic:blipFill>
                  <pic:spPr>
                    <a:xfrm>
                      <a:off x="0" y="0"/>
                      <a:ext cx="5957570" cy="3505835"/>
                    </a:xfrm>
                    <a:prstGeom prst="rect">
                      <a:avLst/>
                    </a:prstGeom>
                  </pic:spPr>
                </pic:pic>
              </a:graphicData>
            </a:graphic>
          </wp:inline>
        </w:drawing>
      </w:r>
    </w:p>
    <w:p w14:paraId="232EBE7B" w14:textId="3FB19E58" w:rsidR="001B4F0F" w:rsidRPr="00CC68AE" w:rsidRDefault="001B4F0F" w:rsidP="00CF33B5">
      <w:pPr>
        <w:ind w:firstLine="0"/>
        <w:jc w:val="center"/>
        <w:rPr>
          <w:i/>
          <w:iCs/>
          <w:lang w:val="es-DO"/>
        </w:rPr>
      </w:pPr>
      <w:r>
        <w:rPr>
          <w:i/>
          <w:iCs/>
          <w:lang w:val="es-DO"/>
        </w:rPr>
        <w:t xml:space="preserve">Figura </w:t>
      </w:r>
      <w:r w:rsidRPr="001B4F0F">
        <w:rPr>
          <w:i/>
          <w:iCs/>
          <w:lang w:val="es-DO"/>
        </w:rPr>
        <w:t>10. Gestión de Facultades</w:t>
      </w:r>
    </w:p>
    <w:p w14:paraId="338D641F" w14:textId="77777777" w:rsidR="00CC68AE" w:rsidRPr="00CC68AE" w:rsidRDefault="00CC68AE" w:rsidP="001B4F0F">
      <w:pPr>
        <w:pStyle w:val="Ttulo4"/>
        <w:spacing w:before="0"/>
        <w:rPr>
          <w:lang w:val="es-DO"/>
        </w:rPr>
      </w:pPr>
      <w:r w:rsidRPr="00CC68AE">
        <w:rPr>
          <w:lang w:val="es-DO"/>
        </w:rPr>
        <w:t>Información mostrada</w:t>
      </w:r>
    </w:p>
    <w:p w14:paraId="5246C5FD" w14:textId="77777777" w:rsidR="00CC68AE" w:rsidRPr="001B4F0F" w:rsidRDefault="00CC68AE" w:rsidP="001B4F0F">
      <w:pPr>
        <w:rPr>
          <w:lang w:val="es-DO"/>
        </w:rPr>
      </w:pPr>
      <w:r w:rsidRPr="001B4F0F">
        <w:rPr>
          <w:lang w:val="es-DO"/>
        </w:rPr>
        <w:t>La tabla presenta la siguiente información para cada facultad registrada:</w:t>
      </w:r>
    </w:p>
    <w:p w14:paraId="002654C1" w14:textId="77777777" w:rsidR="00CC68AE" w:rsidRPr="001B4F0F" w:rsidRDefault="00CC68AE">
      <w:pPr>
        <w:pStyle w:val="Prrafodelista"/>
        <w:numPr>
          <w:ilvl w:val="0"/>
          <w:numId w:val="76"/>
        </w:numPr>
        <w:spacing w:after="0" w:line="480" w:lineRule="auto"/>
        <w:rPr>
          <w:lang w:val="es-DO"/>
        </w:rPr>
      </w:pPr>
      <w:r w:rsidRPr="001B4F0F">
        <w:rPr>
          <w:lang w:val="es-DO"/>
        </w:rPr>
        <w:t xml:space="preserve">Nombre: Nombre oficial de la facultad. </w:t>
      </w:r>
    </w:p>
    <w:p w14:paraId="598E1B6C" w14:textId="77777777" w:rsidR="00CC68AE" w:rsidRPr="001B4F0F" w:rsidRDefault="00CC68AE">
      <w:pPr>
        <w:pStyle w:val="Prrafodelista"/>
        <w:numPr>
          <w:ilvl w:val="0"/>
          <w:numId w:val="76"/>
        </w:numPr>
        <w:spacing w:after="0" w:line="480" w:lineRule="auto"/>
        <w:rPr>
          <w:lang w:val="es-DO"/>
        </w:rPr>
      </w:pPr>
      <w:r w:rsidRPr="001B4F0F">
        <w:rPr>
          <w:lang w:val="es-DO"/>
        </w:rPr>
        <w:t xml:space="preserve">Descripción: Información descriptiva de la facultad. </w:t>
      </w:r>
    </w:p>
    <w:p w14:paraId="3BBED7A0" w14:textId="77777777" w:rsidR="00CC68AE" w:rsidRPr="001B4F0F" w:rsidRDefault="00CC68AE">
      <w:pPr>
        <w:pStyle w:val="Prrafodelista"/>
        <w:numPr>
          <w:ilvl w:val="0"/>
          <w:numId w:val="76"/>
        </w:numPr>
        <w:spacing w:after="0" w:line="480" w:lineRule="auto"/>
        <w:rPr>
          <w:lang w:val="es-DO"/>
        </w:rPr>
      </w:pPr>
      <w:r w:rsidRPr="001B4F0F">
        <w:rPr>
          <w:lang w:val="es-DO"/>
        </w:rPr>
        <w:t xml:space="preserve">Estado: Indica si la facultad se encuentra activa o inactiva. </w:t>
      </w:r>
    </w:p>
    <w:p w14:paraId="2362F1BD" w14:textId="77777777" w:rsidR="00CC68AE" w:rsidRPr="001B4F0F" w:rsidRDefault="00CC68AE">
      <w:pPr>
        <w:pStyle w:val="Prrafodelista"/>
        <w:numPr>
          <w:ilvl w:val="0"/>
          <w:numId w:val="76"/>
        </w:numPr>
        <w:spacing w:after="0" w:line="480" w:lineRule="auto"/>
        <w:rPr>
          <w:lang w:val="es-DO"/>
        </w:rPr>
      </w:pPr>
      <w:r w:rsidRPr="001B4F0F">
        <w:rPr>
          <w:lang w:val="es-DO"/>
        </w:rPr>
        <w:t xml:space="preserve">Fecha de creación: Fecha en la que fue registrada dentro del sistema. </w:t>
      </w:r>
    </w:p>
    <w:p w14:paraId="25E0A69F" w14:textId="77777777" w:rsidR="00CC68AE" w:rsidRPr="001B4F0F" w:rsidRDefault="00CC68AE" w:rsidP="001B4F0F">
      <w:pPr>
        <w:rPr>
          <w:lang w:val="es-DO"/>
        </w:rPr>
      </w:pPr>
      <w:r w:rsidRPr="001B4F0F">
        <w:rPr>
          <w:lang w:val="es-DO"/>
        </w:rPr>
        <w:t>Además, cada registro dispone de las siguientes acciones:</w:t>
      </w:r>
    </w:p>
    <w:p w14:paraId="3664D5C3" w14:textId="77777777" w:rsidR="00CC68AE" w:rsidRPr="001B4F0F" w:rsidRDefault="00CC68AE">
      <w:pPr>
        <w:pStyle w:val="Prrafodelista"/>
        <w:numPr>
          <w:ilvl w:val="0"/>
          <w:numId w:val="77"/>
        </w:numPr>
        <w:spacing w:after="0" w:line="480" w:lineRule="auto"/>
        <w:rPr>
          <w:lang w:val="es-DO"/>
        </w:rPr>
      </w:pPr>
      <w:r w:rsidRPr="001B4F0F">
        <w:rPr>
          <w:lang w:val="es-DO"/>
        </w:rPr>
        <w:t xml:space="preserve">Editar: Permite modificar la información de la facultad. </w:t>
      </w:r>
    </w:p>
    <w:p w14:paraId="556975ED" w14:textId="77777777" w:rsidR="00CC68AE" w:rsidRPr="001B4F0F" w:rsidRDefault="00CC68AE">
      <w:pPr>
        <w:pStyle w:val="Prrafodelista"/>
        <w:numPr>
          <w:ilvl w:val="0"/>
          <w:numId w:val="77"/>
        </w:numPr>
        <w:spacing w:after="0" w:line="480" w:lineRule="auto"/>
        <w:rPr>
          <w:lang w:val="es-DO"/>
        </w:rPr>
      </w:pPr>
      <w:r w:rsidRPr="001B4F0F">
        <w:rPr>
          <w:lang w:val="es-DO"/>
        </w:rPr>
        <w:t xml:space="preserve">Activar / Desactivar: Cambia el estado de disponibilidad de la facultad sin eliminar el registro. </w:t>
      </w:r>
    </w:p>
    <w:p w14:paraId="611A3F36" w14:textId="32BD180A" w:rsidR="00CC68AE" w:rsidRPr="001B4F0F" w:rsidRDefault="00CC68AE">
      <w:pPr>
        <w:pStyle w:val="Prrafodelista"/>
        <w:numPr>
          <w:ilvl w:val="0"/>
          <w:numId w:val="77"/>
        </w:numPr>
        <w:spacing w:after="0" w:line="480" w:lineRule="auto"/>
        <w:rPr>
          <w:lang w:val="es-DO"/>
        </w:rPr>
      </w:pPr>
      <w:r w:rsidRPr="001B4F0F">
        <w:rPr>
          <w:lang w:val="es-DO"/>
        </w:rPr>
        <w:t xml:space="preserve">Eliminar: Elimina permanentemente la facultad del sistema. </w:t>
      </w:r>
    </w:p>
    <w:p w14:paraId="46F7D415" w14:textId="77777777" w:rsidR="00CC68AE" w:rsidRPr="00CC68AE" w:rsidRDefault="00CC68AE" w:rsidP="001B4F0F">
      <w:pPr>
        <w:pStyle w:val="Ttulo4"/>
        <w:rPr>
          <w:lang w:val="es-DO"/>
        </w:rPr>
      </w:pPr>
      <w:r w:rsidRPr="00CC68AE">
        <w:rPr>
          <w:lang w:val="es-DO"/>
        </w:rPr>
        <w:lastRenderedPageBreak/>
        <w:t>Registrar una nueva facultad</w:t>
      </w:r>
    </w:p>
    <w:p w14:paraId="2C8FFED3" w14:textId="77777777" w:rsidR="00CC68AE" w:rsidRPr="001B4F0F" w:rsidRDefault="00CC68AE" w:rsidP="001B4F0F">
      <w:pPr>
        <w:rPr>
          <w:lang w:val="es-DO"/>
        </w:rPr>
      </w:pPr>
      <w:r w:rsidRPr="001B4F0F">
        <w:rPr>
          <w:lang w:val="es-DO"/>
        </w:rPr>
        <w:t>Para registrar una nueva facultad, el usuario deberá seguir los siguientes pasos:</w:t>
      </w:r>
    </w:p>
    <w:p w14:paraId="2B2FAC49" w14:textId="77777777" w:rsidR="00CC68AE" w:rsidRPr="001B4F0F" w:rsidRDefault="00CC68AE">
      <w:pPr>
        <w:pStyle w:val="Prrafodelista"/>
        <w:numPr>
          <w:ilvl w:val="0"/>
          <w:numId w:val="78"/>
        </w:numPr>
        <w:spacing w:line="480" w:lineRule="auto"/>
        <w:rPr>
          <w:lang w:val="es-DO"/>
        </w:rPr>
      </w:pPr>
      <w:r w:rsidRPr="001B4F0F">
        <w:rPr>
          <w:lang w:val="es-DO"/>
        </w:rPr>
        <w:t xml:space="preserve">Presionar el botón "Nueva Facultad". </w:t>
      </w:r>
    </w:p>
    <w:p w14:paraId="5EF138DF" w14:textId="77777777" w:rsidR="00CC68AE" w:rsidRPr="001B4F0F" w:rsidRDefault="00CC68AE">
      <w:pPr>
        <w:pStyle w:val="Prrafodelista"/>
        <w:numPr>
          <w:ilvl w:val="0"/>
          <w:numId w:val="78"/>
        </w:numPr>
        <w:spacing w:line="480" w:lineRule="auto"/>
        <w:rPr>
          <w:lang w:val="es-DO"/>
        </w:rPr>
      </w:pPr>
      <w:r w:rsidRPr="001B4F0F">
        <w:rPr>
          <w:lang w:val="es-DO"/>
        </w:rPr>
        <w:t xml:space="preserve">Completar la información solicitada. </w:t>
      </w:r>
    </w:p>
    <w:p w14:paraId="671FA05F" w14:textId="77777777" w:rsidR="00CC68AE" w:rsidRPr="001B4F0F" w:rsidRDefault="00CC68AE">
      <w:pPr>
        <w:pStyle w:val="Prrafodelista"/>
        <w:numPr>
          <w:ilvl w:val="0"/>
          <w:numId w:val="78"/>
        </w:numPr>
        <w:spacing w:line="480" w:lineRule="auto"/>
        <w:rPr>
          <w:lang w:val="es-DO"/>
        </w:rPr>
      </w:pPr>
      <w:r w:rsidRPr="001B4F0F">
        <w:rPr>
          <w:lang w:val="es-DO"/>
        </w:rPr>
        <w:t xml:space="preserve">Verificar que los datos sean correctos. </w:t>
      </w:r>
    </w:p>
    <w:p w14:paraId="435842CA" w14:textId="77777777" w:rsidR="00CC68AE" w:rsidRPr="001B4F0F" w:rsidRDefault="00CC68AE">
      <w:pPr>
        <w:pStyle w:val="Prrafodelista"/>
        <w:numPr>
          <w:ilvl w:val="0"/>
          <w:numId w:val="78"/>
        </w:numPr>
        <w:spacing w:line="480" w:lineRule="auto"/>
        <w:rPr>
          <w:lang w:val="es-DO"/>
        </w:rPr>
      </w:pPr>
      <w:r w:rsidRPr="001B4F0F">
        <w:rPr>
          <w:lang w:val="es-DO"/>
        </w:rPr>
        <w:t xml:space="preserve">Presionar el botón Guardar. </w:t>
      </w:r>
    </w:p>
    <w:p w14:paraId="27065564" w14:textId="7119402A" w:rsidR="00CC68AE" w:rsidRPr="001B4F0F" w:rsidRDefault="00CC68AE" w:rsidP="001B4F0F">
      <w:pPr>
        <w:rPr>
          <w:lang w:val="es-DO"/>
        </w:rPr>
      </w:pPr>
      <w:r w:rsidRPr="001B4F0F">
        <w:rPr>
          <w:lang w:val="es-DO"/>
        </w:rPr>
        <w:t>El sistema mostrará una notificación indicando que la facultad fue creada correctamente y el nuevo registro aparecerá automáticamente en la tabla.</w:t>
      </w:r>
    </w:p>
    <w:p w14:paraId="39069D05" w14:textId="77777777" w:rsidR="00CC68AE" w:rsidRPr="00CC68AE" w:rsidRDefault="00CC68AE" w:rsidP="001B4F0F">
      <w:pPr>
        <w:pStyle w:val="Ttulo4"/>
        <w:rPr>
          <w:lang w:val="es-DO"/>
        </w:rPr>
      </w:pPr>
      <w:r w:rsidRPr="00CC68AE">
        <w:rPr>
          <w:lang w:val="es-DO"/>
        </w:rPr>
        <w:t>Datos solicitados</w:t>
      </w:r>
    </w:p>
    <w:p w14:paraId="4DC28B6D" w14:textId="77777777" w:rsidR="00CC68AE" w:rsidRPr="00CC68AE" w:rsidRDefault="00CC68AE" w:rsidP="001B4F0F">
      <w:pPr>
        <w:rPr>
          <w:lang w:val="es-DO"/>
        </w:rPr>
      </w:pPr>
      <w:r w:rsidRPr="00CC68AE">
        <w:rPr>
          <w:lang w:val="es-DO"/>
        </w:rPr>
        <w:t>El formulario de registro contiene los siguientes campos:</w:t>
      </w:r>
    </w:p>
    <w:tbl>
      <w:tblPr>
        <w:tblW w:w="963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8079"/>
      </w:tblGrid>
      <w:tr w:rsidR="00CC68AE" w:rsidRPr="00CC68AE" w14:paraId="5C1C8A06" w14:textId="77777777" w:rsidTr="001B4F0F">
        <w:trPr>
          <w:tblHeader/>
          <w:tblCellSpacing w:w="15" w:type="dxa"/>
          <w:jc w:val="center"/>
        </w:trPr>
        <w:tc>
          <w:tcPr>
            <w:tcW w:w="1510" w:type="dxa"/>
            <w:shd w:val="clear" w:color="auto" w:fill="00B0F0"/>
            <w:vAlign w:val="center"/>
            <w:hideMark/>
          </w:tcPr>
          <w:p w14:paraId="3B6BC0CB" w14:textId="77777777" w:rsidR="00CC68AE" w:rsidRPr="001B4F0F" w:rsidRDefault="00CC68AE" w:rsidP="001B4F0F">
            <w:pPr>
              <w:spacing w:before="240" w:after="0"/>
              <w:ind w:firstLine="0"/>
              <w:jc w:val="center"/>
              <w:rPr>
                <w:b/>
                <w:bCs/>
                <w:lang w:val="es-DO"/>
              </w:rPr>
            </w:pPr>
            <w:r w:rsidRPr="001B4F0F">
              <w:rPr>
                <w:b/>
                <w:bCs/>
                <w:lang w:val="es-DO"/>
              </w:rPr>
              <w:t>Campo</w:t>
            </w:r>
          </w:p>
        </w:tc>
        <w:tc>
          <w:tcPr>
            <w:tcW w:w="8034" w:type="dxa"/>
            <w:shd w:val="clear" w:color="auto" w:fill="00B0F0"/>
            <w:vAlign w:val="center"/>
            <w:hideMark/>
          </w:tcPr>
          <w:p w14:paraId="2FD010AD" w14:textId="77777777" w:rsidR="00CC68AE" w:rsidRPr="001B4F0F" w:rsidRDefault="00CC68AE" w:rsidP="001B4F0F">
            <w:pPr>
              <w:spacing w:before="240" w:after="0"/>
              <w:ind w:firstLine="0"/>
              <w:jc w:val="center"/>
              <w:rPr>
                <w:b/>
                <w:bCs/>
                <w:lang w:val="es-DO"/>
              </w:rPr>
            </w:pPr>
            <w:r w:rsidRPr="001B4F0F">
              <w:rPr>
                <w:b/>
                <w:bCs/>
                <w:lang w:val="es-DO"/>
              </w:rPr>
              <w:t>Descripción</w:t>
            </w:r>
          </w:p>
        </w:tc>
      </w:tr>
      <w:tr w:rsidR="00CC68AE" w:rsidRPr="00CC68AE" w14:paraId="3E24BAC5" w14:textId="77777777" w:rsidTr="001B4F0F">
        <w:trPr>
          <w:tblCellSpacing w:w="15" w:type="dxa"/>
          <w:jc w:val="center"/>
        </w:trPr>
        <w:tc>
          <w:tcPr>
            <w:tcW w:w="1510" w:type="dxa"/>
            <w:vAlign w:val="center"/>
            <w:hideMark/>
          </w:tcPr>
          <w:p w14:paraId="4DE7E577" w14:textId="77777777" w:rsidR="00CC68AE" w:rsidRPr="001B4F0F" w:rsidRDefault="00CC68AE" w:rsidP="001B4F0F">
            <w:pPr>
              <w:spacing w:before="240" w:after="0"/>
              <w:ind w:firstLine="0"/>
              <w:jc w:val="center"/>
              <w:rPr>
                <w:lang w:val="es-DO"/>
              </w:rPr>
            </w:pPr>
            <w:r w:rsidRPr="001B4F0F">
              <w:rPr>
                <w:b/>
                <w:bCs/>
                <w:lang w:val="es-DO"/>
              </w:rPr>
              <w:t>Nombre</w:t>
            </w:r>
          </w:p>
        </w:tc>
        <w:tc>
          <w:tcPr>
            <w:tcW w:w="8034" w:type="dxa"/>
            <w:vAlign w:val="center"/>
            <w:hideMark/>
          </w:tcPr>
          <w:p w14:paraId="545AE58A" w14:textId="77777777" w:rsidR="00CC68AE" w:rsidRPr="001B4F0F" w:rsidRDefault="00CC68AE" w:rsidP="001B4F0F">
            <w:pPr>
              <w:spacing w:before="240" w:after="0"/>
              <w:ind w:firstLine="0"/>
              <w:jc w:val="center"/>
              <w:rPr>
                <w:lang w:val="es-DO"/>
              </w:rPr>
            </w:pPr>
            <w:r w:rsidRPr="001B4F0F">
              <w:rPr>
                <w:lang w:val="es-DO"/>
              </w:rPr>
              <w:t>Nombre oficial de la facultad.</w:t>
            </w:r>
          </w:p>
        </w:tc>
      </w:tr>
      <w:tr w:rsidR="00CC68AE" w:rsidRPr="00CC68AE" w14:paraId="2DC9E555" w14:textId="77777777" w:rsidTr="001B4F0F">
        <w:trPr>
          <w:tblCellSpacing w:w="15" w:type="dxa"/>
          <w:jc w:val="center"/>
        </w:trPr>
        <w:tc>
          <w:tcPr>
            <w:tcW w:w="1510" w:type="dxa"/>
            <w:vAlign w:val="center"/>
            <w:hideMark/>
          </w:tcPr>
          <w:p w14:paraId="221DF707" w14:textId="77777777" w:rsidR="00CC68AE" w:rsidRPr="001B4F0F" w:rsidRDefault="00CC68AE" w:rsidP="001B4F0F">
            <w:pPr>
              <w:spacing w:before="240" w:after="0"/>
              <w:ind w:firstLine="0"/>
              <w:jc w:val="center"/>
              <w:rPr>
                <w:lang w:val="es-DO"/>
              </w:rPr>
            </w:pPr>
            <w:r w:rsidRPr="001B4F0F">
              <w:rPr>
                <w:b/>
                <w:bCs/>
                <w:lang w:val="es-DO"/>
              </w:rPr>
              <w:t>Descripción</w:t>
            </w:r>
          </w:p>
        </w:tc>
        <w:tc>
          <w:tcPr>
            <w:tcW w:w="8034" w:type="dxa"/>
            <w:vAlign w:val="center"/>
            <w:hideMark/>
          </w:tcPr>
          <w:p w14:paraId="729A8AC0" w14:textId="77777777" w:rsidR="00CC68AE" w:rsidRPr="001B4F0F" w:rsidRDefault="00CC68AE" w:rsidP="001B4F0F">
            <w:pPr>
              <w:spacing w:before="240" w:after="0"/>
              <w:ind w:firstLine="0"/>
              <w:jc w:val="center"/>
              <w:rPr>
                <w:lang w:val="es-DO"/>
              </w:rPr>
            </w:pPr>
            <w:r w:rsidRPr="001B4F0F">
              <w:rPr>
                <w:lang w:val="es-DO"/>
              </w:rPr>
              <w:t>Información descriptiva de la facultad.</w:t>
            </w:r>
          </w:p>
        </w:tc>
      </w:tr>
      <w:tr w:rsidR="00CC68AE" w:rsidRPr="00CC68AE" w14:paraId="23026C45" w14:textId="77777777" w:rsidTr="001B4F0F">
        <w:trPr>
          <w:tblCellSpacing w:w="15" w:type="dxa"/>
          <w:jc w:val="center"/>
        </w:trPr>
        <w:tc>
          <w:tcPr>
            <w:tcW w:w="1510" w:type="dxa"/>
            <w:vAlign w:val="center"/>
            <w:hideMark/>
          </w:tcPr>
          <w:p w14:paraId="356FB1D7" w14:textId="77777777" w:rsidR="00CC68AE" w:rsidRPr="001B4F0F" w:rsidRDefault="00CC68AE" w:rsidP="001B4F0F">
            <w:pPr>
              <w:spacing w:before="240" w:after="0"/>
              <w:ind w:firstLine="0"/>
              <w:jc w:val="center"/>
              <w:rPr>
                <w:lang w:val="es-DO"/>
              </w:rPr>
            </w:pPr>
            <w:r w:rsidRPr="001B4F0F">
              <w:rPr>
                <w:b/>
                <w:bCs/>
                <w:lang w:val="es-DO"/>
              </w:rPr>
              <w:t>Estado</w:t>
            </w:r>
          </w:p>
        </w:tc>
        <w:tc>
          <w:tcPr>
            <w:tcW w:w="8034" w:type="dxa"/>
            <w:vAlign w:val="center"/>
            <w:hideMark/>
          </w:tcPr>
          <w:p w14:paraId="19065548" w14:textId="77777777" w:rsidR="00CC68AE" w:rsidRPr="001B4F0F" w:rsidRDefault="00CC68AE" w:rsidP="001B4F0F">
            <w:pPr>
              <w:spacing w:before="240" w:after="0"/>
              <w:ind w:firstLine="0"/>
              <w:jc w:val="center"/>
              <w:rPr>
                <w:lang w:val="es-DO"/>
              </w:rPr>
            </w:pPr>
            <w:r w:rsidRPr="001B4F0F">
              <w:rPr>
                <w:lang w:val="es-DO"/>
              </w:rPr>
              <w:t>Permite indicar si la facultad estará Activa o Inactiva al momento de su creación.</w:t>
            </w:r>
          </w:p>
        </w:tc>
      </w:tr>
    </w:tbl>
    <w:p w14:paraId="756D4011" w14:textId="77777777" w:rsidR="001B4F0F" w:rsidRDefault="001B4F0F" w:rsidP="00CC68AE">
      <w:pPr>
        <w:ind w:firstLine="0"/>
        <w:jc w:val="left"/>
        <w:rPr>
          <w:b/>
          <w:bCs/>
          <w:i/>
          <w:iCs/>
          <w:lang w:val="es-DO"/>
        </w:rPr>
      </w:pPr>
    </w:p>
    <w:p w14:paraId="56B0A67A" w14:textId="3B77019C" w:rsidR="001B4F0F" w:rsidRDefault="001B4F0F" w:rsidP="001B4F0F">
      <w:pPr>
        <w:ind w:firstLine="0"/>
        <w:jc w:val="center"/>
        <w:rPr>
          <w:b/>
          <w:bCs/>
          <w:i/>
          <w:iCs/>
          <w:lang w:val="es-DO"/>
        </w:rPr>
      </w:pPr>
      <w:r w:rsidRPr="001B4F0F">
        <w:rPr>
          <w:b/>
          <w:bCs/>
          <w:i/>
          <w:iCs/>
          <w:noProof/>
          <w:lang w:val="es-DO" w:eastAsia="es-DO"/>
        </w:rPr>
        <w:lastRenderedPageBreak/>
        <w:drawing>
          <wp:inline distT="0" distB="0" distL="0" distR="0" wp14:anchorId="5F858082" wp14:editId="52B53101">
            <wp:extent cx="5957570" cy="3509010"/>
            <wp:effectExtent l="0" t="0" r="5080" b="0"/>
            <wp:docPr id="141299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7285" name=""/>
                    <pic:cNvPicPr/>
                  </pic:nvPicPr>
                  <pic:blipFill>
                    <a:blip r:embed="rId30"/>
                    <a:stretch>
                      <a:fillRect/>
                    </a:stretch>
                  </pic:blipFill>
                  <pic:spPr>
                    <a:xfrm>
                      <a:off x="0" y="0"/>
                      <a:ext cx="5957570" cy="3509010"/>
                    </a:xfrm>
                    <a:prstGeom prst="rect">
                      <a:avLst/>
                    </a:prstGeom>
                  </pic:spPr>
                </pic:pic>
              </a:graphicData>
            </a:graphic>
          </wp:inline>
        </w:drawing>
      </w:r>
    </w:p>
    <w:p w14:paraId="4EEEA9AB" w14:textId="71740BAE" w:rsidR="00CC68AE" w:rsidRPr="00CC68AE" w:rsidRDefault="00CC68AE" w:rsidP="001B4F0F">
      <w:pPr>
        <w:ind w:firstLine="0"/>
        <w:jc w:val="center"/>
        <w:rPr>
          <w:i/>
          <w:iCs/>
          <w:lang w:val="es-DO"/>
        </w:rPr>
      </w:pPr>
      <w:r w:rsidRPr="001B4F0F">
        <w:rPr>
          <w:i/>
          <w:iCs/>
          <w:lang w:val="es-DO"/>
        </w:rPr>
        <w:t xml:space="preserve">Figura </w:t>
      </w:r>
      <w:r w:rsidR="001B4F0F" w:rsidRPr="001B4F0F">
        <w:rPr>
          <w:i/>
          <w:iCs/>
          <w:lang w:val="es-DO"/>
        </w:rPr>
        <w:t>11</w:t>
      </w:r>
      <w:r w:rsidRPr="001B4F0F">
        <w:rPr>
          <w:i/>
          <w:iCs/>
          <w:lang w:val="es-DO"/>
        </w:rPr>
        <w:t>. Formulario de Registro de Facultad</w:t>
      </w:r>
    </w:p>
    <w:p w14:paraId="34EFDC1D" w14:textId="77777777" w:rsidR="00CC68AE" w:rsidRPr="00CC68AE" w:rsidRDefault="00CC68AE" w:rsidP="001B4F0F">
      <w:pPr>
        <w:pStyle w:val="Ttulo4"/>
        <w:rPr>
          <w:lang w:val="es-DO"/>
        </w:rPr>
      </w:pPr>
      <w:r w:rsidRPr="00CC68AE">
        <w:rPr>
          <w:lang w:val="es-DO"/>
        </w:rPr>
        <w:t>Editar una facultad</w:t>
      </w:r>
    </w:p>
    <w:p w14:paraId="70DC19F3" w14:textId="77777777" w:rsidR="00CC68AE" w:rsidRPr="00CC68AE" w:rsidRDefault="00CC68AE" w:rsidP="001B4F0F">
      <w:pPr>
        <w:rPr>
          <w:lang w:val="es-DO"/>
        </w:rPr>
      </w:pPr>
      <w:r w:rsidRPr="00CC68AE">
        <w:rPr>
          <w:lang w:val="es-DO"/>
        </w:rPr>
        <w:t>Para modificar la información de una facultad:</w:t>
      </w:r>
    </w:p>
    <w:p w14:paraId="46DC822D" w14:textId="77777777" w:rsidR="00CC68AE" w:rsidRPr="001B4F0F" w:rsidRDefault="00CC68AE">
      <w:pPr>
        <w:pStyle w:val="Prrafodelista"/>
        <w:numPr>
          <w:ilvl w:val="0"/>
          <w:numId w:val="79"/>
        </w:numPr>
        <w:spacing w:line="480" w:lineRule="auto"/>
        <w:rPr>
          <w:lang w:val="es-DO"/>
        </w:rPr>
      </w:pPr>
      <w:r w:rsidRPr="001B4F0F">
        <w:rPr>
          <w:lang w:val="es-DO"/>
        </w:rPr>
        <w:t xml:space="preserve">Localizar el registro correspondiente. </w:t>
      </w:r>
    </w:p>
    <w:p w14:paraId="147ADEC7" w14:textId="77777777" w:rsidR="00CC68AE" w:rsidRPr="001B4F0F" w:rsidRDefault="00CC68AE">
      <w:pPr>
        <w:pStyle w:val="Prrafodelista"/>
        <w:numPr>
          <w:ilvl w:val="0"/>
          <w:numId w:val="79"/>
        </w:numPr>
        <w:spacing w:line="480" w:lineRule="auto"/>
        <w:rPr>
          <w:lang w:val="es-DO"/>
        </w:rPr>
      </w:pPr>
      <w:r w:rsidRPr="001B4F0F">
        <w:rPr>
          <w:lang w:val="es-DO"/>
        </w:rPr>
        <w:t xml:space="preserve">Presionar el botón Editar. </w:t>
      </w:r>
    </w:p>
    <w:p w14:paraId="48C13762" w14:textId="77777777" w:rsidR="00CC68AE" w:rsidRPr="001B4F0F" w:rsidRDefault="00CC68AE">
      <w:pPr>
        <w:pStyle w:val="Prrafodelista"/>
        <w:numPr>
          <w:ilvl w:val="0"/>
          <w:numId w:val="79"/>
        </w:numPr>
        <w:spacing w:line="480" w:lineRule="auto"/>
        <w:rPr>
          <w:lang w:val="es-DO"/>
        </w:rPr>
      </w:pPr>
      <w:r w:rsidRPr="001B4F0F">
        <w:rPr>
          <w:lang w:val="es-DO"/>
        </w:rPr>
        <w:t xml:space="preserve">Modificar los datos necesarios. </w:t>
      </w:r>
    </w:p>
    <w:p w14:paraId="37768232" w14:textId="77777777" w:rsidR="00CC68AE" w:rsidRPr="001B4F0F" w:rsidRDefault="00CC68AE">
      <w:pPr>
        <w:pStyle w:val="Prrafodelista"/>
        <w:numPr>
          <w:ilvl w:val="0"/>
          <w:numId w:val="79"/>
        </w:numPr>
        <w:spacing w:line="480" w:lineRule="auto"/>
        <w:rPr>
          <w:lang w:val="es-DO"/>
        </w:rPr>
      </w:pPr>
      <w:r w:rsidRPr="001B4F0F">
        <w:rPr>
          <w:lang w:val="es-DO"/>
        </w:rPr>
        <w:t xml:space="preserve">Presionar Guardar. </w:t>
      </w:r>
    </w:p>
    <w:p w14:paraId="586D789A" w14:textId="77777777" w:rsidR="00CC68AE" w:rsidRPr="00CC68AE" w:rsidRDefault="00CC68AE" w:rsidP="001B4F0F">
      <w:pPr>
        <w:rPr>
          <w:lang w:val="es-DO"/>
        </w:rPr>
      </w:pPr>
      <w:r w:rsidRPr="00CC68AE">
        <w:rPr>
          <w:lang w:val="es-DO"/>
        </w:rPr>
        <w:t>Los cambios realizados se reflejarán inmediatamente en la tabla de registros.</w:t>
      </w:r>
    </w:p>
    <w:p w14:paraId="5B2E33D6" w14:textId="5B8FB741" w:rsidR="001B4F0F" w:rsidRDefault="001B4F0F" w:rsidP="00CC68AE">
      <w:pPr>
        <w:ind w:firstLine="0"/>
        <w:jc w:val="left"/>
        <w:rPr>
          <w:b/>
          <w:bCs/>
          <w:i/>
          <w:iCs/>
          <w:lang w:val="es-DO"/>
        </w:rPr>
      </w:pPr>
      <w:r w:rsidRPr="001B4F0F">
        <w:rPr>
          <w:b/>
          <w:bCs/>
          <w:i/>
          <w:iCs/>
          <w:noProof/>
          <w:lang w:val="es-DO" w:eastAsia="es-DO"/>
        </w:rPr>
        <w:lastRenderedPageBreak/>
        <w:drawing>
          <wp:inline distT="0" distB="0" distL="0" distR="0" wp14:anchorId="33762749" wp14:editId="551CE263">
            <wp:extent cx="5957570" cy="3499485"/>
            <wp:effectExtent l="0" t="0" r="5080" b="5715"/>
            <wp:docPr id="47084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8571" name=""/>
                    <pic:cNvPicPr/>
                  </pic:nvPicPr>
                  <pic:blipFill>
                    <a:blip r:embed="rId31"/>
                    <a:stretch>
                      <a:fillRect/>
                    </a:stretch>
                  </pic:blipFill>
                  <pic:spPr>
                    <a:xfrm>
                      <a:off x="0" y="0"/>
                      <a:ext cx="5957570" cy="3499485"/>
                    </a:xfrm>
                    <a:prstGeom prst="rect">
                      <a:avLst/>
                    </a:prstGeom>
                  </pic:spPr>
                </pic:pic>
              </a:graphicData>
            </a:graphic>
          </wp:inline>
        </w:drawing>
      </w:r>
    </w:p>
    <w:p w14:paraId="7AB88DE0" w14:textId="5613CB2C" w:rsidR="00CC68AE" w:rsidRPr="001B4F0F" w:rsidRDefault="00CC68AE" w:rsidP="001B4F0F">
      <w:pPr>
        <w:ind w:firstLine="0"/>
        <w:jc w:val="center"/>
        <w:rPr>
          <w:i/>
          <w:iCs/>
          <w:lang w:val="es-DO"/>
        </w:rPr>
      </w:pPr>
      <w:r w:rsidRPr="001B4F0F">
        <w:rPr>
          <w:i/>
          <w:iCs/>
          <w:lang w:val="es-DO"/>
        </w:rPr>
        <w:t xml:space="preserve">Figura </w:t>
      </w:r>
      <w:r w:rsidR="001B4F0F" w:rsidRPr="001B4F0F">
        <w:rPr>
          <w:i/>
          <w:iCs/>
          <w:lang w:val="es-DO"/>
        </w:rPr>
        <w:t>12</w:t>
      </w:r>
      <w:r w:rsidRPr="001B4F0F">
        <w:rPr>
          <w:i/>
          <w:iCs/>
          <w:lang w:val="es-DO"/>
        </w:rPr>
        <w:t>. Edición de Facultad</w:t>
      </w:r>
    </w:p>
    <w:p w14:paraId="792F762A" w14:textId="77777777" w:rsidR="00CC68AE" w:rsidRPr="00CC68AE" w:rsidRDefault="00CC68AE" w:rsidP="001B4F0F">
      <w:pPr>
        <w:pStyle w:val="Ttulo4"/>
        <w:rPr>
          <w:lang w:val="es-DO"/>
        </w:rPr>
      </w:pPr>
      <w:r w:rsidRPr="00CC68AE">
        <w:rPr>
          <w:lang w:val="es-DO"/>
        </w:rPr>
        <w:t>Cambiar el estado de una facultad</w:t>
      </w:r>
    </w:p>
    <w:p w14:paraId="05CA4677" w14:textId="7D3EFB34" w:rsidR="00CC68AE" w:rsidRPr="00CC68AE" w:rsidRDefault="00CC68AE" w:rsidP="001B4F0F">
      <w:pPr>
        <w:rPr>
          <w:lang w:val="es-DO"/>
        </w:rPr>
      </w:pPr>
      <w:r w:rsidRPr="00CC68AE">
        <w:rPr>
          <w:lang w:val="es-DO"/>
        </w:rPr>
        <w:t>El sistema permite activar o desactivar una facultad sin eliminarla.</w:t>
      </w:r>
      <w:r w:rsidR="001B4F0F">
        <w:rPr>
          <w:lang w:val="es-DO"/>
        </w:rPr>
        <w:t xml:space="preserve"> </w:t>
      </w:r>
      <w:r w:rsidRPr="00CC68AE">
        <w:rPr>
          <w:lang w:val="es-DO"/>
        </w:rPr>
        <w:t>Para ello:</w:t>
      </w:r>
    </w:p>
    <w:p w14:paraId="3BFE082A" w14:textId="77777777" w:rsidR="00CC68AE" w:rsidRPr="001B4F0F" w:rsidRDefault="00CC68AE">
      <w:pPr>
        <w:pStyle w:val="Prrafodelista"/>
        <w:numPr>
          <w:ilvl w:val="0"/>
          <w:numId w:val="80"/>
        </w:numPr>
        <w:spacing w:line="480" w:lineRule="auto"/>
        <w:rPr>
          <w:lang w:val="es-DO"/>
        </w:rPr>
      </w:pPr>
      <w:r w:rsidRPr="001B4F0F">
        <w:rPr>
          <w:lang w:val="es-DO"/>
        </w:rPr>
        <w:t xml:space="preserve">Localizar la facultad en la tabla. </w:t>
      </w:r>
    </w:p>
    <w:p w14:paraId="1B8C114C" w14:textId="77777777" w:rsidR="00CC68AE" w:rsidRPr="001B4F0F" w:rsidRDefault="00CC68AE">
      <w:pPr>
        <w:pStyle w:val="Prrafodelista"/>
        <w:numPr>
          <w:ilvl w:val="0"/>
          <w:numId w:val="80"/>
        </w:numPr>
        <w:spacing w:line="480" w:lineRule="auto"/>
        <w:rPr>
          <w:lang w:val="es-DO"/>
        </w:rPr>
      </w:pPr>
      <w:r w:rsidRPr="001B4F0F">
        <w:rPr>
          <w:lang w:val="es-DO"/>
        </w:rPr>
        <w:t xml:space="preserve">Presionar el botón Activar o Desactivar, según corresponda. </w:t>
      </w:r>
    </w:p>
    <w:p w14:paraId="67804282" w14:textId="77777777" w:rsidR="00CC68AE" w:rsidRPr="001B4F0F" w:rsidRDefault="00CC68AE">
      <w:pPr>
        <w:pStyle w:val="Prrafodelista"/>
        <w:numPr>
          <w:ilvl w:val="0"/>
          <w:numId w:val="80"/>
        </w:numPr>
        <w:spacing w:line="480" w:lineRule="auto"/>
        <w:rPr>
          <w:lang w:val="es-DO"/>
        </w:rPr>
      </w:pPr>
      <w:r w:rsidRPr="001B4F0F">
        <w:rPr>
          <w:lang w:val="es-DO"/>
        </w:rPr>
        <w:t xml:space="preserve">El sistema actualizará automáticamente el estado del registro. </w:t>
      </w:r>
    </w:p>
    <w:p w14:paraId="7A719071" w14:textId="7316CAE2" w:rsidR="00CC68AE" w:rsidRPr="001B4F0F" w:rsidRDefault="00CC68AE" w:rsidP="001B4F0F">
      <w:pPr>
        <w:rPr>
          <w:lang w:val="es-DO"/>
        </w:rPr>
      </w:pPr>
      <w:r w:rsidRPr="00CC68AE">
        <w:rPr>
          <w:lang w:val="es-DO"/>
        </w:rPr>
        <w:t>Esta opción resulta útil cuando una facultad deja de participar temporalmente en el proceso de evaluación, evitando la pérdida de la información almacenada.</w:t>
      </w:r>
    </w:p>
    <w:p w14:paraId="71BF2BC5" w14:textId="77777777" w:rsidR="00CC68AE" w:rsidRPr="00CC68AE" w:rsidRDefault="00CC68AE" w:rsidP="001B4F0F">
      <w:pPr>
        <w:pStyle w:val="Ttulo4"/>
        <w:rPr>
          <w:lang w:val="es-DO"/>
        </w:rPr>
      </w:pPr>
      <w:r w:rsidRPr="00CC68AE">
        <w:rPr>
          <w:lang w:val="es-DO"/>
        </w:rPr>
        <w:t>Eliminar una facultad</w:t>
      </w:r>
    </w:p>
    <w:p w14:paraId="4DAE8848" w14:textId="27685683" w:rsidR="00CC68AE" w:rsidRPr="001B4F0F" w:rsidRDefault="00CC68AE" w:rsidP="001B4F0F">
      <w:pPr>
        <w:rPr>
          <w:lang w:val="es-DO"/>
        </w:rPr>
      </w:pPr>
      <w:r w:rsidRPr="001B4F0F">
        <w:rPr>
          <w:lang w:val="es-DO"/>
        </w:rPr>
        <w:t>Si una facultad fue registrada por error o ya no es necesaria, puede eliminarse mediante el botón Eliminar disponible en la tabla.</w:t>
      </w:r>
      <w:r w:rsidR="001B4F0F" w:rsidRPr="001B4F0F">
        <w:rPr>
          <w:lang w:val="es-DO"/>
        </w:rPr>
        <w:t xml:space="preserve"> </w:t>
      </w:r>
      <w:r w:rsidRPr="001B4F0F">
        <w:rPr>
          <w:lang w:val="es-DO"/>
        </w:rPr>
        <w:t>Al confirmar la operación, el sistema eliminará el registro y mostrará un mensaje indicando que la operación fue realizada correctamente.</w:t>
      </w:r>
    </w:p>
    <w:p w14:paraId="46C217EB" w14:textId="6AAF6177" w:rsidR="00CC68AE" w:rsidRPr="001B4F0F" w:rsidRDefault="00CC68AE" w:rsidP="001B4F0F">
      <w:pPr>
        <w:rPr>
          <w:lang w:val="es-DO"/>
        </w:rPr>
      </w:pPr>
      <w:r w:rsidRPr="001B4F0F">
        <w:rPr>
          <w:lang w:val="es-DO"/>
        </w:rPr>
        <w:lastRenderedPageBreak/>
        <w:t>Nota: Se recomienda utilizar la opción Desactivar cuando se desee conservar el historial de la facultad, dejando la eliminación únicamente para registros creados por error o que no deban permanecer en el sistema.</w:t>
      </w:r>
    </w:p>
    <w:p w14:paraId="1F1C7414" w14:textId="77777777" w:rsidR="00CC68AE" w:rsidRPr="00CC68AE" w:rsidRDefault="00CC68AE" w:rsidP="001B4F0F">
      <w:pPr>
        <w:pStyle w:val="Ttulo4"/>
        <w:rPr>
          <w:lang w:val="es-DO"/>
        </w:rPr>
      </w:pPr>
      <w:r w:rsidRPr="00CC68AE">
        <w:rPr>
          <w:lang w:val="es-DO"/>
        </w:rPr>
        <w:t>Búsqueda y filtrado</w:t>
      </w:r>
    </w:p>
    <w:p w14:paraId="219DF7B6" w14:textId="77777777" w:rsidR="00CC68AE" w:rsidRPr="00CC68AE" w:rsidRDefault="00CC68AE" w:rsidP="001B4F0F">
      <w:pPr>
        <w:rPr>
          <w:lang w:val="es-DO"/>
        </w:rPr>
      </w:pPr>
      <w:r w:rsidRPr="00CC68AE">
        <w:rPr>
          <w:lang w:val="es-DO"/>
        </w:rPr>
        <w:t>El módulo incorpora herramientas que permiten localizar registros de manera rápida:</w:t>
      </w:r>
    </w:p>
    <w:p w14:paraId="4434CFCB" w14:textId="77777777" w:rsidR="00CC68AE" w:rsidRPr="001B4F0F" w:rsidRDefault="00CC68AE">
      <w:pPr>
        <w:pStyle w:val="Prrafodelista"/>
        <w:numPr>
          <w:ilvl w:val="0"/>
          <w:numId w:val="81"/>
        </w:numPr>
        <w:spacing w:line="480" w:lineRule="auto"/>
        <w:rPr>
          <w:lang w:val="es-DO"/>
        </w:rPr>
      </w:pPr>
      <w:r w:rsidRPr="001B4F0F">
        <w:rPr>
          <w:lang w:val="es-DO"/>
        </w:rPr>
        <w:t xml:space="preserve">Buscar facultades por nombre. </w:t>
      </w:r>
    </w:p>
    <w:p w14:paraId="39146DF2" w14:textId="77777777" w:rsidR="00CC68AE" w:rsidRPr="001B4F0F" w:rsidRDefault="00CC68AE">
      <w:pPr>
        <w:pStyle w:val="Prrafodelista"/>
        <w:numPr>
          <w:ilvl w:val="0"/>
          <w:numId w:val="81"/>
        </w:numPr>
        <w:spacing w:line="480" w:lineRule="auto"/>
        <w:rPr>
          <w:lang w:val="es-DO"/>
        </w:rPr>
      </w:pPr>
      <w:r w:rsidRPr="001B4F0F">
        <w:rPr>
          <w:lang w:val="es-DO"/>
        </w:rPr>
        <w:t xml:space="preserve">Filtrar por estado (Todas, Activas o Inactivas). </w:t>
      </w:r>
    </w:p>
    <w:p w14:paraId="5FCAB687" w14:textId="77777777" w:rsidR="00CC68AE" w:rsidRPr="001B4F0F" w:rsidRDefault="00CC68AE">
      <w:pPr>
        <w:pStyle w:val="Prrafodelista"/>
        <w:numPr>
          <w:ilvl w:val="0"/>
          <w:numId w:val="81"/>
        </w:numPr>
        <w:spacing w:line="480" w:lineRule="auto"/>
        <w:rPr>
          <w:lang w:val="es-DO"/>
        </w:rPr>
      </w:pPr>
      <w:r w:rsidRPr="001B4F0F">
        <w:rPr>
          <w:lang w:val="es-DO"/>
        </w:rPr>
        <w:t xml:space="preserve">Definir la cantidad de registros mostrados por página. </w:t>
      </w:r>
    </w:p>
    <w:p w14:paraId="7EC93C2B" w14:textId="77777777" w:rsidR="00CC68AE" w:rsidRPr="001B4F0F" w:rsidRDefault="00CC68AE">
      <w:pPr>
        <w:pStyle w:val="Prrafodelista"/>
        <w:numPr>
          <w:ilvl w:val="0"/>
          <w:numId w:val="81"/>
        </w:numPr>
        <w:spacing w:line="480" w:lineRule="auto"/>
        <w:rPr>
          <w:lang w:val="es-DO"/>
        </w:rPr>
      </w:pPr>
      <w:r w:rsidRPr="001B4F0F">
        <w:rPr>
          <w:lang w:val="es-DO"/>
        </w:rPr>
        <w:t xml:space="preserve">Navegar entre las distintas páginas mediante el </w:t>
      </w:r>
      <w:proofErr w:type="spellStart"/>
      <w:r w:rsidRPr="001B4F0F">
        <w:rPr>
          <w:lang w:val="es-DO"/>
        </w:rPr>
        <w:t>paginador</w:t>
      </w:r>
      <w:proofErr w:type="spellEnd"/>
      <w:r w:rsidRPr="001B4F0F">
        <w:rPr>
          <w:lang w:val="es-DO"/>
        </w:rPr>
        <w:t xml:space="preserve">. </w:t>
      </w:r>
    </w:p>
    <w:p w14:paraId="06643222" w14:textId="39898A73" w:rsidR="00CC68AE" w:rsidRPr="00CC68AE" w:rsidRDefault="00CC68AE" w:rsidP="001B4F0F">
      <w:pPr>
        <w:pStyle w:val="Ttulo3"/>
        <w:rPr>
          <w:lang w:val="es-DO"/>
        </w:rPr>
      </w:pPr>
      <w:bookmarkStart w:id="125" w:name="_Toc237457103"/>
      <w:r w:rsidRPr="00CC68AE">
        <w:rPr>
          <w:lang w:val="es-DO"/>
        </w:rPr>
        <w:t>Gestión de Departamentos</w:t>
      </w:r>
      <w:bookmarkEnd w:id="125"/>
    </w:p>
    <w:p w14:paraId="4CE3E831" w14:textId="77777777" w:rsidR="00CC68AE" w:rsidRPr="001B4F0F" w:rsidRDefault="00CC68AE" w:rsidP="001B4F0F">
      <w:pPr>
        <w:rPr>
          <w:lang w:val="es-DO"/>
        </w:rPr>
      </w:pPr>
      <w:r w:rsidRPr="001B4F0F">
        <w:rPr>
          <w:lang w:val="es-DO"/>
        </w:rPr>
        <w:t>El módulo Gestión de Departamentos permite administrar los departamentos académicos y administrativos de la institución. Cada departamento debe estar asociado a una facultad, lo que facilita la organización institucional y la asignación de responsabilidades durante el proceso de evaluación quinquenal.</w:t>
      </w:r>
    </w:p>
    <w:p w14:paraId="5E4F6F39" w14:textId="77777777" w:rsidR="00CC68AE" w:rsidRPr="001B4F0F" w:rsidRDefault="00CC68AE" w:rsidP="001B4F0F">
      <w:pPr>
        <w:rPr>
          <w:lang w:val="es-DO"/>
        </w:rPr>
      </w:pPr>
      <w:r w:rsidRPr="001B4F0F">
        <w:rPr>
          <w:lang w:val="es-DO"/>
        </w:rPr>
        <w:t>Desde esta sección, el administrador puede registrar nuevos departamentos, consultar la información existente, modificar sus datos, activar o desactivar registros y eliminar aquellos que ya no sean necesarios.</w:t>
      </w:r>
    </w:p>
    <w:p w14:paraId="286ACC3A" w14:textId="77777777" w:rsidR="00CC68AE" w:rsidRPr="00411FC4" w:rsidRDefault="00CC68AE" w:rsidP="00411FC4">
      <w:pPr>
        <w:pStyle w:val="Ttulo4"/>
      </w:pPr>
      <w:r w:rsidRPr="00411FC4">
        <w:t>Elementos de la pantalla</w:t>
      </w:r>
    </w:p>
    <w:p w14:paraId="2429A3D7" w14:textId="77777777" w:rsidR="00CC68AE" w:rsidRPr="00CC68AE" w:rsidRDefault="00CC68AE" w:rsidP="00411FC4">
      <w:pPr>
        <w:rPr>
          <w:lang w:val="es-DO"/>
        </w:rPr>
      </w:pPr>
      <w:r w:rsidRPr="00CC68AE">
        <w:rPr>
          <w:lang w:val="es-DO"/>
        </w:rPr>
        <w:t>La pantalla está compuesta por los siguientes elementos:</w:t>
      </w:r>
    </w:p>
    <w:p w14:paraId="6C7F2F9E" w14:textId="77777777" w:rsidR="00CC68AE" w:rsidRPr="00411FC4" w:rsidRDefault="00CC68AE">
      <w:pPr>
        <w:pStyle w:val="Prrafodelista"/>
        <w:numPr>
          <w:ilvl w:val="0"/>
          <w:numId w:val="82"/>
        </w:numPr>
        <w:spacing w:line="480" w:lineRule="auto"/>
        <w:rPr>
          <w:lang w:val="es-DO"/>
        </w:rPr>
      </w:pPr>
      <w:r w:rsidRPr="00411FC4">
        <w:rPr>
          <w:lang w:val="es-DO"/>
        </w:rPr>
        <w:t xml:space="preserve">Título de la sección: Identifica el módulo de Gestión de Departamentos. </w:t>
      </w:r>
    </w:p>
    <w:p w14:paraId="6652A94C" w14:textId="77777777" w:rsidR="00CC68AE" w:rsidRPr="00411FC4" w:rsidRDefault="00CC68AE">
      <w:pPr>
        <w:pStyle w:val="Prrafodelista"/>
        <w:numPr>
          <w:ilvl w:val="0"/>
          <w:numId w:val="82"/>
        </w:numPr>
        <w:spacing w:line="480" w:lineRule="auto"/>
        <w:rPr>
          <w:lang w:val="es-DO"/>
        </w:rPr>
      </w:pPr>
      <w:r w:rsidRPr="00411FC4">
        <w:rPr>
          <w:lang w:val="es-DO"/>
        </w:rPr>
        <w:t xml:space="preserve">Botón "Nuevo Departamento": Permite registrar un nuevo departamento. </w:t>
      </w:r>
    </w:p>
    <w:p w14:paraId="0C35ADD7" w14:textId="77777777" w:rsidR="00CC68AE" w:rsidRPr="00411FC4" w:rsidRDefault="00CC68AE">
      <w:pPr>
        <w:pStyle w:val="Prrafodelista"/>
        <w:numPr>
          <w:ilvl w:val="0"/>
          <w:numId w:val="82"/>
        </w:numPr>
        <w:spacing w:line="480" w:lineRule="auto"/>
        <w:rPr>
          <w:lang w:val="es-DO"/>
        </w:rPr>
      </w:pPr>
      <w:r w:rsidRPr="00411FC4">
        <w:rPr>
          <w:lang w:val="es-DO"/>
        </w:rPr>
        <w:t xml:space="preserve">Barra de búsqueda: Facilita localizar un departamento por su nombre. </w:t>
      </w:r>
    </w:p>
    <w:p w14:paraId="025AD3CC" w14:textId="77777777" w:rsidR="00CC68AE" w:rsidRPr="00411FC4" w:rsidRDefault="00CC68AE">
      <w:pPr>
        <w:pStyle w:val="Prrafodelista"/>
        <w:numPr>
          <w:ilvl w:val="0"/>
          <w:numId w:val="82"/>
        </w:numPr>
        <w:spacing w:line="480" w:lineRule="auto"/>
        <w:rPr>
          <w:lang w:val="es-DO"/>
        </w:rPr>
      </w:pPr>
      <w:r w:rsidRPr="00411FC4">
        <w:rPr>
          <w:lang w:val="es-DO"/>
        </w:rPr>
        <w:lastRenderedPageBreak/>
        <w:t xml:space="preserve">Filtro por estado: Permite visualizar únicamente los departamentos activos, inactivos o todos los registrados. </w:t>
      </w:r>
    </w:p>
    <w:p w14:paraId="717BDF8B" w14:textId="77777777" w:rsidR="00CC68AE" w:rsidRPr="00411FC4" w:rsidRDefault="00CC68AE">
      <w:pPr>
        <w:pStyle w:val="Prrafodelista"/>
        <w:numPr>
          <w:ilvl w:val="0"/>
          <w:numId w:val="82"/>
        </w:numPr>
        <w:spacing w:line="480" w:lineRule="auto"/>
        <w:rPr>
          <w:lang w:val="es-DO"/>
        </w:rPr>
      </w:pPr>
      <w:r w:rsidRPr="00411FC4">
        <w:rPr>
          <w:lang w:val="es-DO"/>
        </w:rPr>
        <w:t xml:space="preserve">Selector de cantidad de registros: Permite definir el número de registros mostrados por página. </w:t>
      </w:r>
    </w:p>
    <w:p w14:paraId="383BDEAB" w14:textId="77777777" w:rsidR="00CC68AE" w:rsidRPr="00411FC4" w:rsidRDefault="00CC68AE">
      <w:pPr>
        <w:pStyle w:val="Prrafodelista"/>
        <w:numPr>
          <w:ilvl w:val="0"/>
          <w:numId w:val="82"/>
        </w:numPr>
        <w:spacing w:line="480" w:lineRule="auto"/>
        <w:rPr>
          <w:lang w:val="es-DO"/>
        </w:rPr>
      </w:pPr>
      <w:r w:rsidRPr="00411FC4">
        <w:rPr>
          <w:lang w:val="es-DO"/>
        </w:rPr>
        <w:t xml:space="preserve">Tabla de departamentos: Presenta la información registrada en el sistema. </w:t>
      </w:r>
    </w:p>
    <w:p w14:paraId="6BDA2ABF" w14:textId="77777777" w:rsidR="00CC68AE" w:rsidRPr="00411FC4" w:rsidRDefault="00CC68AE">
      <w:pPr>
        <w:pStyle w:val="Prrafodelista"/>
        <w:numPr>
          <w:ilvl w:val="0"/>
          <w:numId w:val="82"/>
        </w:numPr>
        <w:spacing w:line="480" w:lineRule="auto"/>
        <w:rPr>
          <w:lang w:val="es-DO"/>
        </w:rPr>
      </w:pPr>
      <w:r w:rsidRPr="00411FC4">
        <w:rPr>
          <w:lang w:val="es-DO"/>
        </w:rPr>
        <w:t xml:space="preserve">Paginación: Permite navegar entre las diferentes páginas de resultados. </w:t>
      </w:r>
    </w:p>
    <w:p w14:paraId="799BFC29" w14:textId="68412EC3" w:rsidR="00411FC4" w:rsidRDefault="00411FC4" w:rsidP="00CC68AE">
      <w:pPr>
        <w:ind w:firstLine="0"/>
        <w:jc w:val="left"/>
        <w:rPr>
          <w:b/>
          <w:bCs/>
          <w:i/>
          <w:iCs/>
          <w:lang w:val="es-DO"/>
        </w:rPr>
      </w:pPr>
      <w:r w:rsidRPr="00411FC4">
        <w:rPr>
          <w:b/>
          <w:bCs/>
          <w:i/>
          <w:iCs/>
          <w:noProof/>
          <w:lang w:val="es-DO" w:eastAsia="es-DO"/>
        </w:rPr>
        <w:drawing>
          <wp:inline distT="0" distB="0" distL="0" distR="0" wp14:anchorId="27ABDF02" wp14:editId="1A126836">
            <wp:extent cx="5957570" cy="3512185"/>
            <wp:effectExtent l="0" t="0" r="5080" b="0"/>
            <wp:docPr id="1213055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55156" name=""/>
                    <pic:cNvPicPr/>
                  </pic:nvPicPr>
                  <pic:blipFill>
                    <a:blip r:embed="rId32"/>
                    <a:stretch>
                      <a:fillRect/>
                    </a:stretch>
                  </pic:blipFill>
                  <pic:spPr>
                    <a:xfrm>
                      <a:off x="0" y="0"/>
                      <a:ext cx="5957570" cy="3512185"/>
                    </a:xfrm>
                    <a:prstGeom prst="rect">
                      <a:avLst/>
                    </a:prstGeom>
                  </pic:spPr>
                </pic:pic>
              </a:graphicData>
            </a:graphic>
          </wp:inline>
        </w:drawing>
      </w:r>
    </w:p>
    <w:p w14:paraId="2BA6DF6B" w14:textId="1D3177A9" w:rsidR="00CC68AE" w:rsidRPr="00411FC4" w:rsidRDefault="00CC68AE" w:rsidP="00411FC4">
      <w:pPr>
        <w:jc w:val="center"/>
        <w:rPr>
          <w:i/>
          <w:iCs/>
          <w:lang w:val="es-DO"/>
        </w:rPr>
      </w:pPr>
      <w:r w:rsidRPr="00411FC4">
        <w:rPr>
          <w:i/>
          <w:iCs/>
          <w:lang w:val="es-DO"/>
        </w:rPr>
        <w:t xml:space="preserve">Figura </w:t>
      </w:r>
      <w:r w:rsidR="00411FC4">
        <w:rPr>
          <w:i/>
          <w:iCs/>
          <w:lang w:val="es-DO"/>
        </w:rPr>
        <w:t>13</w:t>
      </w:r>
      <w:r w:rsidRPr="00411FC4">
        <w:rPr>
          <w:i/>
          <w:iCs/>
          <w:lang w:val="es-DO"/>
        </w:rPr>
        <w:t>. Gestión de Departamentos</w:t>
      </w:r>
    </w:p>
    <w:p w14:paraId="110A5974" w14:textId="5AECCAEA" w:rsidR="00CC68AE" w:rsidRPr="00CC68AE" w:rsidRDefault="00CC68AE" w:rsidP="00411FC4">
      <w:pPr>
        <w:pStyle w:val="Ttulo4"/>
        <w:rPr>
          <w:lang w:val="es-DO"/>
        </w:rPr>
      </w:pPr>
      <w:r w:rsidRPr="00CC68AE">
        <w:rPr>
          <w:lang w:val="es-DO"/>
        </w:rPr>
        <w:t>Información mostrada</w:t>
      </w:r>
    </w:p>
    <w:p w14:paraId="551676AE" w14:textId="77777777" w:rsidR="00CC68AE" w:rsidRPr="00411FC4" w:rsidRDefault="00CC68AE" w:rsidP="00411FC4">
      <w:pPr>
        <w:rPr>
          <w:lang w:val="es-DO"/>
        </w:rPr>
      </w:pPr>
      <w:r w:rsidRPr="00411FC4">
        <w:rPr>
          <w:lang w:val="es-DO"/>
        </w:rPr>
        <w:t>La tabla presenta la siguiente información para cada departamento registrado:</w:t>
      </w:r>
    </w:p>
    <w:p w14:paraId="59D3CC3F" w14:textId="77777777" w:rsidR="00CC68AE" w:rsidRPr="00411FC4" w:rsidRDefault="00CC68AE">
      <w:pPr>
        <w:pStyle w:val="Prrafodelista"/>
        <w:numPr>
          <w:ilvl w:val="0"/>
          <w:numId w:val="83"/>
        </w:numPr>
        <w:spacing w:line="480" w:lineRule="auto"/>
        <w:rPr>
          <w:lang w:val="es-DO"/>
        </w:rPr>
      </w:pPr>
      <w:r w:rsidRPr="00411FC4">
        <w:rPr>
          <w:lang w:val="es-DO"/>
        </w:rPr>
        <w:t xml:space="preserve">Nombre: Nombre oficial del departamento. </w:t>
      </w:r>
    </w:p>
    <w:p w14:paraId="2D4F8154" w14:textId="77777777" w:rsidR="00CC68AE" w:rsidRPr="00411FC4" w:rsidRDefault="00CC68AE">
      <w:pPr>
        <w:pStyle w:val="Prrafodelista"/>
        <w:numPr>
          <w:ilvl w:val="0"/>
          <w:numId w:val="83"/>
        </w:numPr>
        <w:spacing w:line="480" w:lineRule="auto"/>
        <w:rPr>
          <w:lang w:val="es-DO"/>
        </w:rPr>
      </w:pPr>
      <w:r w:rsidRPr="00411FC4">
        <w:rPr>
          <w:lang w:val="es-DO"/>
        </w:rPr>
        <w:t xml:space="preserve">Descripción: Información descriptiva del departamento. </w:t>
      </w:r>
    </w:p>
    <w:p w14:paraId="5E213154" w14:textId="77777777" w:rsidR="00CC68AE" w:rsidRPr="00411FC4" w:rsidRDefault="00CC68AE">
      <w:pPr>
        <w:pStyle w:val="Prrafodelista"/>
        <w:numPr>
          <w:ilvl w:val="0"/>
          <w:numId w:val="83"/>
        </w:numPr>
        <w:spacing w:line="480" w:lineRule="auto"/>
        <w:rPr>
          <w:lang w:val="es-DO"/>
        </w:rPr>
      </w:pPr>
      <w:r w:rsidRPr="00411FC4">
        <w:rPr>
          <w:lang w:val="es-DO"/>
        </w:rPr>
        <w:t xml:space="preserve">Facultad: Facultad a la que pertenece el departamento. </w:t>
      </w:r>
    </w:p>
    <w:p w14:paraId="3A6E5E19" w14:textId="77777777" w:rsidR="00CC68AE" w:rsidRPr="00411FC4" w:rsidRDefault="00CC68AE">
      <w:pPr>
        <w:pStyle w:val="Prrafodelista"/>
        <w:numPr>
          <w:ilvl w:val="0"/>
          <w:numId w:val="83"/>
        </w:numPr>
        <w:spacing w:line="480" w:lineRule="auto"/>
        <w:rPr>
          <w:lang w:val="es-DO"/>
        </w:rPr>
      </w:pPr>
      <w:r w:rsidRPr="00411FC4">
        <w:rPr>
          <w:lang w:val="es-DO"/>
        </w:rPr>
        <w:t xml:space="preserve">Estado: Indica si el departamento se encuentra activo o inactivo. </w:t>
      </w:r>
    </w:p>
    <w:p w14:paraId="371CC537" w14:textId="77777777" w:rsidR="00CC68AE" w:rsidRPr="00411FC4" w:rsidRDefault="00CC68AE">
      <w:pPr>
        <w:pStyle w:val="Prrafodelista"/>
        <w:numPr>
          <w:ilvl w:val="0"/>
          <w:numId w:val="83"/>
        </w:numPr>
        <w:spacing w:line="480" w:lineRule="auto"/>
        <w:rPr>
          <w:lang w:val="es-DO"/>
        </w:rPr>
      </w:pPr>
      <w:r w:rsidRPr="00411FC4">
        <w:rPr>
          <w:lang w:val="es-DO"/>
        </w:rPr>
        <w:lastRenderedPageBreak/>
        <w:t xml:space="preserve">Fecha de creación: Fecha en que fue registrado dentro del sistema. </w:t>
      </w:r>
    </w:p>
    <w:p w14:paraId="65C6AA8A" w14:textId="77777777" w:rsidR="00CC68AE" w:rsidRPr="00411FC4" w:rsidRDefault="00CC68AE" w:rsidP="00411FC4">
      <w:pPr>
        <w:rPr>
          <w:lang w:val="es-DO"/>
        </w:rPr>
      </w:pPr>
      <w:r w:rsidRPr="00411FC4">
        <w:rPr>
          <w:lang w:val="es-DO"/>
        </w:rPr>
        <w:t>Además, cada registro dispone de las siguientes acciones:</w:t>
      </w:r>
    </w:p>
    <w:p w14:paraId="11896EFD" w14:textId="77777777" w:rsidR="00CC68AE" w:rsidRPr="00411FC4" w:rsidRDefault="00CC68AE">
      <w:pPr>
        <w:pStyle w:val="Prrafodelista"/>
        <w:numPr>
          <w:ilvl w:val="0"/>
          <w:numId w:val="84"/>
        </w:numPr>
        <w:spacing w:line="480" w:lineRule="auto"/>
        <w:rPr>
          <w:lang w:val="es-DO"/>
        </w:rPr>
      </w:pPr>
      <w:r w:rsidRPr="00411FC4">
        <w:rPr>
          <w:lang w:val="es-DO"/>
        </w:rPr>
        <w:t xml:space="preserve">Editar: Permite modificar la información del departamento. </w:t>
      </w:r>
    </w:p>
    <w:p w14:paraId="6073A73E" w14:textId="77777777" w:rsidR="00CC68AE" w:rsidRPr="00411FC4" w:rsidRDefault="00CC68AE">
      <w:pPr>
        <w:pStyle w:val="Prrafodelista"/>
        <w:numPr>
          <w:ilvl w:val="0"/>
          <w:numId w:val="84"/>
        </w:numPr>
        <w:spacing w:line="480" w:lineRule="auto"/>
        <w:rPr>
          <w:lang w:val="es-DO"/>
        </w:rPr>
      </w:pPr>
      <w:r w:rsidRPr="00411FC4">
        <w:rPr>
          <w:lang w:val="es-DO"/>
        </w:rPr>
        <w:t xml:space="preserve">Activar / Desactivar: Cambia el estado del departamento sin eliminar el registro. </w:t>
      </w:r>
    </w:p>
    <w:p w14:paraId="7123F9A1" w14:textId="765542B6" w:rsidR="00CC68AE" w:rsidRPr="00411FC4" w:rsidRDefault="00CC68AE">
      <w:pPr>
        <w:pStyle w:val="Prrafodelista"/>
        <w:numPr>
          <w:ilvl w:val="0"/>
          <w:numId w:val="84"/>
        </w:numPr>
        <w:spacing w:line="480" w:lineRule="auto"/>
        <w:rPr>
          <w:lang w:val="es-DO"/>
        </w:rPr>
      </w:pPr>
      <w:r w:rsidRPr="00411FC4">
        <w:rPr>
          <w:lang w:val="es-DO"/>
        </w:rPr>
        <w:t xml:space="preserve">Eliminar: Elimina permanentemente el departamento del sistema. </w:t>
      </w:r>
    </w:p>
    <w:p w14:paraId="0C2C7A45" w14:textId="77777777" w:rsidR="00CC68AE" w:rsidRPr="00CC68AE" w:rsidRDefault="00CC68AE" w:rsidP="00411FC4">
      <w:pPr>
        <w:pStyle w:val="Ttulo4"/>
        <w:rPr>
          <w:lang w:val="es-DO"/>
        </w:rPr>
      </w:pPr>
      <w:r w:rsidRPr="00CC68AE">
        <w:rPr>
          <w:lang w:val="es-DO"/>
        </w:rPr>
        <w:t>Registrar un nuevo departamento</w:t>
      </w:r>
    </w:p>
    <w:p w14:paraId="215B6862" w14:textId="77777777" w:rsidR="00CC68AE" w:rsidRPr="00CC68AE" w:rsidRDefault="00CC68AE" w:rsidP="00411FC4">
      <w:pPr>
        <w:rPr>
          <w:lang w:val="es-DO"/>
        </w:rPr>
      </w:pPr>
      <w:r w:rsidRPr="00CC68AE">
        <w:rPr>
          <w:lang w:val="es-DO"/>
        </w:rPr>
        <w:t>Para registrar un nuevo departamento, el usuario deberá realizar los siguientes pasos:</w:t>
      </w:r>
    </w:p>
    <w:p w14:paraId="4AC03DBC" w14:textId="77777777" w:rsidR="00CC68AE" w:rsidRPr="00411FC4" w:rsidRDefault="00CC68AE">
      <w:pPr>
        <w:pStyle w:val="Prrafodelista"/>
        <w:numPr>
          <w:ilvl w:val="0"/>
          <w:numId w:val="85"/>
        </w:numPr>
        <w:spacing w:line="480" w:lineRule="auto"/>
        <w:rPr>
          <w:lang w:val="es-DO"/>
        </w:rPr>
      </w:pPr>
      <w:r w:rsidRPr="00411FC4">
        <w:rPr>
          <w:lang w:val="es-DO"/>
        </w:rPr>
        <w:t xml:space="preserve">Presionar el botón "Nuevo Departamento". </w:t>
      </w:r>
    </w:p>
    <w:p w14:paraId="4C0D2FBC" w14:textId="77777777" w:rsidR="00CC68AE" w:rsidRPr="00411FC4" w:rsidRDefault="00CC68AE">
      <w:pPr>
        <w:pStyle w:val="Prrafodelista"/>
        <w:numPr>
          <w:ilvl w:val="0"/>
          <w:numId w:val="85"/>
        </w:numPr>
        <w:spacing w:line="480" w:lineRule="auto"/>
        <w:rPr>
          <w:lang w:val="es-DO"/>
        </w:rPr>
      </w:pPr>
      <w:r w:rsidRPr="00411FC4">
        <w:rPr>
          <w:lang w:val="es-DO"/>
        </w:rPr>
        <w:t xml:space="preserve">Completar la información solicitada. </w:t>
      </w:r>
    </w:p>
    <w:p w14:paraId="30ED225A" w14:textId="77777777" w:rsidR="00CC68AE" w:rsidRPr="00411FC4" w:rsidRDefault="00CC68AE">
      <w:pPr>
        <w:pStyle w:val="Prrafodelista"/>
        <w:numPr>
          <w:ilvl w:val="0"/>
          <w:numId w:val="85"/>
        </w:numPr>
        <w:spacing w:line="480" w:lineRule="auto"/>
        <w:rPr>
          <w:lang w:val="es-DO"/>
        </w:rPr>
      </w:pPr>
      <w:r w:rsidRPr="00411FC4">
        <w:rPr>
          <w:lang w:val="es-DO"/>
        </w:rPr>
        <w:t xml:space="preserve">Seleccionar la facultad a la que pertenecerá el departamento. </w:t>
      </w:r>
    </w:p>
    <w:p w14:paraId="144BB57C" w14:textId="77777777" w:rsidR="00CC68AE" w:rsidRPr="00411FC4" w:rsidRDefault="00CC68AE">
      <w:pPr>
        <w:pStyle w:val="Prrafodelista"/>
        <w:numPr>
          <w:ilvl w:val="0"/>
          <w:numId w:val="85"/>
        </w:numPr>
        <w:spacing w:line="480" w:lineRule="auto"/>
        <w:rPr>
          <w:lang w:val="es-DO"/>
        </w:rPr>
      </w:pPr>
      <w:r w:rsidRPr="00411FC4">
        <w:rPr>
          <w:lang w:val="es-DO"/>
        </w:rPr>
        <w:t xml:space="preserve">Verificar que los datos sean correctos. </w:t>
      </w:r>
    </w:p>
    <w:p w14:paraId="377E00E8" w14:textId="77777777" w:rsidR="00CC68AE" w:rsidRPr="00411FC4" w:rsidRDefault="00CC68AE">
      <w:pPr>
        <w:pStyle w:val="Prrafodelista"/>
        <w:numPr>
          <w:ilvl w:val="0"/>
          <w:numId w:val="85"/>
        </w:numPr>
        <w:spacing w:line="480" w:lineRule="auto"/>
        <w:rPr>
          <w:lang w:val="es-DO"/>
        </w:rPr>
      </w:pPr>
      <w:r w:rsidRPr="00411FC4">
        <w:rPr>
          <w:lang w:val="es-DO"/>
        </w:rPr>
        <w:t xml:space="preserve">Presionar el botón Guardar. </w:t>
      </w:r>
    </w:p>
    <w:p w14:paraId="242A63A9" w14:textId="59D49336" w:rsidR="00CC68AE" w:rsidRDefault="00CC68AE" w:rsidP="00411FC4">
      <w:pPr>
        <w:rPr>
          <w:lang w:val="es-DO"/>
        </w:rPr>
      </w:pPr>
      <w:r w:rsidRPr="00CC68AE">
        <w:rPr>
          <w:lang w:val="es-DO"/>
        </w:rPr>
        <w:t>Una vez completado el proceso, el sistema mostrará un mensaje indicando que el departamento fue registrado correctamente y el nuevo registro aparecerá en la tabla principal.</w:t>
      </w:r>
    </w:p>
    <w:p w14:paraId="067BD8FA" w14:textId="77777777" w:rsidR="0057735F" w:rsidRDefault="0057735F" w:rsidP="00411FC4">
      <w:pPr>
        <w:rPr>
          <w:lang w:val="es-DO"/>
        </w:rPr>
      </w:pPr>
    </w:p>
    <w:p w14:paraId="1EC8D22F" w14:textId="77777777" w:rsidR="0057735F" w:rsidRDefault="0057735F" w:rsidP="00411FC4">
      <w:pPr>
        <w:rPr>
          <w:lang w:val="es-DO"/>
        </w:rPr>
      </w:pPr>
    </w:p>
    <w:p w14:paraId="00ED44B6" w14:textId="77777777" w:rsidR="0057735F" w:rsidRDefault="0057735F" w:rsidP="00411FC4">
      <w:pPr>
        <w:rPr>
          <w:lang w:val="es-DO"/>
        </w:rPr>
      </w:pPr>
    </w:p>
    <w:p w14:paraId="08FDD351" w14:textId="77777777" w:rsidR="0057735F" w:rsidRDefault="0057735F" w:rsidP="00411FC4">
      <w:pPr>
        <w:rPr>
          <w:lang w:val="es-DO"/>
        </w:rPr>
      </w:pPr>
    </w:p>
    <w:p w14:paraId="06BE297E" w14:textId="77777777" w:rsidR="0057735F" w:rsidRDefault="0057735F" w:rsidP="00411FC4">
      <w:pPr>
        <w:rPr>
          <w:lang w:val="es-DO"/>
        </w:rPr>
      </w:pPr>
    </w:p>
    <w:p w14:paraId="6A4281E0" w14:textId="77777777" w:rsidR="0057735F" w:rsidRPr="00411FC4" w:rsidRDefault="0057735F" w:rsidP="00411FC4">
      <w:pPr>
        <w:rPr>
          <w:lang w:val="es-DO"/>
        </w:rPr>
      </w:pPr>
    </w:p>
    <w:p w14:paraId="093E140D" w14:textId="77777777" w:rsidR="00CC68AE" w:rsidRPr="00CC68AE" w:rsidRDefault="00CC68AE">
      <w:pPr>
        <w:pStyle w:val="Ttulo4"/>
        <w:numPr>
          <w:ilvl w:val="0"/>
          <w:numId w:val="86"/>
        </w:numPr>
        <w:rPr>
          <w:lang w:val="es-DO"/>
        </w:rPr>
      </w:pPr>
      <w:r w:rsidRPr="00CC68AE">
        <w:rPr>
          <w:lang w:val="es-DO"/>
        </w:rPr>
        <w:lastRenderedPageBreak/>
        <w:t>Datos solicitados</w:t>
      </w:r>
    </w:p>
    <w:p w14:paraId="2D93FF68" w14:textId="77777777" w:rsidR="00CC68AE" w:rsidRPr="00CC68AE" w:rsidRDefault="00CC68AE" w:rsidP="00411FC4">
      <w:pPr>
        <w:rPr>
          <w:lang w:val="es-DO"/>
        </w:rPr>
      </w:pPr>
      <w:r w:rsidRPr="00CC68AE">
        <w:rPr>
          <w:lang w:val="es-DO"/>
        </w:rPr>
        <w:t>El formulario de registro contiene los siguientes campos: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8017"/>
      </w:tblGrid>
      <w:tr w:rsidR="00CC68AE" w:rsidRPr="00411FC4" w14:paraId="5A6E4FFA" w14:textId="77777777" w:rsidTr="00411FC4">
        <w:trPr>
          <w:tblHeader/>
          <w:tblCellSpacing w:w="15" w:type="dxa"/>
          <w:jc w:val="center"/>
        </w:trPr>
        <w:tc>
          <w:tcPr>
            <w:tcW w:w="0" w:type="auto"/>
            <w:shd w:val="clear" w:color="auto" w:fill="00B0F0"/>
            <w:vAlign w:val="center"/>
            <w:hideMark/>
          </w:tcPr>
          <w:p w14:paraId="21B9F39A" w14:textId="77777777" w:rsidR="00CC68AE" w:rsidRPr="00411FC4" w:rsidRDefault="00CC68AE" w:rsidP="00411FC4">
            <w:pPr>
              <w:spacing w:before="240" w:after="0"/>
              <w:ind w:firstLine="0"/>
              <w:jc w:val="center"/>
              <w:rPr>
                <w:b/>
                <w:bCs/>
                <w:lang w:val="es-DO"/>
              </w:rPr>
            </w:pPr>
            <w:r w:rsidRPr="00411FC4">
              <w:rPr>
                <w:b/>
                <w:bCs/>
                <w:lang w:val="es-DO"/>
              </w:rPr>
              <w:t>Campo</w:t>
            </w:r>
          </w:p>
        </w:tc>
        <w:tc>
          <w:tcPr>
            <w:tcW w:w="0" w:type="auto"/>
            <w:shd w:val="clear" w:color="auto" w:fill="00B0F0"/>
            <w:vAlign w:val="center"/>
            <w:hideMark/>
          </w:tcPr>
          <w:p w14:paraId="75C324F9" w14:textId="77777777" w:rsidR="00CC68AE" w:rsidRPr="00411FC4" w:rsidRDefault="00CC68AE" w:rsidP="00411FC4">
            <w:pPr>
              <w:spacing w:before="240" w:after="0"/>
              <w:ind w:firstLine="0"/>
              <w:jc w:val="center"/>
              <w:rPr>
                <w:b/>
                <w:bCs/>
                <w:lang w:val="es-DO"/>
              </w:rPr>
            </w:pPr>
            <w:r w:rsidRPr="00411FC4">
              <w:rPr>
                <w:b/>
                <w:bCs/>
                <w:lang w:val="es-DO"/>
              </w:rPr>
              <w:t>Descripción</w:t>
            </w:r>
          </w:p>
        </w:tc>
      </w:tr>
      <w:tr w:rsidR="00CC68AE" w:rsidRPr="00411FC4" w14:paraId="1C442CD5" w14:textId="77777777" w:rsidTr="00411FC4">
        <w:trPr>
          <w:tblCellSpacing w:w="15" w:type="dxa"/>
          <w:jc w:val="center"/>
        </w:trPr>
        <w:tc>
          <w:tcPr>
            <w:tcW w:w="0" w:type="auto"/>
            <w:vAlign w:val="center"/>
            <w:hideMark/>
          </w:tcPr>
          <w:p w14:paraId="54FF1CD6" w14:textId="77777777" w:rsidR="00CC68AE" w:rsidRPr="00411FC4" w:rsidRDefault="00CC68AE" w:rsidP="00411FC4">
            <w:pPr>
              <w:spacing w:before="240" w:after="0"/>
              <w:ind w:firstLine="0"/>
              <w:jc w:val="center"/>
              <w:rPr>
                <w:lang w:val="es-DO"/>
              </w:rPr>
            </w:pPr>
            <w:r w:rsidRPr="00411FC4">
              <w:rPr>
                <w:b/>
                <w:bCs/>
                <w:lang w:val="es-DO"/>
              </w:rPr>
              <w:t>Nombre</w:t>
            </w:r>
          </w:p>
        </w:tc>
        <w:tc>
          <w:tcPr>
            <w:tcW w:w="0" w:type="auto"/>
            <w:vAlign w:val="center"/>
            <w:hideMark/>
          </w:tcPr>
          <w:p w14:paraId="5A02109D" w14:textId="77777777" w:rsidR="00CC68AE" w:rsidRPr="00411FC4" w:rsidRDefault="00CC68AE" w:rsidP="00411FC4">
            <w:pPr>
              <w:spacing w:before="240" w:after="0"/>
              <w:ind w:firstLine="0"/>
              <w:jc w:val="center"/>
              <w:rPr>
                <w:lang w:val="es-DO"/>
              </w:rPr>
            </w:pPr>
            <w:r w:rsidRPr="00411FC4">
              <w:rPr>
                <w:lang w:val="es-DO"/>
              </w:rPr>
              <w:t>Nombre oficial del departamento.</w:t>
            </w:r>
          </w:p>
        </w:tc>
      </w:tr>
      <w:tr w:rsidR="00CC68AE" w:rsidRPr="00411FC4" w14:paraId="4038451A" w14:textId="77777777" w:rsidTr="00411FC4">
        <w:trPr>
          <w:tblCellSpacing w:w="15" w:type="dxa"/>
          <w:jc w:val="center"/>
        </w:trPr>
        <w:tc>
          <w:tcPr>
            <w:tcW w:w="0" w:type="auto"/>
            <w:vAlign w:val="center"/>
            <w:hideMark/>
          </w:tcPr>
          <w:p w14:paraId="7E789A07" w14:textId="77777777" w:rsidR="00CC68AE" w:rsidRPr="00411FC4" w:rsidRDefault="00CC68AE" w:rsidP="00411FC4">
            <w:pPr>
              <w:spacing w:before="240" w:after="0"/>
              <w:ind w:firstLine="0"/>
              <w:jc w:val="center"/>
              <w:rPr>
                <w:lang w:val="es-DO"/>
              </w:rPr>
            </w:pPr>
            <w:r w:rsidRPr="00411FC4">
              <w:rPr>
                <w:b/>
                <w:bCs/>
                <w:lang w:val="es-DO"/>
              </w:rPr>
              <w:t>Descripción</w:t>
            </w:r>
          </w:p>
        </w:tc>
        <w:tc>
          <w:tcPr>
            <w:tcW w:w="0" w:type="auto"/>
            <w:vAlign w:val="center"/>
            <w:hideMark/>
          </w:tcPr>
          <w:p w14:paraId="73B9F6A6" w14:textId="77777777" w:rsidR="00CC68AE" w:rsidRPr="00411FC4" w:rsidRDefault="00CC68AE" w:rsidP="00411FC4">
            <w:pPr>
              <w:spacing w:before="240" w:after="0"/>
              <w:ind w:firstLine="0"/>
              <w:jc w:val="center"/>
              <w:rPr>
                <w:lang w:val="es-DO"/>
              </w:rPr>
            </w:pPr>
            <w:r w:rsidRPr="00411FC4">
              <w:rPr>
                <w:lang w:val="es-DO"/>
              </w:rPr>
              <w:t>Información descriptiva del departamento.</w:t>
            </w:r>
          </w:p>
        </w:tc>
      </w:tr>
      <w:tr w:rsidR="00CC68AE" w:rsidRPr="00411FC4" w14:paraId="35C3FFE0" w14:textId="77777777" w:rsidTr="00411FC4">
        <w:trPr>
          <w:tblCellSpacing w:w="15" w:type="dxa"/>
          <w:jc w:val="center"/>
        </w:trPr>
        <w:tc>
          <w:tcPr>
            <w:tcW w:w="0" w:type="auto"/>
            <w:vAlign w:val="center"/>
            <w:hideMark/>
          </w:tcPr>
          <w:p w14:paraId="49BFC798" w14:textId="77777777" w:rsidR="00CC68AE" w:rsidRPr="00411FC4" w:rsidRDefault="00CC68AE" w:rsidP="00411FC4">
            <w:pPr>
              <w:spacing w:before="240" w:after="0"/>
              <w:ind w:firstLine="0"/>
              <w:jc w:val="center"/>
              <w:rPr>
                <w:lang w:val="es-DO"/>
              </w:rPr>
            </w:pPr>
            <w:r w:rsidRPr="00411FC4">
              <w:rPr>
                <w:b/>
                <w:bCs/>
                <w:lang w:val="es-DO"/>
              </w:rPr>
              <w:t>Facultad</w:t>
            </w:r>
          </w:p>
        </w:tc>
        <w:tc>
          <w:tcPr>
            <w:tcW w:w="0" w:type="auto"/>
            <w:vAlign w:val="center"/>
            <w:hideMark/>
          </w:tcPr>
          <w:p w14:paraId="5D58E131" w14:textId="77777777" w:rsidR="00CC68AE" w:rsidRPr="00411FC4" w:rsidRDefault="00CC68AE" w:rsidP="00411FC4">
            <w:pPr>
              <w:spacing w:before="240" w:after="0"/>
              <w:ind w:firstLine="0"/>
              <w:jc w:val="center"/>
              <w:rPr>
                <w:lang w:val="es-DO"/>
              </w:rPr>
            </w:pPr>
            <w:r w:rsidRPr="00411FC4">
              <w:rPr>
                <w:lang w:val="es-DO"/>
              </w:rPr>
              <w:t>Facultad a la que pertenecerá el departamento. Este campo es obligatorio.</w:t>
            </w:r>
          </w:p>
        </w:tc>
      </w:tr>
      <w:tr w:rsidR="00CC68AE" w:rsidRPr="00411FC4" w14:paraId="4D2D1370" w14:textId="77777777" w:rsidTr="00411FC4">
        <w:trPr>
          <w:tblCellSpacing w:w="15" w:type="dxa"/>
          <w:jc w:val="center"/>
        </w:trPr>
        <w:tc>
          <w:tcPr>
            <w:tcW w:w="0" w:type="auto"/>
            <w:vAlign w:val="center"/>
            <w:hideMark/>
          </w:tcPr>
          <w:p w14:paraId="3B3BFD81" w14:textId="77777777" w:rsidR="00CC68AE" w:rsidRPr="00411FC4" w:rsidRDefault="00CC68AE" w:rsidP="00411FC4">
            <w:pPr>
              <w:spacing w:before="240" w:after="0"/>
              <w:ind w:firstLine="0"/>
              <w:jc w:val="center"/>
              <w:rPr>
                <w:lang w:val="es-DO"/>
              </w:rPr>
            </w:pPr>
            <w:r w:rsidRPr="00411FC4">
              <w:rPr>
                <w:b/>
                <w:bCs/>
                <w:lang w:val="es-DO"/>
              </w:rPr>
              <w:t>Estado</w:t>
            </w:r>
          </w:p>
        </w:tc>
        <w:tc>
          <w:tcPr>
            <w:tcW w:w="0" w:type="auto"/>
            <w:vAlign w:val="center"/>
            <w:hideMark/>
          </w:tcPr>
          <w:p w14:paraId="0779227F" w14:textId="77777777" w:rsidR="00CC68AE" w:rsidRPr="00411FC4" w:rsidRDefault="00CC68AE" w:rsidP="00411FC4">
            <w:pPr>
              <w:spacing w:before="240" w:after="0"/>
              <w:ind w:firstLine="0"/>
              <w:jc w:val="center"/>
              <w:rPr>
                <w:lang w:val="es-DO"/>
              </w:rPr>
            </w:pPr>
            <w:r w:rsidRPr="00411FC4">
              <w:rPr>
                <w:lang w:val="es-DO"/>
              </w:rPr>
              <w:t>Permite indicar si el departamento estará Activo o Inactivo al momento de su creación.</w:t>
            </w:r>
          </w:p>
        </w:tc>
      </w:tr>
    </w:tbl>
    <w:p w14:paraId="0665BEE6" w14:textId="77777777" w:rsidR="00411FC4" w:rsidRDefault="00411FC4" w:rsidP="00CC68AE">
      <w:pPr>
        <w:ind w:firstLine="0"/>
        <w:jc w:val="left"/>
        <w:rPr>
          <w:b/>
          <w:bCs/>
          <w:i/>
          <w:iCs/>
          <w:lang w:val="es-DO"/>
        </w:rPr>
      </w:pPr>
    </w:p>
    <w:p w14:paraId="5F4AE221" w14:textId="3FE6D768" w:rsidR="00411FC4" w:rsidRDefault="003768D7" w:rsidP="00CC68AE">
      <w:pPr>
        <w:ind w:firstLine="0"/>
        <w:jc w:val="left"/>
        <w:rPr>
          <w:b/>
          <w:bCs/>
          <w:i/>
          <w:iCs/>
          <w:lang w:val="es-DO"/>
        </w:rPr>
      </w:pPr>
      <w:r w:rsidRPr="003768D7">
        <w:rPr>
          <w:b/>
          <w:bCs/>
          <w:i/>
          <w:iCs/>
          <w:noProof/>
          <w:lang w:val="es-DO" w:eastAsia="es-DO"/>
        </w:rPr>
        <w:drawing>
          <wp:inline distT="0" distB="0" distL="0" distR="0" wp14:anchorId="15E292DE" wp14:editId="30E5CDEA">
            <wp:extent cx="5957570" cy="3482975"/>
            <wp:effectExtent l="0" t="0" r="5080" b="3175"/>
            <wp:docPr id="109490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6573" name=""/>
                    <pic:cNvPicPr/>
                  </pic:nvPicPr>
                  <pic:blipFill>
                    <a:blip r:embed="rId33"/>
                    <a:stretch>
                      <a:fillRect/>
                    </a:stretch>
                  </pic:blipFill>
                  <pic:spPr>
                    <a:xfrm>
                      <a:off x="0" y="0"/>
                      <a:ext cx="5957570" cy="3482975"/>
                    </a:xfrm>
                    <a:prstGeom prst="rect">
                      <a:avLst/>
                    </a:prstGeom>
                  </pic:spPr>
                </pic:pic>
              </a:graphicData>
            </a:graphic>
          </wp:inline>
        </w:drawing>
      </w:r>
    </w:p>
    <w:p w14:paraId="554F9D75" w14:textId="06890919" w:rsidR="00CC68AE" w:rsidRPr="003768D7" w:rsidRDefault="00CC68AE" w:rsidP="003768D7">
      <w:pPr>
        <w:jc w:val="center"/>
        <w:rPr>
          <w:i/>
          <w:iCs/>
          <w:lang w:val="es-DO"/>
        </w:rPr>
      </w:pPr>
      <w:r w:rsidRPr="003768D7">
        <w:rPr>
          <w:i/>
          <w:iCs/>
          <w:lang w:val="es-DO"/>
        </w:rPr>
        <w:t xml:space="preserve">Figura </w:t>
      </w:r>
      <w:r w:rsidR="003768D7">
        <w:rPr>
          <w:i/>
          <w:iCs/>
          <w:lang w:val="es-DO"/>
        </w:rPr>
        <w:t>14</w:t>
      </w:r>
      <w:r w:rsidRPr="003768D7">
        <w:rPr>
          <w:i/>
          <w:iCs/>
          <w:lang w:val="es-DO"/>
        </w:rPr>
        <w:t>. Formulario de Registro de Departamento</w:t>
      </w:r>
    </w:p>
    <w:p w14:paraId="3FBCB92C" w14:textId="77777777" w:rsidR="00CC68AE" w:rsidRPr="00CC68AE" w:rsidRDefault="00CC68AE" w:rsidP="003768D7">
      <w:pPr>
        <w:pStyle w:val="Ttulo4"/>
        <w:rPr>
          <w:lang w:val="es-DO"/>
        </w:rPr>
      </w:pPr>
      <w:r w:rsidRPr="00CC68AE">
        <w:rPr>
          <w:lang w:val="es-DO"/>
        </w:rPr>
        <w:lastRenderedPageBreak/>
        <w:t>Editar un departamento</w:t>
      </w:r>
    </w:p>
    <w:p w14:paraId="4618AF11" w14:textId="77777777" w:rsidR="00CC68AE" w:rsidRPr="00CC68AE" w:rsidRDefault="00CC68AE" w:rsidP="003768D7">
      <w:pPr>
        <w:rPr>
          <w:lang w:val="es-DO"/>
        </w:rPr>
      </w:pPr>
      <w:r w:rsidRPr="00CC68AE">
        <w:rPr>
          <w:lang w:val="es-DO"/>
        </w:rPr>
        <w:t>Para modificar la información de un departamento:</w:t>
      </w:r>
    </w:p>
    <w:p w14:paraId="3C00F019" w14:textId="77777777" w:rsidR="00CC68AE" w:rsidRPr="003768D7" w:rsidRDefault="00CC68AE">
      <w:pPr>
        <w:pStyle w:val="Prrafodelista"/>
        <w:numPr>
          <w:ilvl w:val="0"/>
          <w:numId w:val="87"/>
        </w:numPr>
        <w:spacing w:line="480" w:lineRule="auto"/>
        <w:rPr>
          <w:lang w:val="es-DO"/>
        </w:rPr>
      </w:pPr>
      <w:r w:rsidRPr="003768D7">
        <w:rPr>
          <w:lang w:val="es-DO"/>
        </w:rPr>
        <w:t xml:space="preserve">Localizar el departamento en la tabla. </w:t>
      </w:r>
    </w:p>
    <w:p w14:paraId="0B07CF85" w14:textId="77777777" w:rsidR="00CC68AE" w:rsidRPr="003768D7" w:rsidRDefault="00CC68AE">
      <w:pPr>
        <w:pStyle w:val="Prrafodelista"/>
        <w:numPr>
          <w:ilvl w:val="0"/>
          <w:numId w:val="87"/>
        </w:numPr>
        <w:spacing w:line="480" w:lineRule="auto"/>
        <w:rPr>
          <w:lang w:val="es-DO"/>
        </w:rPr>
      </w:pPr>
      <w:r w:rsidRPr="003768D7">
        <w:rPr>
          <w:lang w:val="es-DO"/>
        </w:rPr>
        <w:t xml:space="preserve">Presionar el botón Editar. </w:t>
      </w:r>
    </w:p>
    <w:p w14:paraId="45B0CC07" w14:textId="77777777" w:rsidR="00CC68AE" w:rsidRPr="003768D7" w:rsidRDefault="00CC68AE">
      <w:pPr>
        <w:pStyle w:val="Prrafodelista"/>
        <w:numPr>
          <w:ilvl w:val="0"/>
          <w:numId w:val="87"/>
        </w:numPr>
        <w:spacing w:line="480" w:lineRule="auto"/>
        <w:rPr>
          <w:lang w:val="es-DO"/>
        </w:rPr>
      </w:pPr>
      <w:r w:rsidRPr="003768D7">
        <w:rPr>
          <w:lang w:val="es-DO"/>
        </w:rPr>
        <w:t xml:space="preserve">Modificar los datos necesarios. </w:t>
      </w:r>
    </w:p>
    <w:p w14:paraId="2A8FF08D" w14:textId="77777777" w:rsidR="00CC68AE" w:rsidRPr="003768D7" w:rsidRDefault="00CC68AE">
      <w:pPr>
        <w:pStyle w:val="Prrafodelista"/>
        <w:numPr>
          <w:ilvl w:val="0"/>
          <w:numId w:val="87"/>
        </w:numPr>
        <w:spacing w:line="480" w:lineRule="auto"/>
        <w:rPr>
          <w:lang w:val="es-DO"/>
        </w:rPr>
      </w:pPr>
      <w:r w:rsidRPr="003768D7">
        <w:rPr>
          <w:lang w:val="es-DO"/>
        </w:rPr>
        <w:t xml:space="preserve">Presionar Guardar. </w:t>
      </w:r>
    </w:p>
    <w:p w14:paraId="6F0C1A0D" w14:textId="77777777" w:rsidR="00CC68AE" w:rsidRPr="00CC68AE" w:rsidRDefault="00CC68AE" w:rsidP="003768D7">
      <w:pPr>
        <w:rPr>
          <w:lang w:val="es-DO"/>
        </w:rPr>
      </w:pPr>
      <w:r w:rsidRPr="00CC68AE">
        <w:rPr>
          <w:lang w:val="es-DO"/>
        </w:rPr>
        <w:t>El sistema actualizará la información y reflejará los cambios inmediatamente en la tabla.</w:t>
      </w:r>
    </w:p>
    <w:p w14:paraId="4B0A06B9" w14:textId="6614391D" w:rsidR="003768D7" w:rsidRDefault="003768D7" w:rsidP="003768D7">
      <w:pPr>
        <w:ind w:firstLine="0"/>
        <w:jc w:val="center"/>
        <w:rPr>
          <w:b/>
          <w:bCs/>
          <w:i/>
          <w:iCs/>
          <w:lang w:val="es-DO"/>
        </w:rPr>
      </w:pPr>
      <w:r w:rsidRPr="003768D7">
        <w:rPr>
          <w:b/>
          <w:bCs/>
          <w:i/>
          <w:iCs/>
          <w:noProof/>
          <w:lang w:val="es-DO" w:eastAsia="es-DO"/>
        </w:rPr>
        <w:drawing>
          <wp:inline distT="0" distB="0" distL="0" distR="0" wp14:anchorId="30DFF7A3" wp14:editId="0C813F74">
            <wp:extent cx="5957570" cy="3484880"/>
            <wp:effectExtent l="0" t="0" r="5080" b="1270"/>
            <wp:docPr id="2011149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49897" name=""/>
                    <pic:cNvPicPr/>
                  </pic:nvPicPr>
                  <pic:blipFill>
                    <a:blip r:embed="rId34"/>
                    <a:stretch>
                      <a:fillRect/>
                    </a:stretch>
                  </pic:blipFill>
                  <pic:spPr>
                    <a:xfrm>
                      <a:off x="0" y="0"/>
                      <a:ext cx="5957570" cy="3484880"/>
                    </a:xfrm>
                    <a:prstGeom prst="rect">
                      <a:avLst/>
                    </a:prstGeom>
                  </pic:spPr>
                </pic:pic>
              </a:graphicData>
            </a:graphic>
          </wp:inline>
        </w:drawing>
      </w:r>
    </w:p>
    <w:p w14:paraId="3E5053D7" w14:textId="297767E7" w:rsidR="00CC68AE" w:rsidRPr="003768D7" w:rsidRDefault="00CC68AE" w:rsidP="003768D7">
      <w:pPr>
        <w:jc w:val="center"/>
        <w:rPr>
          <w:i/>
          <w:iCs/>
          <w:lang w:val="es-DO"/>
        </w:rPr>
      </w:pPr>
      <w:r w:rsidRPr="003768D7">
        <w:rPr>
          <w:i/>
          <w:iCs/>
          <w:lang w:val="es-DO"/>
        </w:rPr>
        <w:t xml:space="preserve">Figura </w:t>
      </w:r>
      <w:r w:rsidR="003768D7">
        <w:rPr>
          <w:i/>
          <w:iCs/>
          <w:lang w:val="es-DO"/>
        </w:rPr>
        <w:t>15</w:t>
      </w:r>
      <w:r w:rsidRPr="003768D7">
        <w:rPr>
          <w:i/>
          <w:iCs/>
          <w:lang w:val="es-DO"/>
        </w:rPr>
        <w:t>. Edición de Departamento</w:t>
      </w:r>
    </w:p>
    <w:p w14:paraId="263E57E4" w14:textId="1387190D" w:rsidR="00CC68AE" w:rsidRPr="00CC68AE" w:rsidRDefault="00CC68AE" w:rsidP="003768D7">
      <w:pPr>
        <w:pStyle w:val="Ttulo4"/>
        <w:rPr>
          <w:lang w:val="es-DO"/>
        </w:rPr>
      </w:pPr>
      <w:r w:rsidRPr="00CC68AE">
        <w:rPr>
          <w:lang w:val="es-DO"/>
        </w:rPr>
        <w:t>Cambiar el estado de un departamento</w:t>
      </w:r>
    </w:p>
    <w:p w14:paraId="40BE8F42" w14:textId="77777777" w:rsidR="00CC68AE" w:rsidRPr="00CC68AE" w:rsidRDefault="00CC68AE" w:rsidP="003768D7">
      <w:pPr>
        <w:rPr>
          <w:lang w:val="es-DO"/>
        </w:rPr>
      </w:pPr>
      <w:r w:rsidRPr="00CC68AE">
        <w:rPr>
          <w:lang w:val="es-DO"/>
        </w:rPr>
        <w:t>El sistema permite activar o desactivar departamentos sin eliminarlos del sistema.</w:t>
      </w:r>
    </w:p>
    <w:p w14:paraId="698AB11D" w14:textId="77777777" w:rsidR="00CC68AE" w:rsidRPr="00CC68AE" w:rsidRDefault="00CC68AE" w:rsidP="003768D7">
      <w:pPr>
        <w:rPr>
          <w:lang w:val="es-DO"/>
        </w:rPr>
      </w:pPr>
      <w:r w:rsidRPr="00CC68AE">
        <w:rPr>
          <w:lang w:val="es-DO"/>
        </w:rPr>
        <w:t>Para ello:</w:t>
      </w:r>
    </w:p>
    <w:p w14:paraId="08B99316" w14:textId="77777777" w:rsidR="00CC68AE" w:rsidRPr="003768D7" w:rsidRDefault="00CC68AE">
      <w:pPr>
        <w:pStyle w:val="Prrafodelista"/>
        <w:numPr>
          <w:ilvl w:val="0"/>
          <w:numId w:val="88"/>
        </w:numPr>
        <w:spacing w:line="480" w:lineRule="auto"/>
        <w:rPr>
          <w:lang w:val="es-DO"/>
        </w:rPr>
      </w:pPr>
      <w:r w:rsidRPr="003768D7">
        <w:rPr>
          <w:lang w:val="es-DO"/>
        </w:rPr>
        <w:t xml:space="preserve">Localizar el departamento correspondiente. </w:t>
      </w:r>
    </w:p>
    <w:p w14:paraId="524C5589" w14:textId="77777777" w:rsidR="00CC68AE" w:rsidRPr="003768D7" w:rsidRDefault="00CC68AE">
      <w:pPr>
        <w:pStyle w:val="Prrafodelista"/>
        <w:numPr>
          <w:ilvl w:val="0"/>
          <w:numId w:val="88"/>
        </w:numPr>
        <w:spacing w:line="480" w:lineRule="auto"/>
        <w:rPr>
          <w:lang w:val="es-DO"/>
        </w:rPr>
      </w:pPr>
      <w:r w:rsidRPr="003768D7">
        <w:rPr>
          <w:lang w:val="es-DO"/>
        </w:rPr>
        <w:lastRenderedPageBreak/>
        <w:t xml:space="preserve">Presionar el botón Activar o Desactivar. </w:t>
      </w:r>
    </w:p>
    <w:p w14:paraId="557A387E" w14:textId="77777777" w:rsidR="00CC68AE" w:rsidRPr="003768D7" w:rsidRDefault="00CC68AE">
      <w:pPr>
        <w:pStyle w:val="Prrafodelista"/>
        <w:numPr>
          <w:ilvl w:val="0"/>
          <w:numId w:val="88"/>
        </w:numPr>
        <w:spacing w:line="480" w:lineRule="auto"/>
        <w:rPr>
          <w:lang w:val="es-DO"/>
        </w:rPr>
      </w:pPr>
      <w:r w:rsidRPr="003768D7">
        <w:rPr>
          <w:lang w:val="es-DO"/>
        </w:rPr>
        <w:t xml:space="preserve">El sistema actualizará automáticamente el estado del registro. </w:t>
      </w:r>
    </w:p>
    <w:p w14:paraId="4D422E1E" w14:textId="49B9FBF5" w:rsidR="00CC68AE" w:rsidRPr="003768D7" w:rsidRDefault="00CC68AE" w:rsidP="003768D7">
      <w:pPr>
        <w:rPr>
          <w:lang w:val="es-DO"/>
        </w:rPr>
      </w:pPr>
      <w:r w:rsidRPr="00CC68AE">
        <w:rPr>
          <w:lang w:val="es-DO"/>
        </w:rPr>
        <w:t>Esta funcionalidad permite conservar la información histórica del departamento cuando este deja de participar temporalmente en el proceso de evaluación.</w:t>
      </w:r>
    </w:p>
    <w:p w14:paraId="7EF01D45" w14:textId="77777777" w:rsidR="00CC68AE" w:rsidRPr="00CC68AE" w:rsidRDefault="00CC68AE" w:rsidP="003768D7">
      <w:pPr>
        <w:pStyle w:val="Ttulo4"/>
        <w:rPr>
          <w:lang w:val="es-DO"/>
        </w:rPr>
      </w:pPr>
      <w:r w:rsidRPr="00CC68AE">
        <w:rPr>
          <w:lang w:val="es-DO"/>
        </w:rPr>
        <w:t>Eliminar un departamento</w:t>
      </w:r>
    </w:p>
    <w:p w14:paraId="7C90E70E" w14:textId="3FA431E4" w:rsidR="00CC68AE" w:rsidRPr="003768D7" w:rsidRDefault="00CC68AE" w:rsidP="003768D7">
      <w:pPr>
        <w:rPr>
          <w:lang w:val="es-DO"/>
        </w:rPr>
      </w:pPr>
      <w:r w:rsidRPr="003768D7">
        <w:rPr>
          <w:lang w:val="es-DO"/>
        </w:rPr>
        <w:t>Si un departamento fue registrado por error o ya no es necesario, podrá eliminarse mediante la opción Eliminar disponible en la tabla.</w:t>
      </w:r>
      <w:r w:rsidR="003768D7">
        <w:rPr>
          <w:lang w:val="es-DO"/>
        </w:rPr>
        <w:t xml:space="preserve"> </w:t>
      </w:r>
      <w:r w:rsidRPr="003768D7">
        <w:rPr>
          <w:lang w:val="es-DO"/>
        </w:rPr>
        <w:t>Al confirmar la operación, el sistema eliminará el registro y mostrará un mensaje indicando que la operación fue realizada correctamente.</w:t>
      </w:r>
    </w:p>
    <w:p w14:paraId="4C4197BC" w14:textId="239D504D" w:rsidR="00CC68AE" w:rsidRPr="00777B38" w:rsidRDefault="00CC68AE" w:rsidP="00777B38">
      <w:pPr>
        <w:rPr>
          <w:lang w:val="es-DO"/>
        </w:rPr>
      </w:pPr>
      <w:r w:rsidRPr="003768D7">
        <w:rPr>
          <w:lang w:val="es-DO"/>
        </w:rPr>
        <w:t>Nota: Cuando se desee conservar el historial del departamento, se recomienda utilizar la opción Desactivar en lugar de eliminar el registro.</w:t>
      </w:r>
    </w:p>
    <w:p w14:paraId="0B66D992" w14:textId="77777777" w:rsidR="00CC68AE" w:rsidRPr="00CC68AE" w:rsidRDefault="00CC68AE" w:rsidP="00777B38">
      <w:pPr>
        <w:pStyle w:val="Ttulo4"/>
        <w:rPr>
          <w:lang w:val="es-DO"/>
        </w:rPr>
      </w:pPr>
      <w:r w:rsidRPr="00CC68AE">
        <w:rPr>
          <w:lang w:val="es-DO"/>
        </w:rPr>
        <w:t>Búsqueda y filtrado</w:t>
      </w:r>
    </w:p>
    <w:p w14:paraId="03B57A74" w14:textId="77777777" w:rsidR="00CC68AE" w:rsidRPr="00CC68AE" w:rsidRDefault="00CC68AE" w:rsidP="00777B38">
      <w:pPr>
        <w:rPr>
          <w:lang w:val="es-DO"/>
        </w:rPr>
      </w:pPr>
      <w:r w:rsidRPr="00CC68AE">
        <w:rPr>
          <w:lang w:val="es-DO"/>
        </w:rPr>
        <w:t>El módulo incorpora herramientas que permiten localizar departamentos de forma rápida mediante:</w:t>
      </w:r>
    </w:p>
    <w:p w14:paraId="64276165" w14:textId="77777777" w:rsidR="00CC68AE" w:rsidRPr="00777B38" w:rsidRDefault="00CC68AE">
      <w:pPr>
        <w:pStyle w:val="Prrafodelista"/>
        <w:numPr>
          <w:ilvl w:val="0"/>
          <w:numId w:val="89"/>
        </w:numPr>
        <w:spacing w:line="480" w:lineRule="auto"/>
        <w:rPr>
          <w:lang w:val="es-DO"/>
        </w:rPr>
      </w:pPr>
      <w:r w:rsidRPr="00777B38">
        <w:rPr>
          <w:lang w:val="es-DO"/>
        </w:rPr>
        <w:t xml:space="preserve">Búsqueda por nombre. </w:t>
      </w:r>
    </w:p>
    <w:p w14:paraId="55D054CE" w14:textId="77777777" w:rsidR="00CC68AE" w:rsidRPr="00777B38" w:rsidRDefault="00CC68AE">
      <w:pPr>
        <w:pStyle w:val="Prrafodelista"/>
        <w:numPr>
          <w:ilvl w:val="0"/>
          <w:numId w:val="89"/>
        </w:numPr>
        <w:spacing w:line="480" w:lineRule="auto"/>
        <w:rPr>
          <w:lang w:val="es-DO"/>
        </w:rPr>
      </w:pPr>
      <w:r w:rsidRPr="00777B38">
        <w:rPr>
          <w:lang w:val="es-DO"/>
        </w:rPr>
        <w:t xml:space="preserve">Filtro por estado (Todas, Activas o Inactivas). </w:t>
      </w:r>
    </w:p>
    <w:p w14:paraId="34523901" w14:textId="77777777" w:rsidR="00CC68AE" w:rsidRPr="00777B38" w:rsidRDefault="00CC68AE">
      <w:pPr>
        <w:pStyle w:val="Prrafodelista"/>
        <w:numPr>
          <w:ilvl w:val="0"/>
          <w:numId w:val="89"/>
        </w:numPr>
        <w:spacing w:line="480" w:lineRule="auto"/>
        <w:rPr>
          <w:lang w:val="es-DO"/>
        </w:rPr>
      </w:pPr>
      <w:r w:rsidRPr="00777B38">
        <w:rPr>
          <w:lang w:val="es-DO"/>
        </w:rPr>
        <w:t xml:space="preserve">Configuración de la cantidad de registros por página. </w:t>
      </w:r>
    </w:p>
    <w:p w14:paraId="5161B0DB" w14:textId="77777777" w:rsidR="00CC68AE" w:rsidRPr="00777B38" w:rsidRDefault="00CC68AE">
      <w:pPr>
        <w:pStyle w:val="Prrafodelista"/>
        <w:numPr>
          <w:ilvl w:val="0"/>
          <w:numId w:val="89"/>
        </w:numPr>
        <w:spacing w:line="480" w:lineRule="auto"/>
        <w:rPr>
          <w:lang w:val="es-DO"/>
        </w:rPr>
      </w:pPr>
      <w:r w:rsidRPr="00777B38">
        <w:rPr>
          <w:lang w:val="es-DO"/>
        </w:rPr>
        <w:t xml:space="preserve">Navegación entre páginas mediante el </w:t>
      </w:r>
      <w:proofErr w:type="spellStart"/>
      <w:r w:rsidRPr="00777B38">
        <w:rPr>
          <w:lang w:val="es-DO"/>
        </w:rPr>
        <w:t>paginador</w:t>
      </w:r>
      <w:proofErr w:type="spellEnd"/>
      <w:r w:rsidRPr="00777B38">
        <w:rPr>
          <w:lang w:val="es-DO"/>
        </w:rPr>
        <w:t xml:space="preserve">. </w:t>
      </w:r>
    </w:p>
    <w:p w14:paraId="39C68A26" w14:textId="61CA38A2" w:rsidR="00083DCB" w:rsidRPr="00083DCB" w:rsidRDefault="00083DCB" w:rsidP="00777B38">
      <w:pPr>
        <w:pStyle w:val="Ttulo3"/>
        <w:rPr>
          <w:lang w:val="es-DO"/>
        </w:rPr>
      </w:pPr>
      <w:bookmarkStart w:id="126" w:name="_Toc237457104"/>
      <w:r w:rsidRPr="00083DCB">
        <w:rPr>
          <w:lang w:val="es-DO"/>
        </w:rPr>
        <w:t>Gestión de Períodos</w:t>
      </w:r>
      <w:bookmarkEnd w:id="126"/>
    </w:p>
    <w:p w14:paraId="10AEABB3" w14:textId="77777777" w:rsidR="00083DCB" w:rsidRPr="00777B38" w:rsidRDefault="00083DCB" w:rsidP="00777B38">
      <w:pPr>
        <w:rPr>
          <w:lang w:val="es-DO"/>
        </w:rPr>
      </w:pPr>
      <w:r w:rsidRPr="00777B38">
        <w:rPr>
          <w:lang w:val="es-DO"/>
        </w:rPr>
        <w:t>El módulo Gestión de Períodos permite administrar los diferentes períodos quinquenales utilizados durante el proceso de evaluación institucional. Cada período representa un ciclo oficial de evaluación, dentro del cual se organizan los criterios, indicadores, asignaciones y evidencias que serán evaluados.</w:t>
      </w:r>
    </w:p>
    <w:p w14:paraId="17FDA7FA" w14:textId="77777777" w:rsidR="00083DCB" w:rsidRPr="00777B38" w:rsidRDefault="00083DCB" w:rsidP="0057735F">
      <w:pPr>
        <w:spacing w:after="0"/>
        <w:rPr>
          <w:lang w:val="es-DO"/>
        </w:rPr>
      </w:pPr>
      <w:r w:rsidRPr="00777B38">
        <w:rPr>
          <w:lang w:val="es-DO"/>
        </w:rPr>
        <w:lastRenderedPageBreak/>
        <w:t>Desde esta sección, el administrador puede registrar nuevos períodos, consultar los existentes, modificar su información, activar o desactivar registros y eliminar aquellos que ya no sean necesarios.</w:t>
      </w:r>
    </w:p>
    <w:p w14:paraId="7921F344" w14:textId="77777777" w:rsidR="00083DCB" w:rsidRPr="00083DCB" w:rsidRDefault="00083DCB" w:rsidP="00777B38">
      <w:pPr>
        <w:pStyle w:val="Ttulo4"/>
        <w:rPr>
          <w:lang w:val="es-DO"/>
        </w:rPr>
      </w:pPr>
      <w:r w:rsidRPr="00083DCB">
        <w:rPr>
          <w:lang w:val="es-DO"/>
        </w:rPr>
        <w:t>Elementos de la pantalla</w:t>
      </w:r>
    </w:p>
    <w:p w14:paraId="267E628E" w14:textId="77777777" w:rsidR="00083DCB" w:rsidRPr="00083DCB" w:rsidRDefault="00083DCB" w:rsidP="0057735F">
      <w:pPr>
        <w:spacing w:after="0"/>
        <w:rPr>
          <w:lang w:val="es-DO"/>
        </w:rPr>
      </w:pPr>
      <w:r w:rsidRPr="00083DCB">
        <w:rPr>
          <w:lang w:val="es-DO"/>
        </w:rPr>
        <w:t>La pantalla está compuesta por los siguientes elementos:</w:t>
      </w:r>
    </w:p>
    <w:p w14:paraId="599795F6" w14:textId="77777777" w:rsidR="00083DCB" w:rsidRPr="00777B38" w:rsidRDefault="00083DCB">
      <w:pPr>
        <w:pStyle w:val="Prrafodelista"/>
        <w:numPr>
          <w:ilvl w:val="0"/>
          <w:numId w:val="90"/>
        </w:numPr>
        <w:spacing w:line="480" w:lineRule="auto"/>
        <w:rPr>
          <w:lang w:val="es-DO"/>
        </w:rPr>
      </w:pPr>
      <w:r w:rsidRPr="00777B38">
        <w:rPr>
          <w:lang w:val="es-DO"/>
        </w:rPr>
        <w:t xml:space="preserve">Título de la sección: Identifica el módulo Gestión de Períodos. </w:t>
      </w:r>
    </w:p>
    <w:p w14:paraId="2760D6EF" w14:textId="77777777" w:rsidR="00083DCB" w:rsidRPr="00777B38" w:rsidRDefault="00083DCB">
      <w:pPr>
        <w:pStyle w:val="Prrafodelista"/>
        <w:numPr>
          <w:ilvl w:val="0"/>
          <w:numId w:val="90"/>
        </w:numPr>
        <w:spacing w:line="480" w:lineRule="auto"/>
        <w:rPr>
          <w:lang w:val="es-DO"/>
        </w:rPr>
      </w:pPr>
      <w:r w:rsidRPr="00777B38">
        <w:rPr>
          <w:lang w:val="es-DO"/>
        </w:rPr>
        <w:t xml:space="preserve">Botón "Nuevo Período": Permite registrar un nuevo período quinquenal. </w:t>
      </w:r>
    </w:p>
    <w:p w14:paraId="49225D20" w14:textId="77777777" w:rsidR="00083DCB" w:rsidRPr="00777B38" w:rsidRDefault="00083DCB">
      <w:pPr>
        <w:pStyle w:val="Prrafodelista"/>
        <w:numPr>
          <w:ilvl w:val="0"/>
          <w:numId w:val="90"/>
        </w:numPr>
        <w:spacing w:line="480" w:lineRule="auto"/>
        <w:rPr>
          <w:lang w:val="es-DO"/>
        </w:rPr>
      </w:pPr>
      <w:r w:rsidRPr="00777B38">
        <w:rPr>
          <w:lang w:val="es-DO"/>
        </w:rPr>
        <w:t xml:space="preserve">Barra de búsqueda: Permite localizar rápidamente un período por su nombre. </w:t>
      </w:r>
    </w:p>
    <w:p w14:paraId="465B6759" w14:textId="77777777" w:rsidR="00083DCB" w:rsidRPr="00777B38" w:rsidRDefault="00083DCB">
      <w:pPr>
        <w:pStyle w:val="Prrafodelista"/>
        <w:numPr>
          <w:ilvl w:val="0"/>
          <w:numId w:val="90"/>
        </w:numPr>
        <w:spacing w:line="480" w:lineRule="auto"/>
        <w:rPr>
          <w:lang w:val="es-DO"/>
        </w:rPr>
      </w:pPr>
      <w:r w:rsidRPr="00777B38">
        <w:rPr>
          <w:lang w:val="es-DO"/>
        </w:rPr>
        <w:t xml:space="preserve">Filtro por estado: Muestra todos los períodos o únicamente los activos o inactivos. </w:t>
      </w:r>
    </w:p>
    <w:p w14:paraId="3B988930" w14:textId="77777777" w:rsidR="00083DCB" w:rsidRPr="00777B38" w:rsidRDefault="00083DCB">
      <w:pPr>
        <w:pStyle w:val="Prrafodelista"/>
        <w:numPr>
          <w:ilvl w:val="0"/>
          <w:numId w:val="90"/>
        </w:numPr>
        <w:spacing w:line="480" w:lineRule="auto"/>
        <w:rPr>
          <w:lang w:val="es-DO"/>
        </w:rPr>
      </w:pPr>
      <w:r w:rsidRPr="00777B38">
        <w:rPr>
          <w:lang w:val="es-DO"/>
        </w:rPr>
        <w:t xml:space="preserve">Selector de cantidad de registros: Permite establecer el número de registros mostrados por página. </w:t>
      </w:r>
    </w:p>
    <w:p w14:paraId="65D3D7B1" w14:textId="77777777" w:rsidR="00083DCB" w:rsidRPr="00777B38" w:rsidRDefault="00083DCB">
      <w:pPr>
        <w:pStyle w:val="Prrafodelista"/>
        <w:numPr>
          <w:ilvl w:val="0"/>
          <w:numId w:val="90"/>
        </w:numPr>
        <w:spacing w:line="480" w:lineRule="auto"/>
        <w:rPr>
          <w:lang w:val="es-DO"/>
        </w:rPr>
      </w:pPr>
      <w:r w:rsidRPr="00777B38">
        <w:rPr>
          <w:lang w:val="es-DO"/>
        </w:rPr>
        <w:t xml:space="preserve">Tabla de períodos: Presenta la información registrada. </w:t>
      </w:r>
    </w:p>
    <w:p w14:paraId="0B0698AA" w14:textId="77777777" w:rsidR="00083DCB" w:rsidRPr="00777B38" w:rsidRDefault="00083DCB" w:rsidP="0057735F">
      <w:pPr>
        <w:pStyle w:val="Prrafodelista"/>
        <w:numPr>
          <w:ilvl w:val="0"/>
          <w:numId w:val="90"/>
        </w:numPr>
        <w:spacing w:after="0" w:line="480" w:lineRule="auto"/>
        <w:rPr>
          <w:lang w:val="es-DO"/>
        </w:rPr>
      </w:pPr>
      <w:r w:rsidRPr="00777B38">
        <w:rPr>
          <w:lang w:val="es-DO"/>
        </w:rPr>
        <w:t xml:space="preserve">Paginación: Facilita la navegación entre las distintas páginas de resultados. </w:t>
      </w:r>
    </w:p>
    <w:p w14:paraId="3ADFFC3A" w14:textId="16A49B3D" w:rsidR="00777B38" w:rsidRDefault="00777B38" w:rsidP="00083DCB">
      <w:pPr>
        <w:ind w:firstLine="0"/>
        <w:jc w:val="left"/>
        <w:rPr>
          <w:b/>
          <w:bCs/>
          <w:i/>
          <w:iCs/>
          <w:lang w:val="es-DO"/>
        </w:rPr>
      </w:pPr>
      <w:r w:rsidRPr="00777B38">
        <w:rPr>
          <w:b/>
          <w:bCs/>
          <w:i/>
          <w:iCs/>
          <w:noProof/>
          <w:lang w:val="es-DO" w:eastAsia="es-DO"/>
        </w:rPr>
        <w:drawing>
          <wp:inline distT="0" distB="0" distL="0" distR="0" wp14:anchorId="43E43805" wp14:editId="066A1034">
            <wp:extent cx="5957570" cy="3495040"/>
            <wp:effectExtent l="0" t="0" r="5080" b="0"/>
            <wp:docPr id="203873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3581" name=""/>
                    <pic:cNvPicPr/>
                  </pic:nvPicPr>
                  <pic:blipFill>
                    <a:blip r:embed="rId35"/>
                    <a:stretch>
                      <a:fillRect/>
                    </a:stretch>
                  </pic:blipFill>
                  <pic:spPr>
                    <a:xfrm>
                      <a:off x="0" y="0"/>
                      <a:ext cx="5957570" cy="3495040"/>
                    </a:xfrm>
                    <a:prstGeom prst="rect">
                      <a:avLst/>
                    </a:prstGeom>
                  </pic:spPr>
                </pic:pic>
              </a:graphicData>
            </a:graphic>
          </wp:inline>
        </w:drawing>
      </w:r>
    </w:p>
    <w:p w14:paraId="7A6C150A" w14:textId="147D5D92" w:rsidR="0096420F" w:rsidRPr="0057735F" w:rsidRDefault="00083DCB" w:rsidP="0057735F">
      <w:pPr>
        <w:ind w:firstLine="0"/>
        <w:jc w:val="center"/>
        <w:rPr>
          <w:ins w:id="127" w:author="Jacqueline Tejada" w:date="2026-08-09T23:22:00Z"/>
          <w:i/>
          <w:iCs/>
          <w:lang w:val="es-DO"/>
        </w:rPr>
      </w:pPr>
      <w:r w:rsidRPr="00777B38">
        <w:rPr>
          <w:i/>
          <w:iCs/>
          <w:lang w:val="es-DO"/>
        </w:rPr>
        <w:t xml:space="preserve">Figura </w:t>
      </w:r>
      <w:r w:rsidR="00777B38" w:rsidRPr="00777B38">
        <w:rPr>
          <w:i/>
          <w:iCs/>
          <w:lang w:val="es-DO"/>
        </w:rPr>
        <w:t>16</w:t>
      </w:r>
      <w:r w:rsidRPr="00777B38">
        <w:rPr>
          <w:i/>
          <w:iCs/>
          <w:lang w:val="es-DO"/>
        </w:rPr>
        <w:t>. Gestión de Períodos</w:t>
      </w:r>
    </w:p>
    <w:p w14:paraId="4635CA79" w14:textId="38464259" w:rsidR="00083DCB" w:rsidRPr="00083DCB" w:rsidRDefault="00083DCB" w:rsidP="00777B38">
      <w:pPr>
        <w:pStyle w:val="Ttulo4"/>
        <w:rPr>
          <w:lang w:val="es-DO"/>
        </w:rPr>
      </w:pPr>
      <w:r w:rsidRPr="00083DCB">
        <w:rPr>
          <w:lang w:val="es-DO"/>
        </w:rPr>
        <w:lastRenderedPageBreak/>
        <w:t>Información mostrada</w:t>
      </w:r>
    </w:p>
    <w:p w14:paraId="18A55E79" w14:textId="77777777" w:rsidR="00083DCB" w:rsidRPr="00083DCB" w:rsidRDefault="00083DCB" w:rsidP="00D10EF9">
      <w:pPr>
        <w:rPr>
          <w:lang w:val="es-DO"/>
        </w:rPr>
      </w:pPr>
      <w:r w:rsidRPr="00083DCB">
        <w:rPr>
          <w:lang w:val="es-DO"/>
        </w:rPr>
        <w:t>La tabla presenta la siguiente información de cada período registrado:</w:t>
      </w:r>
    </w:p>
    <w:p w14:paraId="1B260B9F" w14:textId="77777777" w:rsidR="00083DCB" w:rsidRPr="00D10EF9" w:rsidRDefault="00083DCB">
      <w:pPr>
        <w:pStyle w:val="Prrafodelista"/>
        <w:numPr>
          <w:ilvl w:val="0"/>
          <w:numId w:val="91"/>
        </w:numPr>
        <w:spacing w:line="480" w:lineRule="auto"/>
        <w:rPr>
          <w:lang w:val="es-DO"/>
        </w:rPr>
      </w:pPr>
      <w:r w:rsidRPr="00D10EF9">
        <w:rPr>
          <w:lang w:val="es-DO"/>
        </w:rPr>
        <w:t xml:space="preserve">Nombre: Identifica el período de evaluación (por ejemplo, Período 2025–2030). </w:t>
      </w:r>
    </w:p>
    <w:p w14:paraId="1D988710" w14:textId="77777777" w:rsidR="00083DCB" w:rsidRPr="00D10EF9" w:rsidRDefault="00083DCB">
      <w:pPr>
        <w:pStyle w:val="Prrafodelista"/>
        <w:numPr>
          <w:ilvl w:val="0"/>
          <w:numId w:val="91"/>
        </w:numPr>
        <w:spacing w:line="480" w:lineRule="auto"/>
        <w:rPr>
          <w:lang w:val="es-DO"/>
        </w:rPr>
      </w:pPr>
      <w:r w:rsidRPr="00D10EF9">
        <w:rPr>
          <w:lang w:val="es-DO"/>
        </w:rPr>
        <w:t xml:space="preserve">Fecha de inicio: Fecha en la que comienza oficialmente el período. </w:t>
      </w:r>
    </w:p>
    <w:p w14:paraId="7F824268" w14:textId="77777777" w:rsidR="00083DCB" w:rsidRPr="00D10EF9" w:rsidRDefault="00083DCB">
      <w:pPr>
        <w:pStyle w:val="Prrafodelista"/>
        <w:numPr>
          <w:ilvl w:val="0"/>
          <w:numId w:val="91"/>
        </w:numPr>
        <w:spacing w:line="480" w:lineRule="auto"/>
        <w:rPr>
          <w:lang w:val="es-DO"/>
        </w:rPr>
      </w:pPr>
      <w:r w:rsidRPr="00D10EF9">
        <w:rPr>
          <w:lang w:val="es-DO"/>
        </w:rPr>
        <w:t xml:space="preserve">Fecha de finalización: Fecha en que concluye el período. </w:t>
      </w:r>
    </w:p>
    <w:p w14:paraId="433A8891" w14:textId="77777777" w:rsidR="00083DCB" w:rsidRPr="00D10EF9" w:rsidRDefault="00083DCB">
      <w:pPr>
        <w:pStyle w:val="Prrafodelista"/>
        <w:numPr>
          <w:ilvl w:val="0"/>
          <w:numId w:val="91"/>
        </w:numPr>
        <w:spacing w:line="480" w:lineRule="auto"/>
        <w:rPr>
          <w:lang w:val="es-DO"/>
        </w:rPr>
      </w:pPr>
      <w:r w:rsidRPr="00D10EF9">
        <w:rPr>
          <w:lang w:val="es-DO"/>
        </w:rPr>
        <w:t xml:space="preserve">Estado: Indica si el período se encuentra activo o inactivo. </w:t>
      </w:r>
    </w:p>
    <w:p w14:paraId="3795F506" w14:textId="77777777" w:rsidR="00083DCB" w:rsidRPr="00083DCB" w:rsidRDefault="00083DCB" w:rsidP="00D10EF9">
      <w:pPr>
        <w:rPr>
          <w:lang w:val="es-DO"/>
        </w:rPr>
      </w:pPr>
      <w:r w:rsidRPr="00083DCB">
        <w:rPr>
          <w:lang w:val="es-DO"/>
        </w:rPr>
        <w:t>Cada registro dispone además de las siguientes acciones:</w:t>
      </w:r>
    </w:p>
    <w:p w14:paraId="0EE5B290" w14:textId="77777777" w:rsidR="00083DCB" w:rsidRPr="00D10EF9" w:rsidRDefault="00083DCB">
      <w:pPr>
        <w:pStyle w:val="Prrafodelista"/>
        <w:numPr>
          <w:ilvl w:val="0"/>
          <w:numId w:val="92"/>
        </w:numPr>
        <w:spacing w:line="480" w:lineRule="auto"/>
        <w:rPr>
          <w:lang w:val="es-DO"/>
        </w:rPr>
      </w:pPr>
      <w:r w:rsidRPr="00D10EF9">
        <w:rPr>
          <w:lang w:val="es-DO"/>
        </w:rPr>
        <w:t xml:space="preserve">Editar: Modifica la información del período. </w:t>
      </w:r>
    </w:p>
    <w:p w14:paraId="1CFFE773" w14:textId="77777777" w:rsidR="00083DCB" w:rsidRPr="00D10EF9" w:rsidRDefault="00083DCB">
      <w:pPr>
        <w:pStyle w:val="Prrafodelista"/>
        <w:numPr>
          <w:ilvl w:val="0"/>
          <w:numId w:val="92"/>
        </w:numPr>
        <w:spacing w:line="480" w:lineRule="auto"/>
        <w:rPr>
          <w:lang w:val="es-DO"/>
        </w:rPr>
      </w:pPr>
      <w:r w:rsidRPr="00D10EF9">
        <w:rPr>
          <w:lang w:val="es-DO"/>
        </w:rPr>
        <w:t xml:space="preserve">Activar / Desactivar: Cambia el estado del período. </w:t>
      </w:r>
    </w:p>
    <w:p w14:paraId="760C7190" w14:textId="494DA371" w:rsidR="00083DCB" w:rsidRPr="00D10EF9" w:rsidRDefault="00083DCB">
      <w:pPr>
        <w:pStyle w:val="Prrafodelista"/>
        <w:numPr>
          <w:ilvl w:val="0"/>
          <w:numId w:val="92"/>
        </w:numPr>
        <w:spacing w:line="480" w:lineRule="auto"/>
        <w:rPr>
          <w:lang w:val="es-DO"/>
        </w:rPr>
      </w:pPr>
      <w:r w:rsidRPr="00D10EF9">
        <w:rPr>
          <w:lang w:val="es-DO"/>
        </w:rPr>
        <w:t xml:space="preserve">Eliminar: Elimina el período del sistema. </w:t>
      </w:r>
    </w:p>
    <w:p w14:paraId="566D8890" w14:textId="77777777" w:rsidR="00083DCB" w:rsidRPr="00083DCB" w:rsidRDefault="00083DCB" w:rsidP="00D10EF9">
      <w:pPr>
        <w:pStyle w:val="Ttulo4"/>
        <w:rPr>
          <w:lang w:val="es-DO"/>
        </w:rPr>
      </w:pPr>
      <w:r w:rsidRPr="00083DCB">
        <w:rPr>
          <w:lang w:val="es-DO"/>
        </w:rPr>
        <w:t>Registrar un nuevo período</w:t>
      </w:r>
    </w:p>
    <w:p w14:paraId="431CE1D7" w14:textId="77777777" w:rsidR="00083DCB" w:rsidRPr="00083DCB" w:rsidRDefault="00083DCB" w:rsidP="00D10EF9">
      <w:pPr>
        <w:rPr>
          <w:lang w:val="es-DO"/>
        </w:rPr>
      </w:pPr>
      <w:r w:rsidRPr="00083DCB">
        <w:rPr>
          <w:lang w:val="es-DO"/>
        </w:rPr>
        <w:t>Para crear un nuevo período quinquenal, el usuario deberá realizar los siguientes pasos:</w:t>
      </w:r>
    </w:p>
    <w:p w14:paraId="4610D3AA" w14:textId="77777777" w:rsidR="00083DCB" w:rsidRPr="00D10EF9" w:rsidRDefault="00083DCB">
      <w:pPr>
        <w:pStyle w:val="Prrafodelista"/>
        <w:numPr>
          <w:ilvl w:val="0"/>
          <w:numId w:val="93"/>
        </w:numPr>
        <w:spacing w:line="480" w:lineRule="auto"/>
        <w:rPr>
          <w:lang w:val="es-DO"/>
        </w:rPr>
      </w:pPr>
      <w:r w:rsidRPr="00D10EF9">
        <w:rPr>
          <w:lang w:val="es-DO"/>
        </w:rPr>
        <w:t xml:space="preserve">Presionar el botón "Nuevo Período". </w:t>
      </w:r>
    </w:p>
    <w:p w14:paraId="0E950371" w14:textId="77777777" w:rsidR="00083DCB" w:rsidRPr="00D10EF9" w:rsidRDefault="00083DCB">
      <w:pPr>
        <w:pStyle w:val="Prrafodelista"/>
        <w:numPr>
          <w:ilvl w:val="0"/>
          <w:numId w:val="93"/>
        </w:numPr>
        <w:spacing w:line="480" w:lineRule="auto"/>
        <w:rPr>
          <w:lang w:val="es-DO"/>
        </w:rPr>
      </w:pPr>
      <w:r w:rsidRPr="00D10EF9">
        <w:rPr>
          <w:lang w:val="es-DO"/>
        </w:rPr>
        <w:t xml:space="preserve">Completar la información solicitada. </w:t>
      </w:r>
    </w:p>
    <w:p w14:paraId="05B1C1FF" w14:textId="77777777" w:rsidR="00083DCB" w:rsidRPr="00D10EF9" w:rsidRDefault="00083DCB">
      <w:pPr>
        <w:pStyle w:val="Prrafodelista"/>
        <w:numPr>
          <w:ilvl w:val="0"/>
          <w:numId w:val="93"/>
        </w:numPr>
        <w:spacing w:line="480" w:lineRule="auto"/>
        <w:rPr>
          <w:lang w:val="es-DO"/>
        </w:rPr>
      </w:pPr>
      <w:r w:rsidRPr="00D10EF9">
        <w:rPr>
          <w:lang w:val="es-DO"/>
        </w:rPr>
        <w:t xml:space="preserve">Verificar que las fechas sean correctas. </w:t>
      </w:r>
    </w:p>
    <w:p w14:paraId="0F6C131B" w14:textId="77777777" w:rsidR="00083DCB" w:rsidRPr="00D10EF9" w:rsidRDefault="00083DCB">
      <w:pPr>
        <w:pStyle w:val="Prrafodelista"/>
        <w:numPr>
          <w:ilvl w:val="0"/>
          <w:numId w:val="93"/>
        </w:numPr>
        <w:spacing w:line="480" w:lineRule="auto"/>
        <w:rPr>
          <w:lang w:val="es-DO"/>
        </w:rPr>
      </w:pPr>
      <w:r w:rsidRPr="00D10EF9">
        <w:rPr>
          <w:lang w:val="es-DO"/>
        </w:rPr>
        <w:t xml:space="preserve">Presionar el botón Guardar. </w:t>
      </w:r>
    </w:p>
    <w:p w14:paraId="7E8BBA25" w14:textId="2A0777DC" w:rsidR="00083DCB" w:rsidRDefault="00083DCB" w:rsidP="00D10EF9">
      <w:pPr>
        <w:rPr>
          <w:lang w:val="es-DO"/>
        </w:rPr>
      </w:pPr>
      <w:r w:rsidRPr="00083DCB">
        <w:rPr>
          <w:lang w:val="es-DO"/>
        </w:rPr>
        <w:t>Una vez completado el proceso, el sistema registrará el nuevo período y mostrará un mensaje indicando que la operación fue realizada correctamente.</w:t>
      </w:r>
    </w:p>
    <w:p w14:paraId="229CFD24" w14:textId="77777777" w:rsidR="006D4FE9" w:rsidRDefault="006D4FE9" w:rsidP="00D10EF9">
      <w:pPr>
        <w:rPr>
          <w:lang w:val="es-DO"/>
        </w:rPr>
      </w:pPr>
    </w:p>
    <w:p w14:paraId="7C91B9BB" w14:textId="77777777" w:rsidR="006D4FE9" w:rsidRDefault="006D4FE9" w:rsidP="00D10EF9">
      <w:pPr>
        <w:rPr>
          <w:lang w:val="es-DO"/>
        </w:rPr>
      </w:pPr>
    </w:p>
    <w:p w14:paraId="793E9215" w14:textId="77777777" w:rsidR="006D4FE9" w:rsidRPr="00D10EF9" w:rsidRDefault="006D4FE9" w:rsidP="00D10EF9">
      <w:pPr>
        <w:rPr>
          <w:lang w:val="es-DO"/>
        </w:rPr>
      </w:pPr>
    </w:p>
    <w:p w14:paraId="5171279C" w14:textId="77777777" w:rsidR="00083DCB" w:rsidRPr="00083DCB" w:rsidRDefault="00083DCB">
      <w:pPr>
        <w:pStyle w:val="Ttulo4"/>
        <w:numPr>
          <w:ilvl w:val="0"/>
          <w:numId w:val="94"/>
        </w:numPr>
        <w:rPr>
          <w:lang w:val="es-DO"/>
        </w:rPr>
      </w:pPr>
      <w:r w:rsidRPr="00083DCB">
        <w:rPr>
          <w:lang w:val="es-DO"/>
        </w:rPr>
        <w:lastRenderedPageBreak/>
        <w:t>Datos solicitados</w:t>
      </w:r>
    </w:p>
    <w:p w14:paraId="7D096369" w14:textId="77777777" w:rsidR="00083DCB" w:rsidRPr="00083DCB" w:rsidRDefault="00083DCB" w:rsidP="00D10EF9">
      <w:pPr>
        <w:rPr>
          <w:lang w:val="es-DO"/>
        </w:rPr>
      </w:pPr>
      <w:r w:rsidRPr="00083DCB">
        <w:rPr>
          <w:lang w:val="es-DO"/>
        </w:rPr>
        <w:t>El formulario de registro contiene los siguientes campos: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92"/>
      </w:tblGrid>
      <w:tr w:rsidR="00083DCB" w:rsidRPr="00D10EF9" w14:paraId="1150894D" w14:textId="77777777" w:rsidTr="00D10EF9">
        <w:trPr>
          <w:tblHeader/>
          <w:tblCellSpacing w:w="15" w:type="dxa"/>
          <w:jc w:val="center"/>
        </w:trPr>
        <w:tc>
          <w:tcPr>
            <w:tcW w:w="1935" w:type="dxa"/>
            <w:shd w:val="clear" w:color="auto" w:fill="00B0F0"/>
            <w:vAlign w:val="center"/>
            <w:hideMark/>
          </w:tcPr>
          <w:p w14:paraId="6C37A7E1" w14:textId="77777777" w:rsidR="00083DCB" w:rsidRPr="00D10EF9" w:rsidRDefault="00083DCB" w:rsidP="00D10EF9">
            <w:pPr>
              <w:spacing w:before="240" w:after="0"/>
              <w:ind w:firstLine="0"/>
              <w:jc w:val="center"/>
              <w:rPr>
                <w:b/>
                <w:bCs/>
                <w:lang w:val="es-DO"/>
              </w:rPr>
            </w:pPr>
            <w:r w:rsidRPr="00D10EF9">
              <w:rPr>
                <w:b/>
                <w:bCs/>
                <w:lang w:val="es-DO"/>
              </w:rPr>
              <w:t>Campo</w:t>
            </w:r>
          </w:p>
        </w:tc>
        <w:tc>
          <w:tcPr>
            <w:tcW w:w="7347" w:type="dxa"/>
            <w:shd w:val="clear" w:color="auto" w:fill="00B0F0"/>
            <w:vAlign w:val="center"/>
            <w:hideMark/>
          </w:tcPr>
          <w:p w14:paraId="2E3062F1" w14:textId="77777777" w:rsidR="00083DCB" w:rsidRPr="00D10EF9" w:rsidRDefault="00083DCB" w:rsidP="00D10EF9">
            <w:pPr>
              <w:spacing w:before="240" w:after="0"/>
              <w:ind w:firstLine="0"/>
              <w:jc w:val="center"/>
              <w:rPr>
                <w:b/>
                <w:bCs/>
                <w:lang w:val="es-DO"/>
              </w:rPr>
            </w:pPr>
            <w:r w:rsidRPr="00D10EF9">
              <w:rPr>
                <w:b/>
                <w:bCs/>
                <w:lang w:val="es-DO"/>
              </w:rPr>
              <w:t>Descripción</w:t>
            </w:r>
          </w:p>
        </w:tc>
      </w:tr>
      <w:tr w:rsidR="00083DCB" w:rsidRPr="00D10EF9" w14:paraId="3F905CA8" w14:textId="77777777" w:rsidTr="00D10EF9">
        <w:trPr>
          <w:tblCellSpacing w:w="15" w:type="dxa"/>
          <w:jc w:val="center"/>
        </w:trPr>
        <w:tc>
          <w:tcPr>
            <w:tcW w:w="1935" w:type="dxa"/>
            <w:vAlign w:val="center"/>
            <w:hideMark/>
          </w:tcPr>
          <w:p w14:paraId="59B008F7" w14:textId="77777777" w:rsidR="00083DCB" w:rsidRPr="00D10EF9" w:rsidRDefault="00083DCB" w:rsidP="00D10EF9">
            <w:pPr>
              <w:spacing w:before="240" w:after="0"/>
              <w:ind w:firstLine="0"/>
              <w:jc w:val="center"/>
              <w:rPr>
                <w:lang w:val="es-DO"/>
              </w:rPr>
            </w:pPr>
            <w:r w:rsidRPr="00D10EF9">
              <w:rPr>
                <w:b/>
                <w:bCs/>
                <w:lang w:val="es-DO"/>
              </w:rPr>
              <w:t>Nombre</w:t>
            </w:r>
          </w:p>
        </w:tc>
        <w:tc>
          <w:tcPr>
            <w:tcW w:w="7347" w:type="dxa"/>
            <w:vAlign w:val="center"/>
            <w:hideMark/>
          </w:tcPr>
          <w:p w14:paraId="5154DC32" w14:textId="77777777" w:rsidR="00083DCB" w:rsidRPr="00D10EF9" w:rsidRDefault="00083DCB" w:rsidP="00D10EF9">
            <w:pPr>
              <w:spacing w:before="240" w:after="0"/>
              <w:ind w:firstLine="0"/>
              <w:jc w:val="center"/>
              <w:rPr>
                <w:lang w:val="es-DO"/>
              </w:rPr>
            </w:pPr>
            <w:r w:rsidRPr="00D10EF9">
              <w:rPr>
                <w:lang w:val="es-DO"/>
              </w:rPr>
              <w:t>Nombre que identifica el período de evaluación (Ej.: Período 2025–2030).</w:t>
            </w:r>
          </w:p>
        </w:tc>
      </w:tr>
      <w:tr w:rsidR="00083DCB" w:rsidRPr="00D10EF9" w14:paraId="1F056A55" w14:textId="77777777" w:rsidTr="00D10EF9">
        <w:trPr>
          <w:tblCellSpacing w:w="15" w:type="dxa"/>
          <w:jc w:val="center"/>
        </w:trPr>
        <w:tc>
          <w:tcPr>
            <w:tcW w:w="1935" w:type="dxa"/>
            <w:vAlign w:val="center"/>
            <w:hideMark/>
          </w:tcPr>
          <w:p w14:paraId="203F617D" w14:textId="77777777" w:rsidR="00083DCB" w:rsidRPr="00D10EF9" w:rsidRDefault="00083DCB" w:rsidP="00D10EF9">
            <w:pPr>
              <w:spacing w:before="240" w:after="0"/>
              <w:ind w:firstLine="0"/>
              <w:jc w:val="center"/>
              <w:rPr>
                <w:lang w:val="es-DO"/>
              </w:rPr>
            </w:pPr>
            <w:r w:rsidRPr="00D10EF9">
              <w:rPr>
                <w:b/>
                <w:bCs/>
                <w:lang w:val="es-DO"/>
              </w:rPr>
              <w:t>Fecha de inicio</w:t>
            </w:r>
          </w:p>
        </w:tc>
        <w:tc>
          <w:tcPr>
            <w:tcW w:w="7347" w:type="dxa"/>
            <w:vAlign w:val="center"/>
            <w:hideMark/>
          </w:tcPr>
          <w:p w14:paraId="3A8BC4B0" w14:textId="77777777" w:rsidR="00083DCB" w:rsidRPr="00D10EF9" w:rsidRDefault="00083DCB" w:rsidP="00D10EF9">
            <w:pPr>
              <w:spacing w:before="240" w:after="0"/>
              <w:ind w:firstLine="0"/>
              <w:jc w:val="center"/>
              <w:rPr>
                <w:lang w:val="es-DO"/>
              </w:rPr>
            </w:pPr>
            <w:r w:rsidRPr="00D10EF9">
              <w:rPr>
                <w:lang w:val="es-DO"/>
              </w:rPr>
              <w:t>Fecha en la que inicia el período quinquenal.</w:t>
            </w:r>
          </w:p>
        </w:tc>
      </w:tr>
      <w:tr w:rsidR="00083DCB" w:rsidRPr="00D10EF9" w14:paraId="665A6F28" w14:textId="77777777" w:rsidTr="00D10EF9">
        <w:trPr>
          <w:tblCellSpacing w:w="15" w:type="dxa"/>
          <w:jc w:val="center"/>
        </w:trPr>
        <w:tc>
          <w:tcPr>
            <w:tcW w:w="1935" w:type="dxa"/>
            <w:vAlign w:val="center"/>
            <w:hideMark/>
          </w:tcPr>
          <w:p w14:paraId="2DCD02EA" w14:textId="77777777" w:rsidR="00083DCB" w:rsidRPr="00D10EF9" w:rsidRDefault="00083DCB" w:rsidP="00D10EF9">
            <w:pPr>
              <w:spacing w:before="240" w:after="0"/>
              <w:ind w:firstLine="0"/>
              <w:jc w:val="center"/>
              <w:rPr>
                <w:lang w:val="es-DO"/>
              </w:rPr>
            </w:pPr>
            <w:r w:rsidRPr="00D10EF9">
              <w:rPr>
                <w:b/>
                <w:bCs/>
                <w:lang w:val="es-DO"/>
              </w:rPr>
              <w:t>Fecha de finalización</w:t>
            </w:r>
          </w:p>
        </w:tc>
        <w:tc>
          <w:tcPr>
            <w:tcW w:w="7347" w:type="dxa"/>
            <w:vAlign w:val="center"/>
            <w:hideMark/>
          </w:tcPr>
          <w:p w14:paraId="2CF5A227" w14:textId="77777777" w:rsidR="00083DCB" w:rsidRPr="00D10EF9" w:rsidRDefault="00083DCB" w:rsidP="00D10EF9">
            <w:pPr>
              <w:spacing w:before="240" w:after="0"/>
              <w:ind w:firstLine="0"/>
              <w:jc w:val="center"/>
              <w:rPr>
                <w:lang w:val="es-DO"/>
              </w:rPr>
            </w:pPr>
            <w:r w:rsidRPr="00D10EF9">
              <w:rPr>
                <w:lang w:val="es-DO"/>
              </w:rPr>
              <w:t>Fecha en la que concluye el período quinquenal.</w:t>
            </w:r>
          </w:p>
        </w:tc>
      </w:tr>
      <w:tr w:rsidR="00083DCB" w:rsidRPr="00D10EF9" w14:paraId="1B34E994" w14:textId="77777777" w:rsidTr="00D10EF9">
        <w:trPr>
          <w:tblCellSpacing w:w="15" w:type="dxa"/>
          <w:jc w:val="center"/>
        </w:trPr>
        <w:tc>
          <w:tcPr>
            <w:tcW w:w="1935" w:type="dxa"/>
            <w:vAlign w:val="center"/>
            <w:hideMark/>
          </w:tcPr>
          <w:p w14:paraId="36674C31" w14:textId="77777777" w:rsidR="00083DCB" w:rsidRPr="00D10EF9" w:rsidRDefault="00083DCB" w:rsidP="00D10EF9">
            <w:pPr>
              <w:spacing w:before="240" w:after="0"/>
              <w:ind w:firstLine="0"/>
              <w:jc w:val="center"/>
              <w:rPr>
                <w:lang w:val="es-DO"/>
              </w:rPr>
            </w:pPr>
            <w:r w:rsidRPr="00D10EF9">
              <w:rPr>
                <w:b/>
                <w:bCs/>
                <w:lang w:val="es-DO"/>
              </w:rPr>
              <w:t>Estado</w:t>
            </w:r>
          </w:p>
        </w:tc>
        <w:tc>
          <w:tcPr>
            <w:tcW w:w="7347" w:type="dxa"/>
            <w:vAlign w:val="center"/>
            <w:hideMark/>
          </w:tcPr>
          <w:p w14:paraId="33E2B48A" w14:textId="77777777" w:rsidR="00083DCB" w:rsidRPr="00D10EF9" w:rsidRDefault="00083DCB" w:rsidP="00D10EF9">
            <w:pPr>
              <w:spacing w:before="240" w:after="0"/>
              <w:ind w:firstLine="0"/>
              <w:jc w:val="center"/>
              <w:rPr>
                <w:lang w:val="es-DO"/>
              </w:rPr>
            </w:pPr>
            <w:r w:rsidRPr="00D10EF9">
              <w:rPr>
                <w:lang w:val="es-DO"/>
              </w:rPr>
              <w:t>Permite indicar si el período estará Activo o Inactivo.</w:t>
            </w:r>
          </w:p>
        </w:tc>
      </w:tr>
    </w:tbl>
    <w:p w14:paraId="0AC8AC55" w14:textId="77777777" w:rsidR="00D10EF9" w:rsidRDefault="00D10EF9" w:rsidP="00083DCB">
      <w:pPr>
        <w:ind w:firstLine="0"/>
        <w:jc w:val="left"/>
        <w:rPr>
          <w:b/>
          <w:bCs/>
          <w:i/>
          <w:iCs/>
          <w:lang w:val="es-DO"/>
        </w:rPr>
      </w:pPr>
    </w:p>
    <w:p w14:paraId="2FB66BE0" w14:textId="07EFB3FD" w:rsidR="00D10EF9" w:rsidRDefault="00D10EF9" w:rsidP="00083DCB">
      <w:pPr>
        <w:ind w:firstLine="0"/>
        <w:jc w:val="left"/>
        <w:rPr>
          <w:b/>
          <w:bCs/>
          <w:i/>
          <w:iCs/>
          <w:lang w:val="es-DO"/>
        </w:rPr>
      </w:pPr>
      <w:r w:rsidRPr="00D10EF9">
        <w:rPr>
          <w:b/>
          <w:bCs/>
          <w:i/>
          <w:iCs/>
          <w:noProof/>
          <w:lang w:val="es-DO" w:eastAsia="es-DO"/>
        </w:rPr>
        <w:drawing>
          <wp:inline distT="0" distB="0" distL="0" distR="0" wp14:anchorId="11D8B4CC" wp14:editId="496A152B">
            <wp:extent cx="5957570" cy="3484880"/>
            <wp:effectExtent l="0" t="0" r="5080" b="1270"/>
            <wp:docPr id="60206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2688" name=""/>
                    <pic:cNvPicPr/>
                  </pic:nvPicPr>
                  <pic:blipFill>
                    <a:blip r:embed="rId36"/>
                    <a:stretch>
                      <a:fillRect/>
                    </a:stretch>
                  </pic:blipFill>
                  <pic:spPr>
                    <a:xfrm>
                      <a:off x="0" y="0"/>
                      <a:ext cx="5957570" cy="3484880"/>
                    </a:xfrm>
                    <a:prstGeom prst="rect">
                      <a:avLst/>
                    </a:prstGeom>
                  </pic:spPr>
                </pic:pic>
              </a:graphicData>
            </a:graphic>
          </wp:inline>
        </w:drawing>
      </w:r>
    </w:p>
    <w:p w14:paraId="61EED7F9" w14:textId="7077220B" w:rsidR="0096420F" w:rsidRPr="00D10EF9" w:rsidRDefault="00083DCB" w:rsidP="006D4FE9">
      <w:pPr>
        <w:ind w:firstLine="0"/>
        <w:jc w:val="center"/>
        <w:rPr>
          <w:i/>
          <w:iCs/>
          <w:lang w:val="es-DO"/>
        </w:rPr>
      </w:pPr>
      <w:r w:rsidRPr="00D10EF9">
        <w:rPr>
          <w:i/>
          <w:iCs/>
          <w:lang w:val="es-DO"/>
        </w:rPr>
        <w:t xml:space="preserve">Figura </w:t>
      </w:r>
      <w:r w:rsidR="00D10EF9">
        <w:rPr>
          <w:i/>
          <w:iCs/>
          <w:lang w:val="es-DO"/>
        </w:rPr>
        <w:t>17</w:t>
      </w:r>
      <w:r w:rsidRPr="00D10EF9">
        <w:rPr>
          <w:i/>
          <w:iCs/>
          <w:lang w:val="es-DO"/>
        </w:rPr>
        <w:t>. Registro de Período</w:t>
      </w:r>
    </w:p>
    <w:p w14:paraId="20FF382D" w14:textId="77777777" w:rsidR="00083DCB" w:rsidRPr="00083DCB" w:rsidRDefault="00083DCB" w:rsidP="00D10EF9">
      <w:pPr>
        <w:pStyle w:val="Ttulo4"/>
        <w:rPr>
          <w:lang w:val="es-DO"/>
        </w:rPr>
      </w:pPr>
      <w:r w:rsidRPr="00083DCB">
        <w:rPr>
          <w:lang w:val="es-DO"/>
        </w:rPr>
        <w:lastRenderedPageBreak/>
        <w:t>Editar un período</w:t>
      </w:r>
    </w:p>
    <w:p w14:paraId="7A1AE997" w14:textId="77777777" w:rsidR="00083DCB" w:rsidRPr="00D10EF9" w:rsidRDefault="00083DCB" w:rsidP="00D10EF9">
      <w:pPr>
        <w:rPr>
          <w:lang w:val="es-DO"/>
        </w:rPr>
      </w:pPr>
      <w:r w:rsidRPr="00D10EF9">
        <w:rPr>
          <w:lang w:val="es-DO"/>
        </w:rPr>
        <w:t>Para modificar la información de un período:</w:t>
      </w:r>
    </w:p>
    <w:p w14:paraId="75803E7D" w14:textId="77777777" w:rsidR="00083DCB" w:rsidRPr="00D10EF9" w:rsidRDefault="00083DCB">
      <w:pPr>
        <w:pStyle w:val="Prrafodelista"/>
        <w:numPr>
          <w:ilvl w:val="0"/>
          <w:numId w:val="95"/>
        </w:numPr>
        <w:spacing w:line="480" w:lineRule="auto"/>
        <w:rPr>
          <w:lang w:val="es-DO"/>
        </w:rPr>
      </w:pPr>
      <w:r w:rsidRPr="00D10EF9">
        <w:rPr>
          <w:lang w:val="es-DO"/>
        </w:rPr>
        <w:t xml:space="preserve">Localizar el período en la tabla. </w:t>
      </w:r>
    </w:p>
    <w:p w14:paraId="7E343C3D" w14:textId="52A5F7AF" w:rsidR="0096420F" w:rsidRPr="00103F8C" w:rsidRDefault="00083DCB" w:rsidP="00103F8C">
      <w:pPr>
        <w:pStyle w:val="Prrafodelista"/>
        <w:numPr>
          <w:ilvl w:val="0"/>
          <w:numId w:val="95"/>
        </w:numPr>
        <w:spacing w:line="480" w:lineRule="auto"/>
        <w:rPr>
          <w:lang w:val="es-DO"/>
        </w:rPr>
      </w:pPr>
      <w:r w:rsidRPr="00D10EF9">
        <w:rPr>
          <w:lang w:val="es-DO"/>
        </w:rPr>
        <w:t xml:space="preserve">Presionar el botón Editar. </w:t>
      </w:r>
    </w:p>
    <w:p w14:paraId="59B39A82" w14:textId="218ECBFC" w:rsidR="00083DCB" w:rsidRPr="00D10EF9" w:rsidRDefault="00083DCB">
      <w:pPr>
        <w:pStyle w:val="Prrafodelista"/>
        <w:numPr>
          <w:ilvl w:val="0"/>
          <w:numId w:val="95"/>
        </w:numPr>
        <w:spacing w:line="480" w:lineRule="auto"/>
        <w:rPr>
          <w:lang w:val="es-DO"/>
        </w:rPr>
      </w:pPr>
      <w:r w:rsidRPr="00D10EF9">
        <w:rPr>
          <w:lang w:val="es-DO"/>
        </w:rPr>
        <w:t xml:space="preserve">Modificar los datos necesarios. </w:t>
      </w:r>
    </w:p>
    <w:p w14:paraId="5A3B6110" w14:textId="77777777" w:rsidR="00083DCB" w:rsidRPr="00D10EF9" w:rsidRDefault="00083DCB">
      <w:pPr>
        <w:pStyle w:val="Prrafodelista"/>
        <w:numPr>
          <w:ilvl w:val="0"/>
          <w:numId w:val="95"/>
        </w:numPr>
        <w:spacing w:line="480" w:lineRule="auto"/>
        <w:rPr>
          <w:lang w:val="es-DO"/>
        </w:rPr>
      </w:pPr>
      <w:r w:rsidRPr="00D10EF9">
        <w:rPr>
          <w:lang w:val="es-DO"/>
        </w:rPr>
        <w:t xml:space="preserve">Presionar Guardar. </w:t>
      </w:r>
    </w:p>
    <w:p w14:paraId="33079BF9" w14:textId="77777777" w:rsidR="00083DCB" w:rsidRDefault="00083DCB" w:rsidP="00D10EF9">
      <w:pPr>
        <w:rPr>
          <w:lang w:val="es-DO"/>
        </w:rPr>
      </w:pPr>
      <w:r w:rsidRPr="00D10EF9">
        <w:rPr>
          <w:lang w:val="es-DO"/>
        </w:rPr>
        <w:t>El sistema actualizará la información y notificará que los cambios fueron realizados correctamente.</w:t>
      </w:r>
    </w:p>
    <w:p w14:paraId="5689E67A" w14:textId="509D02C8" w:rsidR="00C15B82" w:rsidRPr="00D10EF9" w:rsidRDefault="00CA7D55" w:rsidP="00D10EF9">
      <w:pPr>
        <w:rPr>
          <w:lang w:val="es-DO"/>
        </w:rPr>
      </w:pPr>
      <w:r w:rsidRPr="00CA7D55">
        <w:rPr>
          <w:noProof/>
          <w:lang w:val="es-DO" w:eastAsia="es-DO"/>
        </w:rPr>
        <w:drawing>
          <wp:inline distT="0" distB="0" distL="0" distR="0" wp14:anchorId="133EFED1" wp14:editId="3C17DCC7">
            <wp:extent cx="5957570" cy="3491230"/>
            <wp:effectExtent l="0" t="0" r="5080" b="0"/>
            <wp:docPr id="2104089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89483" name=""/>
                    <pic:cNvPicPr/>
                  </pic:nvPicPr>
                  <pic:blipFill>
                    <a:blip r:embed="rId37"/>
                    <a:stretch>
                      <a:fillRect/>
                    </a:stretch>
                  </pic:blipFill>
                  <pic:spPr>
                    <a:xfrm>
                      <a:off x="0" y="0"/>
                      <a:ext cx="5957570" cy="3491230"/>
                    </a:xfrm>
                    <a:prstGeom prst="rect">
                      <a:avLst/>
                    </a:prstGeom>
                  </pic:spPr>
                </pic:pic>
              </a:graphicData>
            </a:graphic>
          </wp:inline>
        </w:drawing>
      </w:r>
    </w:p>
    <w:p w14:paraId="45F76E48" w14:textId="363D93DF" w:rsidR="00083DCB" w:rsidRPr="00CA7D55" w:rsidRDefault="00083DCB" w:rsidP="00CA7D55">
      <w:pPr>
        <w:ind w:firstLine="0"/>
        <w:jc w:val="center"/>
        <w:rPr>
          <w:i/>
          <w:iCs/>
          <w:lang w:val="es-DO"/>
        </w:rPr>
      </w:pPr>
      <w:r w:rsidRPr="00CA7D55">
        <w:rPr>
          <w:i/>
          <w:iCs/>
          <w:lang w:val="es-DO"/>
        </w:rPr>
        <w:t xml:space="preserve">Figura </w:t>
      </w:r>
      <w:r w:rsidR="00CA7D55">
        <w:rPr>
          <w:i/>
          <w:iCs/>
          <w:lang w:val="es-DO"/>
        </w:rPr>
        <w:t>18</w:t>
      </w:r>
      <w:r w:rsidRPr="00CA7D55">
        <w:rPr>
          <w:i/>
          <w:iCs/>
          <w:lang w:val="es-DO"/>
        </w:rPr>
        <w:t>. Edición de Período</w:t>
      </w:r>
    </w:p>
    <w:p w14:paraId="782C1BD1" w14:textId="77777777" w:rsidR="00103F8C" w:rsidRDefault="00103F8C" w:rsidP="006D4FE9">
      <w:pPr>
        <w:pStyle w:val="Ttulo4"/>
        <w:ind w:firstLine="0"/>
        <w:rPr>
          <w:lang w:val="es-DO"/>
        </w:rPr>
      </w:pPr>
    </w:p>
    <w:p w14:paraId="380B202D" w14:textId="77777777" w:rsidR="006D4FE9" w:rsidRPr="006D4FE9" w:rsidRDefault="006D4FE9" w:rsidP="006D4FE9">
      <w:pPr>
        <w:rPr>
          <w:lang w:val="es-DO"/>
        </w:rPr>
      </w:pPr>
    </w:p>
    <w:p w14:paraId="2F97EC47" w14:textId="1DDE3737" w:rsidR="00083DCB" w:rsidRPr="00083DCB" w:rsidRDefault="00083DCB" w:rsidP="00CA7D55">
      <w:pPr>
        <w:pStyle w:val="Ttulo4"/>
        <w:rPr>
          <w:lang w:val="es-DO"/>
        </w:rPr>
      </w:pPr>
      <w:r w:rsidRPr="00083DCB">
        <w:rPr>
          <w:lang w:val="es-DO"/>
        </w:rPr>
        <w:lastRenderedPageBreak/>
        <w:t>Cambiar el estado de un período</w:t>
      </w:r>
      <w:r w:rsidR="0096420F">
        <w:rPr>
          <w:lang w:val="es-DO"/>
        </w:rPr>
        <w:t xml:space="preserve"> </w:t>
      </w:r>
    </w:p>
    <w:p w14:paraId="72503E80" w14:textId="77777777" w:rsidR="00083DCB" w:rsidRPr="00083DCB" w:rsidRDefault="00083DCB" w:rsidP="006D4FE9">
      <w:pPr>
        <w:spacing w:after="0"/>
        <w:rPr>
          <w:lang w:val="es-DO"/>
        </w:rPr>
      </w:pPr>
      <w:r w:rsidRPr="00083DCB">
        <w:rPr>
          <w:lang w:val="es-DO"/>
        </w:rPr>
        <w:t>El sistema permite activar o desactivar un período sin necesidad de eliminarlo.</w:t>
      </w:r>
    </w:p>
    <w:p w14:paraId="0B7AA51F" w14:textId="77777777" w:rsidR="00083DCB" w:rsidRPr="00083DCB" w:rsidRDefault="00083DCB" w:rsidP="006D4FE9">
      <w:pPr>
        <w:spacing w:after="0"/>
        <w:rPr>
          <w:lang w:val="es-DO"/>
        </w:rPr>
      </w:pPr>
      <w:r w:rsidRPr="00083DCB">
        <w:rPr>
          <w:lang w:val="es-DO"/>
        </w:rPr>
        <w:t>Para ello:</w:t>
      </w:r>
    </w:p>
    <w:p w14:paraId="7B1D4A09" w14:textId="77777777" w:rsidR="00083DCB" w:rsidRPr="006406BD" w:rsidRDefault="00083DCB">
      <w:pPr>
        <w:pStyle w:val="Prrafodelista"/>
        <w:numPr>
          <w:ilvl w:val="0"/>
          <w:numId w:val="96"/>
        </w:numPr>
        <w:spacing w:line="480" w:lineRule="auto"/>
        <w:rPr>
          <w:lang w:val="es-DO"/>
        </w:rPr>
      </w:pPr>
      <w:r w:rsidRPr="006406BD">
        <w:rPr>
          <w:lang w:val="es-DO"/>
        </w:rPr>
        <w:t xml:space="preserve">Localizar el período correspondiente. </w:t>
      </w:r>
    </w:p>
    <w:p w14:paraId="2DAE28D1" w14:textId="77777777" w:rsidR="00083DCB" w:rsidRPr="006406BD" w:rsidRDefault="00083DCB">
      <w:pPr>
        <w:pStyle w:val="Prrafodelista"/>
        <w:numPr>
          <w:ilvl w:val="0"/>
          <w:numId w:val="96"/>
        </w:numPr>
        <w:spacing w:line="480" w:lineRule="auto"/>
        <w:rPr>
          <w:lang w:val="es-DO"/>
        </w:rPr>
      </w:pPr>
      <w:r w:rsidRPr="006406BD">
        <w:rPr>
          <w:lang w:val="es-DO"/>
        </w:rPr>
        <w:t xml:space="preserve">Presionar el botón Activar o Desactivar. </w:t>
      </w:r>
    </w:p>
    <w:p w14:paraId="0D60A2FC" w14:textId="77777777" w:rsidR="00083DCB" w:rsidRPr="006406BD" w:rsidRDefault="00083DCB">
      <w:pPr>
        <w:pStyle w:val="Prrafodelista"/>
        <w:numPr>
          <w:ilvl w:val="0"/>
          <w:numId w:val="96"/>
        </w:numPr>
        <w:spacing w:line="480" w:lineRule="auto"/>
        <w:rPr>
          <w:lang w:val="es-DO"/>
        </w:rPr>
      </w:pPr>
      <w:r w:rsidRPr="006406BD">
        <w:rPr>
          <w:lang w:val="es-DO"/>
        </w:rPr>
        <w:t xml:space="preserve">El sistema actualizará automáticamente el estado del registro. </w:t>
      </w:r>
    </w:p>
    <w:p w14:paraId="3118BE42" w14:textId="79FBB39C" w:rsidR="00083DCB" w:rsidRPr="006406BD" w:rsidRDefault="00083DCB" w:rsidP="006406BD">
      <w:pPr>
        <w:rPr>
          <w:lang w:val="es-DO"/>
        </w:rPr>
      </w:pPr>
      <w:r w:rsidRPr="00083DCB">
        <w:rPr>
          <w:lang w:val="es-DO"/>
        </w:rPr>
        <w:t>Esta funcionalidad resulta útil cuando un período ha finalizado y se desea conservar toda su información para consultas o auditorías futuras.</w:t>
      </w:r>
    </w:p>
    <w:p w14:paraId="1D47B103" w14:textId="77777777" w:rsidR="00083DCB" w:rsidRPr="00083DCB" w:rsidRDefault="00083DCB" w:rsidP="006406BD">
      <w:pPr>
        <w:pStyle w:val="Ttulo4"/>
        <w:rPr>
          <w:lang w:val="es-DO"/>
        </w:rPr>
      </w:pPr>
      <w:r w:rsidRPr="00083DCB">
        <w:rPr>
          <w:lang w:val="es-DO"/>
        </w:rPr>
        <w:t>Eliminar un período</w:t>
      </w:r>
    </w:p>
    <w:p w14:paraId="5DA3C66A" w14:textId="49B885D9" w:rsidR="00083DCB" w:rsidRPr="006406BD" w:rsidRDefault="00083DCB" w:rsidP="006406BD">
      <w:pPr>
        <w:rPr>
          <w:lang w:val="es-DO"/>
        </w:rPr>
      </w:pPr>
      <w:r w:rsidRPr="006406BD">
        <w:rPr>
          <w:lang w:val="es-DO"/>
        </w:rPr>
        <w:t>Cuando un período ha sido creado por error o ya no debe permanecer registrado, podrá eliminarse mediante la opción Eliminar.</w:t>
      </w:r>
      <w:r w:rsidR="006406BD" w:rsidRPr="006406BD">
        <w:rPr>
          <w:lang w:val="es-DO"/>
        </w:rPr>
        <w:t xml:space="preserve"> </w:t>
      </w:r>
      <w:r w:rsidRPr="006406BD">
        <w:rPr>
          <w:lang w:val="es-DO"/>
        </w:rPr>
        <w:t>Al confirmar la operación, el sistema eliminará el registro y mostrará un mensaje indicando que el proceso fue completado exitosamente.</w:t>
      </w:r>
    </w:p>
    <w:p w14:paraId="62A119B5" w14:textId="0E64E2A0" w:rsidR="00083DCB" w:rsidRPr="006406BD" w:rsidRDefault="00083DCB" w:rsidP="006406BD">
      <w:pPr>
        <w:rPr>
          <w:lang w:val="es-DO"/>
        </w:rPr>
      </w:pPr>
      <w:r w:rsidRPr="006406BD">
        <w:rPr>
          <w:lang w:val="es-DO"/>
        </w:rPr>
        <w:t>Nota:</w:t>
      </w:r>
      <w:r w:rsidRPr="00083DCB">
        <w:rPr>
          <w:lang w:val="es-DO"/>
        </w:rPr>
        <w:t xml:space="preserve"> Se recomienda utilizar esta opción únicamente cuando el período no tenga información asociada. Si el período ya contiene criterios, indicadores o evidencias relacionadas, es preferible desactivarlo para preservar la integridad de la información histórica.</w:t>
      </w:r>
    </w:p>
    <w:p w14:paraId="59641FFA" w14:textId="77777777" w:rsidR="00083DCB" w:rsidRPr="00083DCB" w:rsidRDefault="00083DCB" w:rsidP="006406BD">
      <w:pPr>
        <w:pStyle w:val="Ttulo4"/>
        <w:rPr>
          <w:lang w:val="es-DO"/>
        </w:rPr>
      </w:pPr>
      <w:r w:rsidRPr="00083DCB">
        <w:rPr>
          <w:lang w:val="es-DO"/>
        </w:rPr>
        <w:t>Búsqueda y filtrado</w:t>
      </w:r>
    </w:p>
    <w:p w14:paraId="712B90E2" w14:textId="77777777" w:rsidR="00083DCB" w:rsidRPr="00083DCB" w:rsidRDefault="00083DCB" w:rsidP="006406BD">
      <w:pPr>
        <w:rPr>
          <w:lang w:val="es-DO"/>
        </w:rPr>
      </w:pPr>
      <w:r w:rsidRPr="00083DCB">
        <w:rPr>
          <w:lang w:val="es-DO"/>
        </w:rPr>
        <w:t>El módulo dispone de herramientas para facilitar la localización de registros mediante:</w:t>
      </w:r>
    </w:p>
    <w:p w14:paraId="2F6230DA" w14:textId="77777777" w:rsidR="00083DCB" w:rsidRPr="006406BD" w:rsidRDefault="00083DCB">
      <w:pPr>
        <w:pStyle w:val="Prrafodelista"/>
        <w:numPr>
          <w:ilvl w:val="0"/>
          <w:numId w:val="97"/>
        </w:numPr>
        <w:spacing w:line="480" w:lineRule="auto"/>
        <w:rPr>
          <w:lang w:val="es-DO"/>
        </w:rPr>
      </w:pPr>
      <w:r w:rsidRPr="006406BD">
        <w:rPr>
          <w:lang w:val="es-DO"/>
        </w:rPr>
        <w:t xml:space="preserve">Búsqueda por nombre del período. </w:t>
      </w:r>
    </w:p>
    <w:p w14:paraId="64F8F3AF" w14:textId="77777777" w:rsidR="00083DCB" w:rsidRPr="006406BD" w:rsidRDefault="00083DCB">
      <w:pPr>
        <w:pStyle w:val="Prrafodelista"/>
        <w:numPr>
          <w:ilvl w:val="0"/>
          <w:numId w:val="97"/>
        </w:numPr>
        <w:spacing w:line="480" w:lineRule="auto"/>
        <w:rPr>
          <w:lang w:val="es-DO"/>
        </w:rPr>
      </w:pPr>
      <w:r w:rsidRPr="006406BD">
        <w:rPr>
          <w:lang w:val="es-DO"/>
        </w:rPr>
        <w:t xml:space="preserve">Filtro por estado (Todos, Activos o Inactivos). </w:t>
      </w:r>
    </w:p>
    <w:p w14:paraId="3DA96E45" w14:textId="77777777" w:rsidR="00083DCB" w:rsidRPr="006406BD" w:rsidRDefault="00083DCB">
      <w:pPr>
        <w:pStyle w:val="Prrafodelista"/>
        <w:numPr>
          <w:ilvl w:val="0"/>
          <w:numId w:val="97"/>
        </w:numPr>
        <w:spacing w:line="480" w:lineRule="auto"/>
        <w:rPr>
          <w:lang w:val="es-DO"/>
        </w:rPr>
      </w:pPr>
      <w:r w:rsidRPr="006406BD">
        <w:rPr>
          <w:lang w:val="es-DO"/>
        </w:rPr>
        <w:t xml:space="preserve">Configuración de la cantidad de registros mostrados por página. </w:t>
      </w:r>
    </w:p>
    <w:p w14:paraId="27F823E9" w14:textId="77777777" w:rsidR="00083DCB" w:rsidRPr="006406BD" w:rsidRDefault="00083DCB">
      <w:pPr>
        <w:pStyle w:val="Prrafodelista"/>
        <w:numPr>
          <w:ilvl w:val="0"/>
          <w:numId w:val="97"/>
        </w:numPr>
        <w:spacing w:line="480" w:lineRule="auto"/>
        <w:rPr>
          <w:lang w:val="es-DO"/>
        </w:rPr>
      </w:pPr>
      <w:r w:rsidRPr="006406BD">
        <w:rPr>
          <w:lang w:val="es-DO"/>
        </w:rPr>
        <w:t xml:space="preserve">Navegación entre páginas utilizando el </w:t>
      </w:r>
      <w:proofErr w:type="spellStart"/>
      <w:r w:rsidRPr="006406BD">
        <w:rPr>
          <w:lang w:val="es-DO"/>
        </w:rPr>
        <w:t>paginador</w:t>
      </w:r>
      <w:proofErr w:type="spellEnd"/>
      <w:r w:rsidRPr="006406BD">
        <w:rPr>
          <w:lang w:val="es-DO"/>
        </w:rPr>
        <w:t xml:space="preserve">. </w:t>
      </w:r>
    </w:p>
    <w:p w14:paraId="1877A887" w14:textId="19840B88" w:rsidR="00083DCB" w:rsidRPr="006406BD" w:rsidRDefault="00083DCB" w:rsidP="006406BD">
      <w:pPr>
        <w:rPr>
          <w:rFonts w:eastAsia="Times New Roman" w:cs="Arial"/>
          <w:lang w:val="es-DO" w:eastAsia="es-DO"/>
        </w:rPr>
      </w:pPr>
      <w:r w:rsidRPr="006406BD">
        <w:rPr>
          <w:rFonts w:eastAsia="Times New Roman" w:cs="Arial"/>
          <w:lang w:val="es-DO" w:eastAsia="es-DO"/>
        </w:rPr>
        <w:t>Nota</w:t>
      </w:r>
      <w:r w:rsidR="006406BD" w:rsidRPr="006406BD">
        <w:rPr>
          <w:rFonts w:eastAsia="Times New Roman" w:cs="Arial"/>
          <w:lang w:val="es-DO" w:eastAsia="es-DO"/>
        </w:rPr>
        <w:t>:</w:t>
      </w:r>
      <w:r w:rsidRPr="006406BD">
        <w:rPr>
          <w:rFonts w:eastAsia="Times New Roman" w:cs="Arial"/>
          <w:b/>
          <w:bCs/>
          <w:lang w:val="es-DO" w:eastAsia="es-DO"/>
        </w:rPr>
        <w:t xml:space="preserve"> </w:t>
      </w:r>
      <w:r w:rsidRPr="006406BD">
        <w:rPr>
          <w:rFonts w:eastAsia="Times New Roman" w:cs="Arial"/>
          <w:lang w:val="es-DO" w:eastAsia="es-DO"/>
        </w:rPr>
        <w:t xml:space="preserve">Todo el contenido gestionado por el sistema (criterios, indicadores, asignaciones y evidencias) se organiza dentro de un período de evaluación específico. Esto permite conservar </w:t>
      </w:r>
      <w:r w:rsidRPr="006406BD">
        <w:rPr>
          <w:rFonts w:eastAsia="Times New Roman" w:cs="Arial"/>
          <w:lang w:val="es-DO" w:eastAsia="es-DO"/>
        </w:rPr>
        <w:lastRenderedPageBreak/>
        <w:t>el historial de procesos anteriores y gestionar de forma independiente cada nueva evaluación institucional realizada por la universidad.</w:t>
      </w:r>
    </w:p>
    <w:p w14:paraId="67D14C00" w14:textId="16E6F5BE" w:rsidR="00083DCB" w:rsidRPr="00083DCB" w:rsidRDefault="00083DCB" w:rsidP="006406BD">
      <w:pPr>
        <w:pStyle w:val="Ttulo3"/>
        <w:rPr>
          <w:lang w:val="es-DO"/>
        </w:rPr>
      </w:pPr>
      <w:bookmarkStart w:id="128" w:name="_Toc237457105"/>
      <w:r w:rsidRPr="00083DCB">
        <w:rPr>
          <w:lang w:val="es-DO"/>
        </w:rPr>
        <w:t>Gestión de Criterios</w:t>
      </w:r>
      <w:bookmarkEnd w:id="128"/>
    </w:p>
    <w:p w14:paraId="635D88B8" w14:textId="77777777" w:rsidR="00083DCB" w:rsidRPr="006406BD" w:rsidRDefault="00083DCB" w:rsidP="006406BD">
      <w:pPr>
        <w:rPr>
          <w:lang w:val="es-DO"/>
        </w:rPr>
      </w:pPr>
      <w:r w:rsidRPr="006406BD">
        <w:rPr>
          <w:lang w:val="es-DO"/>
        </w:rPr>
        <w:t>La opción Gestión de Criterios permite administrar los criterios de evaluación utilizados durante el proceso de Evaluación Quinquenal. Cada criterio pertenece a un período de evaluación y constituye el nivel superior bajo el cual se organizan los indicadores y las evidencias que posteriormente deberán registrar los diferentes departamentos de la institución.</w:t>
      </w:r>
    </w:p>
    <w:p w14:paraId="1652EA31" w14:textId="77777777" w:rsidR="00083DCB" w:rsidRPr="006406BD" w:rsidRDefault="00083DCB" w:rsidP="006406BD">
      <w:pPr>
        <w:rPr>
          <w:lang w:val="es-DO"/>
        </w:rPr>
      </w:pPr>
      <w:r w:rsidRPr="006406BD">
        <w:rPr>
          <w:lang w:val="es-DO"/>
        </w:rPr>
        <w:t>Desde esta sección es posible crear nuevos criterios, modificar su información, activar o desactivar su disponibilidad y eliminar aquellos que ya no sean necesarios.</w:t>
      </w:r>
    </w:p>
    <w:p w14:paraId="58C65F9E" w14:textId="6ED23A9A" w:rsidR="006406BD" w:rsidRPr="006406BD" w:rsidRDefault="006406BD" w:rsidP="006406BD">
      <w:pPr>
        <w:pStyle w:val="Ttulo4"/>
        <w:rPr>
          <w:lang w:val="es-DO"/>
        </w:rPr>
      </w:pPr>
      <w:r w:rsidRPr="00083DCB">
        <w:rPr>
          <w:lang w:val="es-DO"/>
        </w:rPr>
        <w:t>Elementos de la pantalla</w:t>
      </w:r>
    </w:p>
    <w:p w14:paraId="05EF0A22" w14:textId="57D31B2D" w:rsidR="00083DCB" w:rsidRPr="00083DCB" w:rsidRDefault="00083DCB" w:rsidP="006406BD">
      <w:pPr>
        <w:rPr>
          <w:lang w:val="es-DO"/>
        </w:rPr>
      </w:pPr>
      <w:r w:rsidRPr="00083DCB">
        <w:rPr>
          <w:lang w:val="es-DO"/>
        </w:rPr>
        <w:t>La pantalla de Gestión de Criterios está compuesta por los siguientes elementos:</w:t>
      </w:r>
    </w:p>
    <w:p w14:paraId="3E6473E6" w14:textId="77777777" w:rsidR="00083DCB" w:rsidRPr="006406BD" w:rsidRDefault="00083DCB">
      <w:pPr>
        <w:pStyle w:val="Prrafodelista"/>
        <w:numPr>
          <w:ilvl w:val="0"/>
          <w:numId w:val="98"/>
        </w:numPr>
        <w:spacing w:line="480" w:lineRule="auto"/>
        <w:rPr>
          <w:lang w:val="es-DO"/>
        </w:rPr>
      </w:pPr>
      <w:r w:rsidRPr="006406BD">
        <w:rPr>
          <w:lang w:val="es-DO"/>
        </w:rPr>
        <w:t xml:space="preserve">Título de la vista: Identifica el módulo como Gestión de Criterios. </w:t>
      </w:r>
    </w:p>
    <w:p w14:paraId="2EBF0537" w14:textId="77777777" w:rsidR="00083DCB" w:rsidRPr="006406BD" w:rsidRDefault="00083DCB">
      <w:pPr>
        <w:pStyle w:val="Prrafodelista"/>
        <w:numPr>
          <w:ilvl w:val="0"/>
          <w:numId w:val="98"/>
        </w:numPr>
        <w:spacing w:line="480" w:lineRule="auto"/>
        <w:rPr>
          <w:lang w:val="es-DO"/>
        </w:rPr>
      </w:pPr>
      <w:r w:rsidRPr="006406BD">
        <w:rPr>
          <w:lang w:val="es-DO"/>
        </w:rPr>
        <w:t xml:space="preserve">Botón "Nuevo Criterio": Permite registrar un nuevo criterio en el sistema. </w:t>
      </w:r>
    </w:p>
    <w:p w14:paraId="7137CD78" w14:textId="77777777" w:rsidR="00083DCB" w:rsidRPr="006406BD" w:rsidRDefault="00083DCB">
      <w:pPr>
        <w:pStyle w:val="Prrafodelista"/>
        <w:numPr>
          <w:ilvl w:val="0"/>
          <w:numId w:val="98"/>
        </w:numPr>
        <w:spacing w:line="480" w:lineRule="auto"/>
        <w:rPr>
          <w:lang w:val="es-DO"/>
        </w:rPr>
      </w:pPr>
      <w:r w:rsidRPr="006406BD">
        <w:rPr>
          <w:lang w:val="es-DO"/>
        </w:rPr>
        <w:t xml:space="preserve">Barra de búsqueda: Permite localizar criterios mediante su nombre. </w:t>
      </w:r>
    </w:p>
    <w:p w14:paraId="04D2612B" w14:textId="77777777" w:rsidR="00083DCB" w:rsidRPr="006406BD" w:rsidRDefault="00083DCB">
      <w:pPr>
        <w:pStyle w:val="Prrafodelista"/>
        <w:numPr>
          <w:ilvl w:val="0"/>
          <w:numId w:val="98"/>
        </w:numPr>
        <w:spacing w:line="480" w:lineRule="auto"/>
        <w:rPr>
          <w:lang w:val="es-DO"/>
        </w:rPr>
      </w:pPr>
      <w:r w:rsidRPr="006406BD">
        <w:rPr>
          <w:lang w:val="es-DO"/>
        </w:rPr>
        <w:t xml:space="preserve">Filtro por estado: Permite visualizar únicamente los criterios activos, inactivos o todos los registros. </w:t>
      </w:r>
    </w:p>
    <w:p w14:paraId="15E669BE" w14:textId="77777777" w:rsidR="00083DCB" w:rsidRPr="006406BD" w:rsidRDefault="00083DCB">
      <w:pPr>
        <w:pStyle w:val="Prrafodelista"/>
        <w:numPr>
          <w:ilvl w:val="0"/>
          <w:numId w:val="98"/>
        </w:numPr>
        <w:spacing w:line="480" w:lineRule="auto"/>
        <w:rPr>
          <w:lang w:val="es-DO"/>
        </w:rPr>
      </w:pPr>
      <w:r w:rsidRPr="006406BD">
        <w:rPr>
          <w:lang w:val="es-DO"/>
        </w:rPr>
        <w:t xml:space="preserve">Selector de cantidad de registros: Define el número de criterios mostrados por página. </w:t>
      </w:r>
    </w:p>
    <w:p w14:paraId="43735D90" w14:textId="77777777" w:rsidR="00083DCB" w:rsidRPr="006406BD" w:rsidRDefault="00083DCB">
      <w:pPr>
        <w:pStyle w:val="Prrafodelista"/>
        <w:numPr>
          <w:ilvl w:val="0"/>
          <w:numId w:val="98"/>
        </w:numPr>
        <w:spacing w:line="480" w:lineRule="auto"/>
        <w:rPr>
          <w:lang w:val="es-DO"/>
        </w:rPr>
      </w:pPr>
      <w:r w:rsidRPr="006406BD">
        <w:rPr>
          <w:lang w:val="es-DO"/>
        </w:rPr>
        <w:t xml:space="preserve">Tabla de registros: Presenta la información almacenada de cada criterio. </w:t>
      </w:r>
    </w:p>
    <w:p w14:paraId="3BD9385A" w14:textId="77777777" w:rsidR="00083DCB" w:rsidRPr="006406BD" w:rsidRDefault="00083DCB">
      <w:pPr>
        <w:pStyle w:val="Prrafodelista"/>
        <w:numPr>
          <w:ilvl w:val="0"/>
          <w:numId w:val="98"/>
        </w:numPr>
        <w:spacing w:line="480" w:lineRule="auto"/>
        <w:rPr>
          <w:lang w:val="es-DO"/>
        </w:rPr>
      </w:pPr>
      <w:r w:rsidRPr="006406BD">
        <w:rPr>
          <w:lang w:val="es-DO"/>
        </w:rPr>
        <w:t xml:space="preserve">Controles de acciones: Permiten editar, activar/desactivar o eliminar un criterio, según los permisos del usuario. </w:t>
      </w:r>
    </w:p>
    <w:p w14:paraId="1753A2C6" w14:textId="77777777" w:rsidR="00083DCB" w:rsidRPr="006406BD" w:rsidRDefault="00083DCB">
      <w:pPr>
        <w:pStyle w:val="Prrafodelista"/>
        <w:numPr>
          <w:ilvl w:val="0"/>
          <w:numId w:val="98"/>
        </w:numPr>
        <w:spacing w:line="480" w:lineRule="auto"/>
        <w:rPr>
          <w:lang w:val="es-DO"/>
        </w:rPr>
      </w:pPr>
      <w:r w:rsidRPr="006406BD">
        <w:rPr>
          <w:lang w:val="es-DO"/>
        </w:rPr>
        <w:t xml:space="preserve">Paginación: Facilita la navegación entre las diferentes páginas de resultados. </w:t>
      </w:r>
    </w:p>
    <w:p w14:paraId="5FA5D074" w14:textId="77777777" w:rsidR="006D4FE9" w:rsidRDefault="006D4FE9" w:rsidP="006406BD">
      <w:pPr>
        <w:rPr>
          <w:lang w:val="es-DO"/>
        </w:rPr>
      </w:pPr>
    </w:p>
    <w:p w14:paraId="7E9843BE" w14:textId="56ED10AE" w:rsidR="00083DCB" w:rsidRPr="00083DCB" w:rsidRDefault="00083DCB" w:rsidP="006406BD">
      <w:pPr>
        <w:rPr>
          <w:lang w:val="es-DO"/>
        </w:rPr>
      </w:pPr>
      <w:r w:rsidRPr="00083DCB">
        <w:rPr>
          <w:lang w:val="es-DO"/>
        </w:rPr>
        <w:lastRenderedPageBreak/>
        <w:t>La tabla muestra la siguiente información:</w:t>
      </w:r>
    </w:p>
    <w:p w14:paraId="326BCA9B" w14:textId="77777777" w:rsidR="00083DCB" w:rsidRPr="006406BD" w:rsidRDefault="00083DCB">
      <w:pPr>
        <w:pStyle w:val="Prrafodelista"/>
        <w:numPr>
          <w:ilvl w:val="0"/>
          <w:numId w:val="99"/>
        </w:numPr>
        <w:spacing w:line="480" w:lineRule="auto"/>
        <w:rPr>
          <w:lang w:val="es-DO"/>
        </w:rPr>
      </w:pPr>
      <w:r w:rsidRPr="006406BD">
        <w:rPr>
          <w:lang w:val="es-DO"/>
        </w:rPr>
        <w:t xml:space="preserve">Nombre del criterio. </w:t>
      </w:r>
    </w:p>
    <w:p w14:paraId="6C487C70" w14:textId="77777777" w:rsidR="00083DCB" w:rsidRPr="006406BD" w:rsidRDefault="00083DCB">
      <w:pPr>
        <w:pStyle w:val="Prrafodelista"/>
        <w:numPr>
          <w:ilvl w:val="0"/>
          <w:numId w:val="99"/>
        </w:numPr>
        <w:spacing w:line="480" w:lineRule="auto"/>
        <w:rPr>
          <w:lang w:val="es-DO"/>
        </w:rPr>
      </w:pPr>
      <w:r w:rsidRPr="006406BD">
        <w:rPr>
          <w:lang w:val="es-DO"/>
        </w:rPr>
        <w:t xml:space="preserve">Descripción. </w:t>
      </w:r>
    </w:p>
    <w:p w14:paraId="33DAD69D" w14:textId="77777777" w:rsidR="00083DCB" w:rsidRPr="006406BD" w:rsidRDefault="00083DCB">
      <w:pPr>
        <w:pStyle w:val="Prrafodelista"/>
        <w:numPr>
          <w:ilvl w:val="0"/>
          <w:numId w:val="99"/>
        </w:numPr>
        <w:spacing w:line="480" w:lineRule="auto"/>
        <w:rPr>
          <w:lang w:val="es-DO"/>
        </w:rPr>
      </w:pPr>
      <w:r w:rsidRPr="006406BD">
        <w:rPr>
          <w:lang w:val="es-DO"/>
        </w:rPr>
        <w:t xml:space="preserve">Período de evaluación al que pertenece. </w:t>
      </w:r>
    </w:p>
    <w:p w14:paraId="6D681DAC" w14:textId="77777777" w:rsidR="00083DCB" w:rsidRPr="006406BD" w:rsidRDefault="00083DCB">
      <w:pPr>
        <w:pStyle w:val="Prrafodelista"/>
        <w:numPr>
          <w:ilvl w:val="0"/>
          <w:numId w:val="99"/>
        </w:numPr>
        <w:spacing w:line="480" w:lineRule="auto"/>
        <w:rPr>
          <w:lang w:val="es-DO"/>
        </w:rPr>
      </w:pPr>
      <w:r w:rsidRPr="006406BD">
        <w:rPr>
          <w:lang w:val="es-DO"/>
        </w:rPr>
        <w:t xml:space="preserve">Estado (Activo/Inactivo). </w:t>
      </w:r>
    </w:p>
    <w:p w14:paraId="4E474B1E" w14:textId="77777777" w:rsidR="00083DCB" w:rsidRPr="006406BD" w:rsidRDefault="00083DCB">
      <w:pPr>
        <w:pStyle w:val="Prrafodelista"/>
        <w:numPr>
          <w:ilvl w:val="0"/>
          <w:numId w:val="99"/>
        </w:numPr>
        <w:spacing w:line="480" w:lineRule="auto"/>
        <w:rPr>
          <w:lang w:val="es-DO"/>
        </w:rPr>
      </w:pPr>
      <w:r w:rsidRPr="006406BD">
        <w:rPr>
          <w:lang w:val="es-DO"/>
        </w:rPr>
        <w:t xml:space="preserve">Cantidad de indicadores asociados al criterio. </w:t>
      </w:r>
    </w:p>
    <w:p w14:paraId="1B842EC3" w14:textId="55B2D326" w:rsidR="006406BD" w:rsidRDefault="004779F0" w:rsidP="00083DCB">
      <w:pPr>
        <w:ind w:firstLine="0"/>
        <w:jc w:val="left"/>
        <w:rPr>
          <w:b/>
          <w:bCs/>
          <w:i/>
          <w:iCs/>
          <w:lang w:val="es-DO"/>
        </w:rPr>
      </w:pPr>
      <w:r w:rsidRPr="004779F0">
        <w:rPr>
          <w:b/>
          <w:bCs/>
          <w:i/>
          <w:iCs/>
          <w:noProof/>
          <w:lang w:val="es-DO" w:eastAsia="es-DO"/>
        </w:rPr>
        <w:drawing>
          <wp:inline distT="0" distB="0" distL="0" distR="0" wp14:anchorId="485B4D78" wp14:editId="5168FE27">
            <wp:extent cx="5957570" cy="3486785"/>
            <wp:effectExtent l="0" t="0" r="5080" b="0"/>
            <wp:docPr id="255420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0596" name=""/>
                    <pic:cNvPicPr/>
                  </pic:nvPicPr>
                  <pic:blipFill>
                    <a:blip r:embed="rId38"/>
                    <a:stretch>
                      <a:fillRect/>
                    </a:stretch>
                  </pic:blipFill>
                  <pic:spPr>
                    <a:xfrm>
                      <a:off x="0" y="0"/>
                      <a:ext cx="5957570" cy="3486785"/>
                    </a:xfrm>
                    <a:prstGeom prst="rect">
                      <a:avLst/>
                    </a:prstGeom>
                  </pic:spPr>
                </pic:pic>
              </a:graphicData>
            </a:graphic>
          </wp:inline>
        </w:drawing>
      </w:r>
    </w:p>
    <w:p w14:paraId="0F35927A" w14:textId="52CD74B9" w:rsidR="00083DCB" w:rsidRPr="004779F0" w:rsidRDefault="00083DCB" w:rsidP="004779F0">
      <w:pPr>
        <w:ind w:firstLine="0"/>
        <w:jc w:val="center"/>
        <w:rPr>
          <w:i/>
          <w:iCs/>
          <w:lang w:val="es-DO"/>
        </w:rPr>
      </w:pPr>
      <w:r w:rsidRPr="004779F0">
        <w:rPr>
          <w:i/>
          <w:iCs/>
          <w:lang w:val="es-DO"/>
        </w:rPr>
        <w:t xml:space="preserve">Figura </w:t>
      </w:r>
      <w:r w:rsidR="004779F0" w:rsidRPr="004779F0">
        <w:rPr>
          <w:i/>
          <w:iCs/>
          <w:lang w:val="es-DO"/>
        </w:rPr>
        <w:t>19</w:t>
      </w:r>
      <w:r w:rsidRPr="004779F0">
        <w:rPr>
          <w:i/>
          <w:iCs/>
          <w:lang w:val="es-DO"/>
        </w:rPr>
        <w:t>. Gestión de Criterios.</w:t>
      </w:r>
    </w:p>
    <w:p w14:paraId="15410174" w14:textId="77777777" w:rsidR="00083DCB" w:rsidRPr="00083DCB" w:rsidRDefault="00083DCB" w:rsidP="004779F0">
      <w:pPr>
        <w:pStyle w:val="Ttulo4"/>
        <w:rPr>
          <w:lang w:val="es-DO"/>
        </w:rPr>
      </w:pPr>
      <w:r w:rsidRPr="00083DCB">
        <w:rPr>
          <w:lang w:val="es-DO"/>
        </w:rPr>
        <w:t>Registrar un criterio</w:t>
      </w:r>
    </w:p>
    <w:p w14:paraId="79E17C47" w14:textId="77777777" w:rsidR="00083DCB" w:rsidRPr="004779F0" w:rsidRDefault="00083DCB" w:rsidP="004779F0">
      <w:pPr>
        <w:rPr>
          <w:lang w:val="es-DO"/>
        </w:rPr>
      </w:pPr>
      <w:r w:rsidRPr="004779F0">
        <w:rPr>
          <w:lang w:val="es-DO"/>
        </w:rPr>
        <w:t>Para registrar un nuevo criterio, realizar los siguientes pasos:</w:t>
      </w:r>
    </w:p>
    <w:p w14:paraId="5A69B863" w14:textId="77777777" w:rsidR="00083DCB" w:rsidRPr="004779F0" w:rsidRDefault="00083DCB">
      <w:pPr>
        <w:pStyle w:val="Prrafodelista"/>
        <w:numPr>
          <w:ilvl w:val="0"/>
          <w:numId w:val="100"/>
        </w:numPr>
        <w:spacing w:line="480" w:lineRule="auto"/>
        <w:rPr>
          <w:lang w:val="es-DO"/>
        </w:rPr>
      </w:pPr>
      <w:r w:rsidRPr="004779F0">
        <w:rPr>
          <w:lang w:val="es-DO"/>
        </w:rPr>
        <w:t xml:space="preserve">Presionar el botón "Nuevo Criterio". </w:t>
      </w:r>
    </w:p>
    <w:p w14:paraId="24D38CE7" w14:textId="77777777" w:rsidR="00083DCB" w:rsidRPr="004779F0" w:rsidRDefault="00083DCB">
      <w:pPr>
        <w:pStyle w:val="Prrafodelista"/>
        <w:numPr>
          <w:ilvl w:val="0"/>
          <w:numId w:val="100"/>
        </w:numPr>
        <w:spacing w:line="480" w:lineRule="auto"/>
        <w:rPr>
          <w:lang w:val="es-DO"/>
        </w:rPr>
      </w:pPr>
      <w:r w:rsidRPr="004779F0">
        <w:rPr>
          <w:lang w:val="es-DO"/>
        </w:rPr>
        <w:t xml:space="preserve">Completar los datos solicitados. </w:t>
      </w:r>
    </w:p>
    <w:p w14:paraId="62D132B6" w14:textId="77777777" w:rsidR="00083DCB" w:rsidRPr="004779F0" w:rsidRDefault="00083DCB">
      <w:pPr>
        <w:pStyle w:val="Prrafodelista"/>
        <w:numPr>
          <w:ilvl w:val="0"/>
          <w:numId w:val="100"/>
        </w:numPr>
        <w:spacing w:line="480" w:lineRule="auto"/>
        <w:rPr>
          <w:lang w:val="es-DO"/>
        </w:rPr>
      </w:pPr>
      <w:r w:rsidRPr="004779F0">
        <w:rPr>
          <w:lang w:val="es-DO"/>
        </w:rPr>
        <w:t xml:space="preserve">Seleccionar el período de evaluación correspondiente. </w:t>
      </w:r>
    </w:p>
    <w:p w14:paraId="0E93642F" w14:textId="77777777" w:rsidR="00083DCB" w:rsidRPr="004779F0" w:rsidRDefault="00083DCB">
      <w:pPr>
        <w:pStyle w:val="Prrafodelista"/>
        <w:numPr>
          <w:ilvl w:val="0"/>
          <w:numId w:val="100"/>
        </w:numPr>
        <w:spacing w:line="480" w:lineRule="auto"/>
        <w:rPr>
          <w:lang w:val="es-DO"/>
        </w:rPr>
      </w:pPr>
      <w:r w:rsidRPr="004779F0">
        <w:rPr>
          <w:lang w:val="es-DO"/>
        </w:rPr>
        <w:lastRenderedPageBreak/>
        <w:t xml:space="preserve">Definir el estado inicial del criterio. </w:t>
      </w:r>
    </w:p>
    <w:p w14:paraId="47772069" w14:textId="77777777" w:rsidR="00083DCB" w:rsidRPr="004779F0" w:rsidRDefault="00083DCB">
      <w:pPr>
        <w:pStyle w:val="Prrafodelista"/>
        <w:numPr>
          <w:ilvl w:val="0"/>
          <w:numId w:val="100"/>
        </w:numPr>
        <w:spacing w:line="480" w:lineRule="auto"/>
        <w:rPr>
          <w:lang w:val="es-DO"/>
        </w:rPr>
      </w:pPr>
      <w:r w:rsidRPr="004779F0">
        <w:rPr>
          <w:lang w:val="es-DO"/>
        </w:rPr>
        <w:t xml:space="preserve">Presionar Guardar. </w:t>
      </w:r>
    </w:p>
    <w:p w14:paraId="2419BC5B" w14:textId="11C6EB78" w:rsidR="00083DCB" w:rsidRPr="004779F0" w:rsidRDefault="00083DCB" w:rsidP="004779F0">
      <w:pPr>
        <w:rPr>
          <w:lang w:val="es-DO"/>
        </w:rPr>
      </w:pPr>
      <w:r w:rsidRPr="004779F0">
        <w:rPr>
          <w:lang w:val="es-DO"/>
        </w:rPr>
        <w:t>El sistema registrará el nuevo criterio y este aparecerá inmediatamente en el listado principal.</w:t>
      </w:r>
    </w:p>
    <w:p w14:paraId="0A5BB5DF" w14:textId="77777777" w:rsidR="00083DCB" w:rsidRPr="00083DCB" w:rsidRDefault="00083DCB">
      <w:pPr>
        <w:pStyle w:val="Ttulo4"/>
        <w:numPr>
          <w:ilvl w:val="0"/>
          <w:numId w:val="101"/>
        </w:numPr>
        <w:rPr>
          <w:lang w:val="es-DO"/>
        </w:rPr>
      </w:pPr>
      <w:r w:rsidRPr="00083DCB">
        <w:rPr>
          <w:lang w:val="es-DO"/>
        </w:rPr>
        <w:t>Datos solicitados</w:t>
      </w:r>
    </w:p>
    <w:p w14:paraId="7B5CD212" w14:textId="77777777" w:rsidR="00083DCB" w:rsidRPr="00083DCB" w:rsidRDefault="00083DCB" w:rsidP="004779F0">
      <w:pPr>
        <w:rPr>
          <w:lang w:val="es-DO"/>
        </w:rPr>
      </w:pPr>
      <w:r w:rsidRPr="00083DCB">
        <w:rPr>
          <w:lang w:val="es-DO"/>
        </w:rPr>
        <w:t>El formulario solicita la siguiente información:</w:t>
      </w:r>
    </w:p>
    <w:p w14:paraId="32F4073C" w14:textId="77777777" w:rsidR="00083DCB" w:rsidRPr="004779F0" w:rsidRDefault="00083DCB">
      <w:pPr>
        <w:pStyle w:val="Prrafodelista"/>
        <w:numPr>
          <w:ilvl w:val="0"/>
          <w:numId w:val="102"/>
        </w:numPr>
        <w:spacing w:line="480" w:lineRule="auto"/>
        <w:rPr>
          <w:lang w:val="es-DO"/>
        </w:rPr>
      </w:pPr>
      <w:r w:rsidRPr="004779F0">
        <w:rPr>
          <w:lang w:val="es-DO"/>
        </w:rPr>
        <w:t xml:space="preserve">Nombre: Nombre que identificará el criterio de evaluación. </w:t>
      </w:r>
    </w:p>
    <w:p w14:paraId="56C644AA" w14:textId="77777777" w:rsidR="00083DCB" w:rsidRPr="004779F0" w:rsidRDefault="00083DCB">
      <w:pPr>
        <w:pStyle w:val="Prrafodelista"/>
        <w:numPr>
          <w:ilvl w:val="0"/>
          <w:numId w:val="102"/>
        </w:numPr>
        <w:spacing w:line="480" w:lineRule="auto"/>
        <w:rPr>
          <w:lang w:val="es-DO"/>
        </w:rPr>
      </w:pPr>
      <w:r w:rsidRPr="004779F0">
        <w:rPr>
          <w:lang w:val="es-DO"/>
        </w:rPr>
        <w:t xml:space="preserve">Descripción: Información descriptiva del criterio. </w:t>
      </w:r>
    </w:p>
    <w:p w14:paraId="0F450C9F" w14:textId="77777777" w:rsidR="00083DCB" w:rsidRPr="004779F0" w:rsidRDefault="00083DCB">
      <w:pPr>
        <w:pStyle w:val="Prrafodelista"/>
        <w:numPr>
          <w:ilvl w:val="0"/>
          <w:numId w:val="102"/>
        </w:numPr>
        <w:spacing w:line="480" w:lineRule="auto"/>
        <w:rPr>
          <w:lang w:val="es-DO"/>
        </w:rPr>
      </w:pPr>
      <w:r w:rsidRPr="004779F0">
        <w:rPr>
          <w:lang w:val="es-DO"/>
        </w:rPr>
        <w:t xml:space="preserve">Período: Período de evaluación al que pertenecerá el criterio. </w:t>
      </w:r>
    </w:p>
    <w:p w14:paraId="6701E196" w14:textId="77777777" w:rsidR="00083DCB" w:rsidRPr="004779F0" w:rsidRDefault="00083DCB">
      <w:pPr>
        <w:pStyle w:val="Prrafodelista"/>
        <w:numPr>
          <w:ilvl w:val="0"/>
          <w:numId w:val="102"/>
        </w:numPr>
        <w:spacing w:line="480" w:lineRule="auto"/>
        <w:rPr>
          <w:lang w:val="es-DO"/>
        </w:rPr>
      </w:pPr>
      <w:r w:rsidRPr="004779F0">
        <w:rPr>
          <w:lang w:val="es-DO"/>
        </w:rPr>
        <w:t xml:space="preserve">Estado: Define si el criterio estará disponible (Activo) o no (Inactivo). </w:t>
      </w:r>
    </w:p>
    <w:p w14:paraId="4E382FAD" w14:textId="77777777" w:rsidR="00083DCB" w:rsidRPr="00083DCB" w:rsidRDefault="00083DCB" w:rsidP="004779F0">
      <w:pPr>
        <w:rPr>
          <w:lang w:val="es-DO"/>
        </w:rPr>
      </w:pPr>
      <w:r w:rsidRPr="00083DCB">
        <w:rPr>
          <w:lang w:val="es-DO"/>
        </w:rPr>
        <w:t>Todos los campos obligatorios deben completarse antes de guardar el registro.</w:t>
      </w:r>
    </w:p>
    <w:p w14:paraId="7BAE463A" w14:textId="7FAC152A" w:rsidR="004779F0" w:rsidRDefault="004779F0" w:rsidP="00083DCB">
      <w:pPr>
        <w:ind w:firstLine="0"/>
        <w:jc w:val="left"/>
        <w:rPr>
          <w:b/>
          <w:bCs/>
          <w:i/>
          <w:iCs/>
          <w:lang w:val="es-DO"/>
        </w:rPr>
      </w:pPr>
      <w:r w:rsidRPr="004779F0">
        <w:rPr>
          <w:b/>
          <w:bCs/>
          <w:i/>
          <w:iCs/>
          <w:noProof/>
          <w:lang w:val="es-DO" w:eastAsia="es-DO"/>
        </w:rPr>
        <w:drawing>
          <wp:inline distT="0" distB="0" distL="0" distR="0" wp14:anchorId="07B4F7C7" wp14:editId="4D48ABDB">
            <wp:extent cx="5957570" cy="3492500"/>
            <wp:effectExtent l="0" t="0" r="5080" b="0"/>
            <wp:docPr id="1307502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2793" name=""/>
                    <pic:cNvPicPr/>
                  </pic:nvPicPr>
                  <pic:blipFill>
                    <a:blip r:embed="rId39"/>
                    <a:stretch>
                      <a:fillRect/>
                    </a:stretch>
                  </pic:blipFill>
                  <pic:spPr>
                    <a:xfrm>
                      <a:off x="0" y="0"/>
                      <a:ext cx="5957570" cy="3492500"/>
                    </a:xfrm>
                    <a:prstGeom prst="rect">
                      <a:avLst/>
                    </a:prstGeom>
                  </pic:spPr>
                </pic:pic>
              </a:graphicData>
            </a:graphic>
          </wp:inline>
        </w:drawing>
      </w:r>
    </w:p>
    <w:p w14:paraId="31766F55" w14:textId="4C8B0D43" w:rsidR="00083DCB" w:rsidRPr="00083DCB" w:rsidRDefault="00083DCB" w:rsidP="004779F0">
      <w:pPr>
        <w:ind w:firstLine="0"/>
        <w:jc w:val="center"/>
        <w:rPr>
          <w:i/>
          <w:iCs/>
          <w:lang w:val="es-DO"/>
        </w:rPr>
      </w:pPr>
      <w:r w:rsidRPr="004779F0">
        <w:rPr>
          <w:i/>
          <w:iCs/>
          <w:lang w:val="es-DO"/>
        </w:rPr>
        <w:t xml:space="preserve">Figura </w:t>
      </w:r>
      <w:r w:rsidR="004779F0" w:rsidRPr="004779F0">
        <w:rPr>
          <w:i/>
          <w:iCs/>
          <w:lang w:val="es-DO"/>
        </w:rPr>
        <w:t>20</w:t>
      </w:r>
      <w:r w:rsidRPr="004779F0">
        <w:rPr>
          <w:i/>
          <w:iCs/>
          <w:lang w:val="es-DO"/>
        </w:rPr>
        <w:t>. Formulario de Registro de Criterios.</w:t>
      </w:r>
    </w:p>
    <w:p w14:paraId="2799DC62" w14:textId="77777777" w:rsidR="00083DCB" w:rsidRPr="00083DCB" w:rsidRDefault="00083DCB" w:rsidP="004779F0">
      <w:pPr>
        <w:pStyle w:val="Ttulo4"/>
        <w:rPr>
          <w:lang w:val="es-DO"/>
        </w:rPr>
      </w:pPr>
      <w:r w:rsidRPr="00083DCB">
        <w:rPr>
          <w:lang w:val="es-DO"/>
        </w:rPr>
        <w:lastRenderedPageBreak/>
        <w:t>Editar un criterio</w:t>
      </w:r>
    </w:p>
    <w:p w14:paraId="54A86089" w14:textId="77777777" w:rsidR="00083DCB" w:rsidRPr="00083DCB" w:rsidRDefault="00083DCB" w:rsidP="004779F0">
      <w:pPr>
        <w:rPr>
          <w:lang w:val="es-DO"/>
        </w:rPr>
      </w:pPr>
      <w:r w:rsidRPr="00083DCB">
        <w:rPr>
          <w:lang w:val="es-DO"/>
        </w:rPr>
        <w:t>Para modificar un criterio existente:</w:t>
      </w:r>
    </w:p>
    <w:p w14:paraId="5A8C45CE" w14:textId="77777777" w:rsidR="00083DCB" w:rsidRPr="004779F0" w:rsidRDefault="00083DCB">
      <w:pPr>
        <w:pStyle w:val="Prrafodelista"/>
        <w:numPr>
          <w:ilvl w:val="0"/>
          <w:numId w:val="103"/>
        </w:numPr>
        <w:spacing w:line="480" w:lineRule="auto"/>
        <w:rPr>
          <w:lang w:val="es-DO"/>
        </w:rPr>
      </w:pPr>
      <w:r w:rsidRPr="004779F0">
        <w:rPr>
          <w:lang w:val="es-DO"/>
        </w:rPr>
        <w:t xml:space="preserve">Localizar el registro correspondiente. </w:t>
      </w:r>
    </w:p>
    <w:p w14:paraId="525EC81A" w14:textId="77777777" w:rsidR="00083DCB" w:rsidRPr="004779F0" w:rsidRDefault="00083DCB">
      <w:pPr>
        <w:pStyle w:val="Prrafodelista"/>
        <w:numPr>
          <w:ilvl w:val="0"/>
          <w:numId w:val="103"/>
        </w:numPr>
        <w:spacing w:line="480" w:lineRule="auto"/>
        <w:rPr>
          <w:lang w:val="es-DO"/>
        </w:rPr>
      </w:pPr>
      <w:r w:rsidRPr="004779F0">
        <w:rPr>
          <w:lang w:val="es-DO"/>
        </w:rPr>
        <w:t xml:space="preserve">Presionar el botón Editar. </w:t>
      </w:r>
    </w:p>
    <w:p w14:paraId="192F663D" w14:textId="77777777" w:rsidR="00083DCB" w:rsidRPr="004779F0" w:rsidRDefault="00083DCB">
      <w:pPr>
        <w:pStyle w:val="Prrafodelista"/>
        <w:numPr>
          <w:ilvl w:val="0"/>
          <w:numId w:val="103"/>
        </w:numPr>
        <w:spacing w:line="480" w:lineRule="auto"/>
        <w:rPr>
          <w:lang w:val="es-DO"/>
        </w:rPr>
      </w:pPr>
      <w:r w:rsidRPr="004779F0">
        <w:rPr>
          <w:lang w:val="es-DO"/>
        </w:rPr>
        <w:t xml:space="preserve">Actualizar la información necesaria. </w:t>
      </w:r>
    </w:p>
    <w:p w14:paraId="4A71EF00" w14:textId="77777777" w:rsidR="00083DCB" w:rsidRPr="004779F0" w:rsidRDefault="00083DCB">
      <w:pPr>
        <w:pStyle w:val="Prrafodelista"/>
        <w:numPr>
          <w:ilvl w:val="0"/>
          <w:numId w:val="103"/>
        </w:numPr>
        <w:spacing w:line="480" w:lineRule="auto"/>
        <w:rPr>
          <w:lang w:val="es-DO"/>
        </w:rPr>
      </w:pPr>
      <w:r w:rsidRPr="004779F0">
        <w:rPr>
          <w:lang w:val="es-DO"/>
        </w:rPr>
        <w:t xml:space="preserve">Presionar Guardar. </w:t>
      </w:r>
    </w:p>
    <w:p w14:paraId="0FEABFB9" w14:textId="77777777" w:rsidR="00083DCB" w:rsidRPr="00083DCB" w:rsidRDefault="00083DCB" w:rsidP="004779F0">
      <w:pPr>
        <w:rPr>
          <w:lang w:val="es-DO"/>
        </w:rPr>
      </w:pPr>
      <w:r w:rsidRPr="00083DCB">
        <w:rPr>
          <w:lang w:val="es-DO"/>
        </w:rPr>
        <w:t>El sistema actualizará los datos manteniendo la relación con el período seleccionado.</w:t>
      </w:r>
    </w:p>
    <w:p w14:paraId="6993A8E6" w14:textId="514AAF00" w:rsidR="00BA74E1" w:rsidRDefault="00BA74E1" w:rsidP="00083DCB">
      <w:pPr>
        <w:ind w:firstLine="0"/>
        <w:jc w:val="left"/>
        <w:rPr>
          <w:b/>
          <w:bCs/>
          <w:i/>
          <w:iCs/>
          <w:lang w:val="es-DO"/>
        </w:rPr>
      </w:pPr>
      <w:r w:rsidRPr="00BA74E1">
        <w:rPr>
          <w:b/>
          <w:bCs/>
          <w:i/>
          <w:iCs/>
          <w:noProof/>
          <w:lang w:val="es-DO" w:eastAsia="es-DO"/>
        </w:rPr>
        <w:drawing>
          <wp:inline distT="0" distB="0" distL="0" distR="0" wp14:anchorId="392865F2" wp14:editId="041890A9">
            <wp:extent cx="5957570" cy="3500755"/>
            <wp:effectExtent l="0" t="0" r="5080" b="4445"/>
            <wp:docPr id="196691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16079" name=""/>
                    <pic:cNvPicPr/>
                  </pic:nvPicPr>
                  <pic:blipFill>
                    <a:blip r:embed="rId40"/>
                    <a:stretch>
                      <a:fillRect/>
                    </a:stretch>
                  </pic:blipFill>
                  <pic:spPr>
                    <a:xfrm>
                      <a:off x="0" y="0"/>
                      <a:ext cx="5957570" cy="3500755"/>
                    </a:xfrm>
                    <a:prstGeom prst="rect">
                      <a:avLst/>
                    </a:prstGeom>
                  </pic:spPr>
                </pic:pic>
              </a:graphicData>
            </a:graphic>
          </wp:inline>
        </w:drawing>
      </w:r>
    </w:p>
    <w:p w14:paraId="2A78B6C4" w14:textId="40CB5935" w:rsidR="006D4FE9" w:rsidRDefault="00083DCB" w:rsidP="006D4FE9">
      <w:pPr>
        <w:ind w:firstLine="0"/>
        <w:jc w:val="center"/>
        <w:rPr>
          <w:i/>
          <w:iCs/>
          <w:lang w:val="es-DO"/>
        </w:rPr>
      </w:pPr>
      <w:r w:rsidRPr="00BA74E1">
        <w:rPr>
          <w:i/>
          <w:iCs/>
          <w:lang w:val="es-DO"/>
        </w:rPr>
        <w:t xml:space="preserve">Figura </w:t>
      </w:r>
      <w:r w:rsidR="00BA74E1">
        <w:rPr>
          <w:i/>
          <w:iCs/>
          <w:lang w:val="es-DO"/>
        </w:rPr>
        <w:t>21</w:t>
      </w:r>
      <w:r w:rsidRPr="00BA74E1">
        <w:rPr>
          <w:i/>
          <w:iCs/>
          <w:lang w:val="es-DO"/>
        </w:rPr>
        <w:t>. Edición de un Criterio.</w:t>
      </w:r>
    </w:p>
    <w:p w14:paraId="46623656" w14:textId="77777777" w:rsidR="006D4FE9" w:rsidRDefault="006D4FE9" w:rsidP="00BA74E1">
      <w:pPr>
        <w:pStyle w:val="Ttulo4"/>
        <w:rPr>
          <w:lang w:val="es-DO"/>
        </w:rPr>
      </w:pPr>
    </w:p>
    <w:p w14:paraId="176A15B2" w14:textId="77777777" w:rsidR="006D4FE9" w:rsidRPr="006D4FE9" w:rsidRDefault="006D4FE9" w:rsidP="006D4FE9">
      <w:pPr>
        <w:rPr>
          <w:lang w:val="es-DO"/>
        </w:rPr>
      </w:pPr>
    </w:p>
    <w:p w14:paraId="451E86E6" w14:textId="2BED36F6" w:rsidR="00083DCB" w:rsidRPr="00083DCB" w:rsidRDefault="00083DCB" w:rsidP="00BA74E1">
      <w:pPr>
        <w:pStyle w:val="Ttulo4"/>
        <w:rPr>
          <w:lang w:val="es-DO"/>
        </w:rPr>
      </w:pPr>
      <w:r w:rsidRPr="00083DCB">
        <w:rPr>
          <w:lang w:val="es-DO"/>
        </w:rPr>
        <w:lastRenderedPageBreak/>
        <w:t>Activar o desactivar un criterio</w:t>
      </w:r>
    </w:p>
    <w:p w14:paraId="4657B878" w14:textId="3035F8D2" w:rsidR="00083DCB" w:rsidRPr="00083DCB" w:rsidRDefault="00083DCB" w:rsidP="00BA74E1">
      <w:pPr>
        <w:rPr>
          <w:lang w:val="es-DO"/>
        </w:rPr>
      </w:pPr>
      <w:r w:rsidRPr="00083DCB">
        <w:rPr>
          <w:lang w:val="es-DO"/>
        </w:rPr>
        <w:t>Cada criterio puede habilitarse o deshabilitarse sin necesidad de eliminarlo del sistema.</w:t>
      </w:r>
      <w:r w:rsidR="00BA74E1">
        <w:rPr>
          <w:lang w:val="es-DO"/>
        </w:rPr>
        <w:t xml:space="preserve"> </w:t>
      </w:r>
      <w:r w:rsidRPr="00083DCB">
        <w:rPr>
          <w:lang w:val="es-DO"/>
        </w:rPr>
        <w:t>Para cambiar su estado:</w:t>
      </w:r>
    </w:p>
    <w:p w14:paraId="2E4CC02B" w14:textId="77777777" w:rsidR="00083DCB" w:rsidRPr="00BA74E1" w:rsidRDefault="00083DCB">
      <w:pPr>
        <w:pStyle w:val="Prrafodelista"/>
        <w:numPr>
          <w:ilvl w:val="0"/>
          <w:numId w:val="104"/>
        </w:numPr>
        <w:spacing w:line="480" w:lineRule="auto"/>
        <w:rPr>
          <w:lang w:val="es-DO"/>
        </w:rPr>
      </w:pPr>
      <w:r w:rsidRPr="00BA74E1">
        <w:rPr>
          <w:lang w:val="es-DO"/>
        </w:rPr>
        <w:t xml:space="preserve">Localizar el criterio. </w:t>
      </w:r>
    </w:p>
    <w:p w14:paraId="5174ECAA" w14:textId="77777777" w:rsidR="00083DCB" w:rsidRPr="00BA74E1" w:rsidRDefault="00083DCB">
      <w:pPr>
        <w:pStyle w:val="Prrafodelista"/>
        <w:numPr>
          <w:ilvl w:val="0"/>
          <w:numId w:val="104"/>
        </w:numPr>
        <w:spacing w:line="480" w:lineRule="auto"/>
        <w:rPr>
          <w:lang w:val="es-DO"/>
        </w:rPr>
      </w:pPr>
      <w:r w:rsidRPr="00BA74E1">
        <w:rPr>
          <w:lang w:val="es-DO"/>
        </w:rPr>
        <w:t xml:space="preserve">Presionar el botón de Activar/Desactivar. </w:t>
      </w:r>
    </w:p>
    <w:p w14:paraId="0DA814B2" w14:textId="77777777" w:rsidR="00083DCB" w:rsidRPr="00BA74E1" w:rsidRDefault="00083DCB">
      <w:pPr>
        <w:pStyle w:val="Prrafodelista"/>
        <w:numPr>
          <w:ilvl w:val="0"/>
          <w:numId w:val="104"/>
        </w:numPr>
        <w:spacing w:line="480" w:lineRule="auto"/>
        <w:rPr>
          <w:lang w:val="es-DO"/>
        </w:rPr>
      </w:pPr>
      <w:r w:rsidRPr="00BA74E1">
        <w:rPr>
          <w:lang w:val="es-DO"/>
        </w:rPr>
        <w:t xml:space="preserve">Confirmar la operación. </w:t>
      </w:r>
    </w:p>
    <w:p w14:paraId="0D27E192" w14:textId="7AA71993" w:rsidR="00083DCB" w:rsidRPr="00BA74E1" w:rsidRDefault="00083DCB" w:rsidP="00BA74E1">
      <w:pPr>
        <w:rPr>
          <w:lang w:val="es-DO"/>
        </w:rPr>
      </w:pPr>
      <w:r w:rsidRPr="00083DCB">
        <w:rPr>
          <w:lang w:val="es-DO"/>
        </w:rPr>
        <w:t>El sistema actualizará inmediatamente su disponibilidad para los procesos de evaluación.</w:t>
      </w:r>
    </w:p>
    <w:p w14:paraId="4E055F60" w14:textId="77777777" w:rsidR="00083DCB" w:rsidRPr="00083DCB" w:rsidRDefault="00083DCB" w:rsidP="00BA74E1">
      <w:pPr>
        <w:pStyle w:val="Ttulo4"/>
        <w:rPr>
          <w:lang w:val="es-DO"/>
        </w:rPr>
      </w:pPr>
      <w:r w:rsidRPr="00083DCB">
        <w:rPr>
          <w:lang w:val="es-DO"/>
        </w:rPr>
        <w:t>Eliminar un criterio</w:t>
      </w:r>
    </w:p>
    <w:p w14:paraId="3F28CEB3" w14:textId="77777777" w:rsidR="00083DCB" w:rsidRPr="00083DCB" w:rsidRDefault="00083DCB" w:rsidP="00BA74E1">
      <w:pPr>
        <w:rPr>
          <w:lang w:val="es-DO"/>
        </w:rPr>
      </w:pPr>
      <w:r w:rsidRPr="00083DCB">
        <w:rPr>
          <w:lang w:val="es-DO"/>
        </w:rPr>
        <w:t>Para eliminar un criterio:</w:t>
      </w:r>
    </w:p>
    <w:p w14:paraId="1B8E874A" w14:textId="77777777" w:rsidR="00083DCB" w:rsidRPr="00BA74E1" w:rsidRDefault="00083DCB">
      <w:pPr>
        <w:pStyle w:val="Prrafodelista"/>
        <w:numPr>
          <w:ilvl w:val="0"/>
          <w:numId w:val="105"/>
        </w:numPr>
        <w:spacing w:line="480" w:lineRule="auto"/>
        <w:rPr>
          <w:lang w:val="es-DO"/>
        </w:rPr>
      </w:pPr>
      <w:r w:rsidRPr="00BA74E1">
        <w:rPr>
          <w:lang w:val="es-DO"/>
        </w:rPr>
        <w:t xml:space="preserve">Seleccionar el registro correspondiente. </w:t>
      </w:r>
    </w:p>
    <w:p w14:paraId="45E8E8B1" w14:textId="77777777" w:rsidR="00083DCB" w:rsidRPr="00BA74E1" w:rsidRDefault="00083DCB">
      <w:pPr>
        <w:pStyle w:val="Prrafodelista"/>
        <w:numPr>
          <w:ilvl w:val="0"/>
          <w:numId w:val="105"/>
        </w:numPr>
        <w:spacing w:line="480" w:lineRule="auto"/>
        <w:rPr>
          <w:lang w:val="es-DO"/>
        </w:rPr>
      </w:pPr>
      <w:r w:rsidRPr="00BA74E1">
        <w:rPr>
          <w:lang w:val="es-DO"/>
        </w:rPr>
        <w:t xml:space="preserve">Presionar el botón Eliminar. </w:t>
      </w:r>
    </w:p>
    <w:p w14:paraId="13339ABB" w14:textId="77777777" w:rsidR="00083DCB" w:rsidRPr="00BA74E1" w:rsidRDefault="00083DCB">
      <w:pPr>
        <w:pStyle w:val="Prrafodelista"/>
        <w:numPr>
          <w:ilvl w:val="0"/>
          <w:numId w:val="105"/>
        </w:numPr>
        <w:spacing w:line="480" w:lineRule="auto"/>
        <w:rPr>
          <w:lang w:val="es-DO"/>
        </w:rPr>
      </w:pPr>
      <w:r w:rsidRPr="00BA74E1">
        <w:rPr>
          <w:lang w:val="es-DO"/>
        </w:rPr>
        <w:t xml:space="preserve">Confirmar la operación. </w:t>
      </w:r>
    </w:p>
    <w:p w14:paraId="3DC3B5E6" w14:textId="77777777" w:rsidR="00083DCB" w:rsidRPr="00083DCB" w:rsidRDefault="00083DCB" w:rsidP="00BA74E1">
      <w:pPr>
        <w:rPr>
          <w:lang w:val="es-DO"/>
        </w:rPr>
      </w:pPr>
      <w:r w:rsidRPr="00083DCB">
        <w:rPr>
          <w:lang w:val="es-DO"/>
        </w:rPr>
        <w:t>Una vez eliminado, el criterio dejará de estar disponible dentro del sistema.</w:t>
      </w:r>
    </w:p>
    <w:p w14:paraId="4DEF8E51" w14:textId="4D6A57CD" w:rsidR="00083DCB" w:rsidRPr="00083DCB" w:rsidRDefault="00083DCB" w:rsidP="00BA74E1">
      <w:pPr>
        <w:tabs>
          <w:tab w:val="num" w:pos="360"/>
        </w:tabs>
        <w:ind w:firstLine="0"/>
        <w:jc w:val="left"/>
        <w:rPr>
          <w:b/>
          <w:bCs/>
          <w:i/>
          <w:iCs/>
          <w:lang w:val="es-DO"/>
        </w:rPr>
      </w:pPr>
      <w:r w:rsidRPr="00083DCB">
        <w:rPr>
          <w:b/>
          <w:bCs/>
          <w:i/>
          <w:iCs/>
          <w:lang w:val="es-DO"/>
        </w:rPr>
        <w:t>Gestión de Indicadores</w:t>
      </w:r>
    </w:p>
    <w:p w14:paraId="7A339728" w14:textId="77777777" w:rsidR="00083DCB" w:rsidRPr="00BA74E1" w:rsidRDefault="00083DCB" w:rsidP="00BA74E1">
      <w:pPr>
        <w:rPr>
          <w:lang w:val="es-DO"/>
        </w:rPr>
      </w:pPr>
      <w:r w:rsidRPr="00BA74E1">
        <w:rPr>
          <w:lang w:val="es-DO"/>
        </w:rPr>
        <w:t>La opción Gestión de Indicadores permite administrar los indicadores asociados a cada criterio de evaluación. Los indicadores representan los elementos específicos que deben ser evaluados durante el proceso de Evaluación Quinquenal y constituyen la base para la posterior asignación y carga de evidencias por parte de las unidades académicas y administrativas.</w:t>
      </w:r>
    </w:p>
    <w:p w14:paraId="283AE2A7" w14:textId="77777777" w:rsidR="00083DCB" w:rsidRPr="00BA74E1" w:rsidRDefault="00083DCB" w:rsidP="00BA74E1">
      <w:pPr>
        <w:rPr>
          <w:lang w:val="es-DO"/>
        </w:rPr>
      </w:pPr>
      <w:r w:rsidRPr="00BA74E1">
        <w:rPr>
          <w:lang w:val="es-DO"/>
        </w:rPr>
        <w:t>Cada indicador pertenece a un criterio y puede marcarse como obligatorio o no, según los requerimientos establecidos para el proceso de evaluación.</w:t>
      </w:r>
    </w:p>
    <w:p w14:paraId="7615E3BA" w14:textId="77777777" w:rsidR="00083DCB" w:rsidRPr="00BA74E1" w:rsidRDefault="00083DCB" w:rsidP="00BA74E1">
      <w:pPr>
        <w:rPr>
          <w:lang w:val="es-DO"/>
        </w:rPr>
      </w:pPr>
      <w:r w:rsidRPr="00BA74E1">
        <w:rPr>
          <w:lang w:val="es-DO"/>
        </w:rPr>
        <w:t>Desde esta sección es posible registrar nuevos indicadores, modificar su información, activar o desactivar su disponibilidad y eliminar aquellos que ya no sean necesarios.</w:t>
      </w:r>
    </w:p>
    <w:p w14:paraId="40CE4637" w14:textId="77777777" w:rsidR="00083DCB" w:rsidRPr="00083DCB" w:rsidRDefault="00083DCB" w:rsidP="00BA74E1">
      <w:pPr>
        <w:rPr>
          <w:lang w:val="es-DO"/>
        </w:rPr>
      </w:pPr>
      <w:r w:rsidRPr="00083DCB">
        <w:rPr>
          <w:lang w:val="es-DO"/>
        </w:rPr>
        <w:lastRenderedPageBreak/>
        <w:t>La pantalla de Gestión de Indicadores está compuesta por los siguientes elementos:</w:t>
      </w:r>
    </w:p>
    <w:p w14:paraId="44687855" w14:textId="77777777" w:rsidR="00083DCB" w:rsidRPr="00BA74E1" w:rsidRDefault="00083DCB">
      <w:pPr>
        <w:pStyle w:val="Prrafodelista"/>
        <w:numPr>
          <w:ilvl w:val="0"/>
          <w:numId w:val="106"/>
        </w:numPr>
        <w:spacing w:line="480" w:lineRule="auto"/>
        <w:rPr>
          <w:lang w:val="es-DO"/>
        </w:rPr>
      </w:pPr>
      <w:r w:rsidRPr="00BA74E1">
        <w:rPr>
          <w:lang w:val="es-DO"/>
        </w:rPr>
        <w:t xml:space="preserve">Título de la vista: Identifica el módulo como Gestión de Indicadores. </w:t>
      </w:r>
    </w:p>
    <w:p w14:paraId="76DD323D" w14:textId="77777777" w:rsidR="00083DCB" w:rsidRPr="00BA74E1" w:rsidRDefault="00083DCB">
      <w:pPr>
        <w:pStyle w:val="Prrafodelista"/>
        <w:numPr>
          <w:ilvl w:val="0"/>
          <w:numId w:val="106"/>
        </w:numPr>
        <w:spacing w:line="480" w:lineRule="auto"/>
        <w:rPr>
          <w:lang w:val="es-DO"/>
        </w:rPr>
      </w:pPr>
      <w:r w:rsidRPr="00BA74E1">
        <w:rPr>
          <w:lang w:val="es-DO"/>
        </w:rPr>
        <w:t xml:space="preserve">Botón "Nuevo Indicador": Permite registrar un nuevo indicador. </w:t>
      </w:r>
    </w:p>
    <w:p w14:paraId="1EDD3471" w14:textId="77777777" w:rsidR="00083DCB" w:rsidRPr="00BA74E1" w:rsidRDefault="00083DCB">
      <w:pPr>
        <w:pStyle w:val="Prrafodelista"/>
        <w:numPr>
          <w:ilvl w:val="0"/>
          <w:numId w:val="106"/>
        </w:numPr>
        <w:spacing w:line="480" w:lineRule="auto"/>
        <w:rPr>
          <w:lang w:val="es-DO"/>
        </w:rPr>
      </w:pPr>
      <w:r w:rsidRPr="00BA74E1">
        <w:rPr>
          <w:lang w:val="es-DO"/>
        </w:rPr>
        <w:t xml:space="preserve">Barra de búsqueda: Permite localizar indicadores mediante su nombre. </w:t>
      </w:r>
    </w:p>
    <w:p w14:paraId="27318448" w14:textId="77777777" w:rsidR="00083DCB" w:rsidRPr="00BA74E1" w:rsidRDefault="00083DCB">
      <w:pPr>
        <w:pStyle w:val="Prrafodelista"/>
        <w:numPr>
          <w:ilvl w:val="0"/>
          <w:numId w:val="106"/>
        </w:numPr>
        <w:spacing w:line="480" w:lineRule="auto"/>
        <w:rPr>
          <w:lang w:val="es-DO"/>
        </w:rPr>
      </w:pPr>
      <w:r w:rsidRPr="00BA74E1">
        <w:rPr>
          <w:lang w:val="es-DO"/>
        </w:rPr>
        <w:t xml:space="preserve">Filtro por estado: Permite visualizar únicamente los indicadores activos, inactivos o todos los registros. </w:t>
      </w:r>
    </w:p>
    <w:p w14:paraId="31AC7E99" w14:textId="77777777" w:rsidR="00083DCB" w:rsidRPr="00BA74E1" w:rsidRDefault="00083DCB">
      <w:pPr>
        <w:pStyle w:val="Prrafodelista"/>
        <w:numPr>
          <w:ilvl w:val="0"/>
          <w:numId w:val="106"/>
        </w:numPr>
        <w:spacing w:line="480" w:lineRule="auto"/>
        <w:rPr>
          <w:lang w:val="es-DO"/>
        </w:rPr>
      </w:pPr>
      <w:r w:rsidRPr="00BA74E1">
        <w:rPr>
          <w:lang w:val="es-DO"/>
        </w:rPr>
        <w:t xml:space="preserve">Selector de cantidad de registros: Permite definir la cantidad de registros mostrados por página. </w:t>
      </w:r>
    </w:p>
    <w:p w14:paraId="41816F26" w14:textId="77777777" w:rsidR="00083DCB" w:rsidRPr="00BA74E1" w:rsidRDefault="00083DCB">
      <w:pPr>
        <w:pStyle w:val="Prrafodelista"/>
        <w:numPr>
          <w:ilvl w:val="0"/>
          <w:numId w:val="106"/>
        </w:numPr>
        <w:spacing w:line="480" w:lineRule="auto"/>
        <w:rPr>
          <w:lang w:val="es-DO"/>
        </w:rPr>
      </w:pPr>
      <w:r w:rsidRPr="00BA74E1">
        <w:rPr>
          <w:lang w:val="es-DO"/>
        </w:rPr>
        <w:t xml:space="preserve">Tabla de registros: Presenta la información de los indicadores almacenados. </w:t>
      </w:r>
    </w:p>
    <w:p w14:paraId="1D91EE28" w14:textId="77777777" w:rsidR="00083DCB" w:rsidRPr="00BA74E1" w:rsidRDefault="00083DCB">
      <w:pPr>
        <w:pStyle w:val="Prrafodelista"/>
        <w:numPr>
          <w:ilvl w:val="0"/>
          <w:numId w:val="106"/>
        </w:numPr>
        <w:spacing w:line="480" w:lineRule="auto"/>
        <w:rPr>
          <w:lang w:val="es-DO"/>
        </w:rPr>
      </w:pPr>
      <w:r w:rsidRPr="00BA74E1">
        <w:rPr>
          <w:lang w:val="es-DO"/>
        </w:rPr>
        <w:t xml:space="preserve">Controles de acciones: Permiten editar, activar/desactivar o eliminar un indicador, dependiendo de los permisos del usuario. </w:t>
      </w:r>
    </w:p>
    <w:p w14:paraId="026A36D9" w14:textId="77777777" w:rsidR="00083DCB" w:rsidRPr="00BA74E1" w:rsidRDefault="00083DCB">
      <w:pPr>
        <w:pStyle w:val="Prrafodelista"/>
        <w:numPr>
          <w:ilvl w:val="0"/>
          <w:numId w:val="106"/>
        </w:numPr>
        <w:spacing w:line="480" w:lineRule="auto"/>
        <w:rPr>
          <w:lang w:val="es-DO"/>
        </w:rPr>
      </w:pPr>
      <w:r w:rsidRPr="00BA74E1">
        <w:rPr>
          <w:lang w:val="es-DO"/>
        </w:rPr>
        <w:t xml:space="preserve">Paginación: Facilita la navegación entre las distintas páginas de resultados. </w:t>
      </w:r>
    </w:p>
    <w:p w14:paraId="3FC6CCCB" w14:textId="77777777" w:rsidR="00083DCB" w:rsidRPr="00083DCB" w:rsidRDefault="00083DCB" w:rsidP="004C35E4">
      <w:pPr>
        <w:rPr>
          <w:lang w:val="es-DO"/>
        </w:rPr>
      </w:pPr>
      <w:r w:rsidRPr="00083DCB">
        <w:rPr>
          <w:lang w:val="es-DO"/>
        </w:rPr>
        <w:t>La tabla presenta la siguiente información:</w:t>
      </w:r>
    </w:p>
    <w:p w14:paraId="48AB56CC" w14:textId="77777777" w:rsidR="00083DCB" w:rsidRPr="004C35E4" w:rsidRDefault="00083DCB">
      <w:pPr>
        <w:pStyle w:val="Prrafodelista"/>
        <w:numPr>
          <w:ilvl w:val="0"/>
          <w:numId w:val="107"/>
        </w:numPr>
        <w:spacing w:line="480" w:lineRule="auto"/>
        <w:rPr>
          <w:lang w:val="es-DO"/>
        </w:rPr>
      </w:pPr>
      <w:r w:rsidRPr="004C35E4">
        <w:rPr>
          <w:lang w:val="es-DO"/>
        </w:rPr>
        <w:t xml:space="preserve">Nombre del indicador. </w:t>
      </w:r>
    </w:p>
    <w:p w14:paraId="702DB2CA" w14:textId="77777777" w:rsidR="00083DCB" w:rsidRPr="004C35E4" w:rsidRDefault="00083DCB">
      <w:pPr>
        <w:pStyle w:val="Prrafodelista"/>
        <w:numPr>
          <w:ilvl w:val="0"/>
          <w:numId w:val="107"/>
        </w:numPr>
        <w:spacing w:line="480" w:lineRule="auto"/>
        <w:rPr>
          <w:lang w:val="es-DO"/>
        </w:rPr>
      </w:pPr>
      <w:r w:rsidRPr="004C35E4">
        <w:rPr>
          <w:lang w:val="es-DO"/>
        </w:rPr>
        <w:t xml:space="preserve">Descripción. </w:t>
      </w:r>
    </w:p>
    <w:p w14:paraId="2430D1B1" w14:textId="77777777" w:rsidR="00083DCB" w:rsidRPr="004C35E4" w:rsidRDefault="00083DCB">
      <w:pPr>
        <w:pStyle w:val="Prrafodelista"/>
        <w:numPr>
          <w:ilvl w:val="0"/>
          <w:numId w:val="107"/>
        </w:numPr>
        <w:spacing w:line="480" w:lineRule="auto"/>
        <w:rPr>
          <w:lang w:val="es-DO"/>
        </w:rPr>
      </w:pPr>
      <w:r w:rsidRPr="004C35E4">
        <w:rPr>
          <w:lang w:val="es-DO"/>
        </w:rPr>
        <w:t xml:space="preserve">Criterio al que pertenece. </w:t>
      </w:r>
    </w:p>
    <w:p w14:paraId="7FE932C3" w14:textId="77777777" w:rsidR="00083DCB" w:rsidRPr="004C35E4" w:rsidRDefault="00083DCB">
      <w:pPr>
        <w:pStyle w:val="Prrafodelista"/>
        <w:numPr>
          <w:ilvl w:val="0"/>
          <w:numId w:val="107"/>
        </w:numPr>
        <w:spacing w:line="480" w:lineRule="auto"/>
        <w:rPr>
          <w:lang w:val="es-DO"/>
        </w:rPr>
      </w:pPr>
      <w:r w:rsidRPr="004C35E4">
        <w:rPr>
          <w:lang w:val="es-DO"/>
        </w:rPr>
        <w:t xml:space="preserve">Condición de obligatoriedad. </w:t>
      </w:r>
    </w:p>
    <w:p w14:paraId="304D5D46" w14:textId="77777777" w:rsidR="00083DCB" w:rsidRPr="004C35E4" w:rsidRDefault="00083DCB">
      <w:pPr>
        <w:pStyle w:val="Prrafodelista"/>
        <w:numPr>
          <w:ilvl w:val="0"/>
          <w:numId w:val="107"/>
        </w:numPr>
        <w:spacing w:line="480" w:lineRule="auto"/>
        <w:rPr>
          <w:lang w:val="es-DO"/>
        </w:rPr>
      </w:pPr>
      <w:r w:rsidRPr="004C35E4">
        <w:rPr>
          <w:lang w:val="es-DO"/>
        </w:rPr>
        <w:t xml:space="preserve">Estado del indicador. </w:t>
      </w:r>
    </w:p>
    <w:p w14:paraId="3497EC5B" w14:textId="550259DC" w:rsidR="004C35E4" w:rsidRDefault="004C35E4" w:rsidP="00083DCB">
      <w:pPr>
        <w:ind w:firstLine="0"/>
        <w:jc w:val="left"/>
        <w:rPr>
          <w:b/>
          <w:bCs/>
          <w:i/>
          <w:iCs/>
          <w:lang w:val="es-DO"/>
        </w:rPr>
      </w:pPr>
      <w:r w:rsidRPr="004C35E4">
        <w:rPr>
          <w:b/>
          <w:bCs/>
          <w:i/>
          <w:iCs/>
          <w:noProof/>
          <w:lang w:val="es-DO" w:eastAsia="es-DO"/>
        </w:rPr>
        <w:lastRenderedPageBreak/>
        <w:drawing>
          <wp:inline distT="0" distB="0" distL="0" distR="0" wp14:anchorId="563E3825" wp14:editId="5193ADD3">
            <wp:extent cx="5957570" cy="3475355"/>
            <wp:effectExtent l="0" t="0" r="5080" b="0"/>
            <wp:docPr id="641246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6378" name=""/>
                    <pic:cNvPicPr/>
                  </pic:nvPicPr>
                  <pic:blipFill>
                    <a:blip r:embed="rId41"/>
                    <a:stretch>
                      <a:fillRect/>
                    </a:stretch>
                  </pic:blipFill>
                  <pic:spPr>
                    <a:xfrm>
                      <a:off x="0" y="0"/>
                      <a:ext cx="5957570" cy="3475355"/>
                    </a:xfrm>
                    <a:prstGeom prst="rect">
                      <a:avLst/>
                    </a:prstGeom>
                  </pic:spPr>
                </pic:pic>
              </a:graphicData>
            </a:graphic>
          </wp:inline>
        </w:drawing>
      </w:r>
    </w:p>
    <w:p w14:paraId="55C355AB" w14:textId="2A3CF33E" w:rsidR="00083DCB" w:rsidRPr="00083DCB" w:rsidRDefault="00083DCB" w:rsidP="004C35E4">
      <w:pPr>
        <w:ind w:firstLine="0"/>
        <w:jc w:val="center"/>
        <w:rPr>
          <w:i/>
          <w:iCs/>
          <w:lang w:val="es-DO"/>
        </w:rPr>
      </w:pPr>
      <w:r w:rsidRPr="004C35E4">
        <w:rPr>
          <w:i/>
          <w:iCs/>
          <w:lang w:val="es-DO"/>
        </w:rPr>
        <w:t xml:space="preserve">Figura </w:t>
      </w:r>
      <w:r w:rsidR="004C35E4">
        <w:rPr>
          <w:i/>
          <w:iCs/>
          <w:lang w:val="es-DO"/>
        </w:rPr>
        <w:t>21</w:t>
      </w:r>
      <w:r w:rsidRPr="004C35E4">
        <w:rPr>
          <w:i/>
          <w:iCs/>
          <w:lang w:val="es-DO"/>
        </w:rPr>
        <w:t>. Gestión de Indicadores.</w:t>
      </w:r>
    </w:p>
    <w:p w14:paraId="41BA76FC" w14:textId="77777777" w:rsidR="00083DCB" w:rsidRPr="00083DCB" w:rsidRDefault="00083DCB" w:rsidP="004C35E4">
      <w:pPr>
        <w:pStyle w:val="Ttulo4"/>
        <w:rPr>
          <w:lang w:val="es-DO"/>
        </w:rPr>
      </w:pPr>
      <w:r w:rsidRPr="00083DCB">
        <w:rPr>
          <w:lang w:val="es-DO"/>
        </w:rPr>
        <w:t>Registrar un indicador</w:t>
      </w:r>
    </w:p>
    <w:p w14:paraId="297370AC" w14:textId="77777777" w:rsidR="00083DCB" w:rsidRPr="00083DCB" w:rsidRDefault="00083DCB" w:rsidP="004C35E4">
      <w:pPr>
        <w:rPr>
          <w:lang w:val="es-DO"/>
        </w:rPr>
      </w:pPr>
      <w:r w:rsidRPr="00083DCB">
        <w:rPr>
          <w:lang w:val="es-DO"/>
        </w:rPr>
        <w:t>Para registrar un nuevo indicador, realizar los siguientes pasos:</w:t>
      </w:r>
    </w:p>
    <w:p w14:paraId="4CB64921" w14:textId="77777777" w:rsidR="00083DCB" w:rsidRPr="004C35E4" w:rsidRDefault="00083DCB">
      <w:pPr>
        <w:pStyle w:val="Prrafodelista"/>
        <w:numPr>
          <w:ilvl w:val="0"/>
          <w:numId w:val="108"/>
        </w:numPr>
        <w:spacing w:line="480" w:lineRule="auto"/>
        <w:rPr>
          <w:lang w:val="es-DO"/>
        </w:rPr>
      </w:pPr>
      <w:r w:rsidRPr="004C35E4">
        <w:rPr>
          <w:lang w:val="es-DO"/>
        </w:rPr>
        <w:t xml:space="preserve">Presionar el botón "Nuevo Indicador". </w:t>
      </w:r>
    </w:p>
    <w:p w14:paraId="08205E3E" w14:textId="77777777" w:rsidR="00083DCB" w:rsidRPr="004C35E4" w:rsidRDefault="00083DCB">
      <w:pPr>
        <w:pStyle w:val="Prrafodelista"/>
        <w:numPr>
          <w:ilvl w:val="0"/>
          <w:numId w:val="108"/>
        </w:numPr>
        <w:spacing w:line="480" w:lineRule="auto"/>
        <w:rPr>
          <w:lang w:val="es-DO"/>
        </w:rPr>
      </w:pPr>
      <w:r w:rsidRPr="004C35E4">
        <w:rPr>
          <w:lang w:val="es-DO"/>
        </w:rPr>
        <w:t xml:space="preserve">Completar la información solicitada. </w:t>
      </w:r>
    </w:p>
    <w:p w14:paraId="5CCC2F89" w14:textId="77777777" w:rsidR="00083DCB" w:rsidRPr="004C35E4" w:rsidRDefault="00083DCB">
      <w:pPr>
        <w:pStyle w:val="Prrafodelista"/>
        <w:numPr>
          <w:ilvl w:val="0"/>
          <w:numId w:val="108"/>
        </w:numPr>
        <w:spacing w:line="480" w:lineRule="auto"/>
        <w:rPr>
          <w:lang w:val="es-DO"/>
        </w:rPr>
      </w:pPr>
      <w:r w:rsidRPr="004C35E4">
        <w:rPr>
          <w:lang w:val="es-DO"/>
        </w:rPr>
        <w:t xml:space="preserve">Seleccionar el criterio al que pertenecerá el indicador. </w:t>
      </w:r>
    </w:p>
    <w:p w14:paraId="204891C2" w14:textId="77777777" w:rsidR="00083DCB" w:rsidRPr="004C35E4" w:rsidRDefault="00083DCB">
      <w:pPr>
        <w:pStyle w:val="Prrafodelista"/>
        <w:numPr>
          <w:ilvl w:val="0"/>
          <w:numId w:val="108"/>
        </w:numPr>
        <w:spacing w:line="480" w:lineRule="auto"/>
        <w:rPr>
          <w:lang w:val="es-DO"/>
        </w:rPr>
      </w:pPr>
      <w:r w:rsidRPr="004C35E4">
        <w:rPr>
          <w:lang w:val="es-DO"/>
        </w:rPr>
        <w:t xml:space="preserve">Definir si el indicador será obligatorio. </w:t>
      </w:r>
    </w:p>
    <w:p w14:paraId="1B0C840A" w14:textId="77777777" w:rsidR="00083DCB" w:rsidRPr="004C35E4" w:rsidRDefault="00083DCB">
      <w:pPr>
        <w:pStyle w:val="Prrafodelista"/>
        <w:numPr>
          <w:ilvl w:val="0"/>
          <w:numId w:val="108"/>
        </w:numPr>
        <w:spacing w:line="480" w:lineRule="auto"/>
        <w:rPr>
          <w:lang w:val="es-DO"/>
        </w:rPr>
      </w:pPr>
      <w:r w:rsidRPr="004C35E4">
        <w:rPr>
          <w:lang w:val="es-DO"/>
        </w:rPr>
        <w:t xml:space="preserve">Seleccionar su estado inicial. </w:t>
      </w:r>
    </w:p>
    <w:p w14:paraId="4A322ED3" w14:textId="77777777" w:rsidR="00083DCB" w:rsidRPr="004C35E4" w:rsidRDefault="00083DCB">
      <w:pPr>
        <w:pStyle w:val="Prrafodelista"/>
        <w:numPr>
          <w:ilvl w:val="0"/>
          <w:numId w:val="108"/>
        </w:numPr>
        <w:spacing w:line="480" w:lineRule="auto"/>
        <w:rPr>
          <w:lang w:val="es-DO"/>
        </w:rPr>
      </w:pPr>
      <w:r w:rsidRPr="004C35E4">
        <w:rPr>
          <w:lang w:val="es-DO"/>
        </w:rPr>
        <w:t xml:space="preserve">Presionar Guardar. </w:t>
      </w:r>
    </w:p>
    <w:p w14:paraId="364D8899" w14:textId="43D61864" w:rsidR="00083DCB" w:rsidRDefault="00083DCB" w:rsidP="004C35E4">
      <w:pPr>
        <w:rPr>
          <w:lang w:val="es-DO"/>
        </w:rPr>
      </w:pPr>
      <w:r w:rsidRPr="00083DCB">
        <w:rPr>
          <w:lang w:val="es-DO"/>
        </w:rPr>
        <w:t>Una vez registrado, el nuevo indicador aparecerá inmediatamente en el listado principal.</w:t>
      </w:r>
    </w:p>
    <w:p w14:paraId="30D8A354" w14:textId="77777777" w:rsidR="006D4FE9" w:rsidRPr="004C35E4" w:rsidRDefault="006D4FE9" w:rsidP="004C35E4">
      <w:pPr>
        <w:rPr>
          <w:lang w:val="es-DO"/>
        </w:rPr>
      </w:pPr>
    </w:p>
    <w:p w14:paraId="577E2408" w14:textId="77777777" w:rsidR="00083DCB" w:rsidRPr="00083DCB" w:rsidRDefault="00083DCB">
      <w:pPr>
        <w:pStyle w:val="Ttulo4"/>
        <w:numPr>
          <w:ilvl w:val="0"/>
          <w:numId w:val="109"/>
        </w:numPr>
        <w:rPr>
          <w:lang w:val="es-DO"/>
        </w:rPr>
      </w:pPr>
      <w:r w:rsidRPr="00083DCB">
        <w:rPr>
          <w:lang w:val="es-DO"/>
        </w:rPr>
        <w:lastRenderedPageBreak/>
        <w:t>Datos solicitados</w:t>
      </w:r>
    </w:p>
    <w:p w14:paraId="1D393E92" w14:textId="77777777" w:rsidR="00083DCB" w:rsidRPr="00083DCB" w:rsidRDefault="00083DCB" w:rsidP="004C35E4">
      <w:pPr>
        <w:rPr>
          <w:lang w:val="es-DO"/>
        </w:rPr>
      </w:pPr>
      <w:r w:rsidRPr="00083DCB">
        <w:rPr>
          <w:lang w:val="es-DO"/>
        </w:rPr>
        <w:t>El formulario solicita la siguiente información:</w:t>
      </w:r>
    </w:p>
    <w:p w14:paraId="38221D96" w14:textId="77777777" w:rsidR="00083DCB" w:rsidRPr="004C35E4" w:rsidRDefault="00083DCB">
      <w:pPr>
        <w:pStyle w:val="Prrafodelista"/>
        <w:numPr>
          <w:ilvl w:val="0"/>
          <w:numId w:val="110"/>
        </w:numPr>
        <w:spacing w:line="480" w:lineRule="auto"/>
        <w:rPr>
          <w:lang w:val="es-DO"/>
        </w:rPr>
      </w:pPr>
      <w:r w:rsidRPr="004C35E4">
        <w:rPr>
          <w:lang w:val="es-DO"/>
        </w:rPr>
        <w:t xml:space="preserve">Nombre: Identifica el indicador dentro del criterio correspondiente. </w:t>
      </w:r>
    </w:p>
    <w:p w14:paraId="0FD5E653" w14:textId="77777777" w:rsidR="00083DCB" w:rsidRPr="004C35E4" w:rsidRDefault="00083DCB">
      <w:pPr>
        <w:pStyle w:val="Prrafodelista"/>
        <w:numPr>
          <w:ilvl w:val="0"/>
          <w:numId w:val="110"/>
        </w:numPr>
        <w:spacing w:line="480" w:lineRule="auto"/>
        <w:rPr>
          <w:lang w:val="es-DO"/>
        </w:rPr>
      </w:pPr>
      <w:r w:rsidRPr="004C35E4">
        <w:rPr>
          <w:lang w:val="es-DO"/>
        </w:rPr>
        <w:t xml:space="preserve">Descripción: Explica el propósito o alcance del indicador. </w:t>
      </w:r>
    </w:p>
    <w:p w14:paraId="1BF1C809" w14:textId="77777777" w:rsidR="00083DCB" w:rsidRPr="004C35E4" w:rsidRDefault="00083DCB">
      <w:pPr>
        <w:pStyle w:val="Prrafodelista"/>
        <w:numPr>
          <w:ilvl w:val="0"/>
          <w:numId w:val="110"/>
        </w:numPr>
        <w:spacing w:line="480" w:lineRule="auto"/>
        <w:rPr>
          <w:lang w:val="es-DO"/>
        </w:rPr>
      </w:pPr>
      <w:r w:rsidRPr="004C35E4">
        <w:rPr>
          <w:lang w:val="es-DO"/>
        </w:rPr>
        <w:t xml:space="preserve">Criterio: Permite seleccionar el criterio al cual estará asociado el indicador. </w:t>
      </w:r>
    </w:p>
    <w:p w14:paraId="2593B87E" w14:textId="77777777" w:rsidR="00083DCB" w:rsidRPr="004C35E4" w:rsidRDefault="00083DCB">
      <w:pPr>
        <w:pStyle w:val="Prrafodelista"/>
        <w:numPr>
          <w:ilvl w:val="0"/>
          <w:numId w:val="110"/>
        </w:numPr>
        <w:spacing w:line="480" w:lineRule="auto"/>
        <w:rPr>
          <w:lang w:val="es-DO"/>
        </w:rPr>
      </w:pPr>
      <w:r w:rsidRPr="004C35E4">
        <w:rPr>
          <w:lang w:val="es-DO"/>
        </w:rPr>
        <w:t xml:space="preserve">Obligatorio: Define si el cumplimiento del indicador será obligatorio durante el proceso de evaluación. Los valores disponibles son Sí y No. </w:t>
      </w:r>
    </w:p>
    <w:p w14:paraId="2F198E98" w14:textId="77777777" w:rsidR="00083DCB" w:rsidRPr="004C35E4" w:rsidRDefault="00083DCB">
      <w:pPr>
        <w:pStyle w:val="Prrafodelista"/>
        <w:numPr>
          <w:ilvl w:val="0"/>
          <w:numId w:val="110"/>
        </w:numPr>
        <w:spacing w:line="480" w:lineRule="auto"/>
        <w:rPr>
          <w:lang w:val="es-DO"/>
        </w:rPr>
      </w:pPr>
      <w:r w:rsidRPr="004C35E4">
        <w:rPr>
          <w:lang w:val="es-DO"/>
        </w:rPr>
        <w:t xml:space="preserve">Estado: Determina si el indicador permanecerá disponible para ser utilizado dentro del sistema. </w:t>
      </w:r>
    </w:p>
    <w:p w14:paraId="02802860" w14:textId="77777777" w:rsidR="00083DCB" w:rsidRPr="00083DCB" w:rsidRDefault="00083DCB" w:rsidP="004C35E4">
      <w:pPr>
        <w:rPr>
          <w:lang w:val="es-DO"/>
        </w:rPr>
      </w:pPr>
      <w:r w:rsidRPr="00083DCB">
        <w:rPr>
          <w:lang w:val="es-DO"/>
        </w:rPr>
        <w:t>Todos los campos obligatorios deben completarse antes de guardar el registro.</w:t>
      </w:r>
    </w:p>
    <w:p w14:paraId="202EE392" w14:textId="7E45B9D4" w:rsidR="004C35E4" w:rsidRDefault="004C35E4" w:rsidP="00083DCB">
      <w:pPr>
        <w:ind w:firstLine="0"/>
        <w:jc w:val="left"/>
        <w:rPr>
          <w:b/>
          <w:bCs/>
          <w:i/>
          <w:iCs/>
          <w:lang w:val="es-DO"/>
        </w:rPr>
      </w:pPr>
      <w:r w:rsidRPr="004C35E4">
        <w:rPr>
          <w:b/>
          <w:bCs/>
          <w:i/>
          <w:iCs/>
          <w:noProof/>
          <w:lang w:val="es-DO" w:eastAsia="es-DO"/>
        </w:rPr>
        <w:drawing>
          <wp:inline distT="0" distB="0" distL="0" distR="0" wp14:anchorId="53F6F951" wp14:editId="64A86F57">
            <wp:extent cx="5957570" cy="3474085"/>
            <wp:effectExtent l="0" t="0" r="5080" b="0"/>
            <wp:docPr id="153673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35608" name=""/>
                    <pic:cNvPicPr/>
                  </pic:nvPicPr>
                  <pic:blipFill>
                    <a:blip r:embed="rId42"/>
                    <a:stretch>
                      <a:fillRect/>
                    </a:stretch>
                  </pic:blipFill>
                  <pic:spPr>
                    <a:xfrm>
                      <a:off x="0" y="0"/>
                      <a:ext cx="5957570" cy="3474085"/>
                    </a:xfrm>
                    <a:prstGeom prst="rect">
                      <a:avLst/>
                    </a:prstGeom>
                  </pic:spPr>
                </pic:pic>
              </a:graphicData>
            </a:graphic>
          </wp:inline>
        </w:drawing>
      </w:r>
    </w:p>
    <w:p w14:paraId="666DC815" w14:textId="2326B436" w:rsidR="00083DCB" w:rsidRPr="00083DCB" w:rsidRDefault="00083DCB" w:rsidP="004C35E4">
      <w:pPr>
        <w:ind w:firstLine="0"/>
        <w:jc w:val="center"/>
        <w:rPr>
          <w:i/>
          <w:iCs/>
          <w:lang w:val="es-DO"/>
        </w:rPr>
      </w:pPr>
      <w:r w:rsidRPr="004C35E4">
        <w:rPr>
          <w:i/>
          <w:iCs/>
          <w:lang w:val="es-DO"/>
        </w:rPr>
        <w:t xml:space="preserve">Figura </w:t>
      </w:r>
      <w:r w:rsidR="004C35E4" w:rsidRPr="004C35E4">
        <w:rPr>
          <w:i/>
          <w:iCs/>
          <w:lang w:val="es-DO"/>
        </w:rPr>
        <w:t>22</w:t>
      </w:r>
      <w:r w:rsidRPr="004C35E4">
        <w:rPr>
          <w:i/>
          <w:iCs/>
          <w:lang w:val="es-DO"/>
        </w:rPr>
        <w:t>. Formulario de Registro de Indicadores.</w:t>
      </w:r>
    </w:p>
    <w:p w14:paraId="1CA1B626" w14:textId="77777777" w:rsidR="00083DCB" w:rsidRPr="00083DCB" w:rsidRDefault="00083DCB" w:rsidP="004C35E4">
      <w:pPr>
        <w:pStyle w:val="Ttulo4"/>
        <w:rPr>
          <w:lang w:val="es-DO"/>
        </w:rPr>
      </w:pPr>
      <w:r w:rsidRPr="00083DCB">
        <w:rPr>
          <w:lang w:val="es-DO"/>
        </w:rPr>
        <w:lastRenderedPageBreak/>
        <w:t>Editar un indicador</w:t>
      </w:r>
    </w:p>
    <w:p w14:paraId="02D582E9" w14:textId="77777777" w:rsidR="00083DCB" w:rsidRPr="004C35E4" w:rsidRDefault="00083DCB" w:rsidP="004C35E4">
      <w:pPr>
        <w:rPr>
          <w:lang w:val="es-DO"/>
        </w:rPr>
      </w:pPr>
      <w:r w:rsidRPr="004C35E4">
        <w:rPr>
          <w:lang w:val="es-DO"/>
        </w:rPr>
        <w:t>Para modificar la información de un indicador existente:</w:t>
      </w:r>
    </w:p>
    <w:p w14:paraId="540BD379" w14:textId="77777777" w:rsidR="00083DCB" w:rsidRPr="004C35E4" w:rsidRDefault="00083DCB">
      <w:pPr>
        <w:pStyle w:val="Prrafodelista"/>
        <w:numPr>
          <w:ilvl w:val="0"/>
          <w:numId w:val="111"/>
        </w:numPr>
        <w:spacing w:line="480" w:lineRule="auto"/>
        <w:rPr>
          <w:lang w:val="es-DO"/>
        </w:rPr>
      </w:pPr>
      <w:r w:rsidRPr="004C35E4">
        <w:rPr>
          <w:lang w:val="es-DO"/>
        </w:rPr>
        <w:t xml:space="preserve">Localizar el indicador en la tabla. </w:t>
      </w:r>
    </w:p>
    <w:p w14:paraId="64BCB6F4" w14:textId="77777777" w:rsidR="00083DCB" w:rsidRPr="004C35E4" w:rsidRDefault="00083DCB">
      <w:pPr>
        <w:pStyle w:val="Prrafodelista"/>
        <w:numPr>
          <w:ilvl w:val="0"/>
          <w:numId w:val="111"/>
        </w:numPr>
        <w:spacing w:line="480" w:lineRule="auto"/>
        <w:rPr>
          <w:lang w:val="es-DO"/>
        </w:rPr>
      </w:pPr>
      <w:r w:rsidRPr="004C35E4">
        <w:rPr>
          <w:lang w:val="es-DO"/>
        </w:rPr>
        <w:t xml:space="preserve">Presionar el botón Editar. </w:t>
      </w:r>
    </w:p>
    <w:p w14:paraId="36C391FF" w14:textId="77777777" w:rsidR="00083DCB" w:rsidRPr="004C35E4" w:rsidRDefault="00083DCB">
      <w:pPr>
        <w:pStyle w:val="Prrafodelista"/>
        <w:numPr>
          <w:ilvl w:val="0"/>
          <w:numId w:val="111"/>
        </w:numPr>
        <w:spacing w:line="480" w:lineRule="auto"/>
        <w:rPr>
          <w:lang w:val="es-DO"/>
        </w:rPr>
      </w:pPr>
      <w:r w:rsidRPr="004C35E4">
        <w:rPr>
          <w:lang w:val="es-DO"/>
        </w:rPr>
        <w:t xml:space="preserve">Modificar la información necesaria. </w:t>
      </w:r>
    </w:p>
    <w:p w14:paraId="07C4B7EF" w14:textId="77777777" w:rsidR="00083DCB" w:rsidRPr="004C35E4" w:rsidRDefault="00083DCB">
      <w:pPr>
        <w:pStyle w:val="Prrafodelista"/>
        <w:numPr>
          <w:ilvl w:val="0"/>
          <w:numId w:val="111"/>
        </w:numPr>
        <w:spacing w:line="480" w:lineRule="auto"/>
        <w:rPr>
          <w:lang w:val="es-DO"/>
        </w:rPr>
      </w:pPr>
      <w:r w:rsidRPr="004C35E4">
        <w:rPr>
          <w:lang w:val="es-DO"/>
        </w:rPr>
        <w:t xml:space="preserve">Presionar Guardar. </w:t>
      </w:r>
    </w:p>
    <w:p w14:paraId="20D10C91" w14:textId="77777777" w:rsidR="00083DCB" w:rsidRPr="004C35E4" w:rsidRDefault="00083DCB" w:rsidP="004C35E4">
      <w:pPr>
        <w:rPr>
          <w:lang w:val="es-DO"/>
        </w:rPr>
      </w:pPr>
      <w:r w:rsidRPr="004C35E4">
        <w:rPr>
          <w:lang w:val="es-DO"/>
        </w:rPr>
        <w:t>El sistema actualizará la información manteniendo la relación con el criterio previamente seleccionado.</w:t>
      </w:r>
    </w:p>
    <w:p w14:paraId="3C4E75AB" w14:textId="093E65AE" w:rsidR="004C35E4" w:rsidRDefault="004C35E4" w:rsidP="00083DCB">
      <w:pPr>
        <w:ind w:firstLine="0"/>
        <w:jc w:val="left"/>
        <w:rPr>
          <w:b/>
          <w:bCs/>
          <w:i/>
          <w:iCs/>
          <w:lang w:val="es-DO"/>
        </w:rPr>
      </w:pPr>
      <w:r w:rsidRPr="004C35E4">
        <w:rPr>
          <w:b/>
          <w:bCs/>
          <w:i/>
          <w:iCs/>
          <w:noProof/>
          <w:lang w:val="es-DO" w:eastAsia="es-DO"/>
        </w:rPr>
        <w:drawing>
          <wp:inline distT="0" distB="0" distL="0" distR="0" wp14:anchorId="39CF7FA1" wp14:editId="424AB706">
            <wp:extent cx="5957570" cy="3497580"/>
            <wp:effectExtent l="0" t="0" r="5080" b="7620"/>
            <wp:docPr id="1169959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9318" name=""/>
                    <pic:cNvPicPr/>
                  </pic:nvPicPr>
                  <pic:blipFill>
                    <a:blip r:embed="rId43"/>
                    <a:stretch>
                      <a:fillRect/>
                    </a:stretch>
                  </pic:blipFill>
                  <pic:spPr>
                    <a:xfrm>
                      <a:off x="0" y="0"/>
                      <a:ext cx="5957570" cy="3497580"/>
                    </a:xfrm>
                    <a:prstGeom prst="rect">
                      <a:avLst/>
                    </a:prstGeom>
                  </pic:spPr>
                </pic:pic>
              </a:graphicData>
            </a:graphic>
          </wp:inline>
        </w:drawing>
      </w:r>
    </w:p>
    <w:p w14:paraId="3609BB74" w14:textId="2E6930AD" w:rsidR="006D4FE9" w:rsidRDefault="00083DCB" w:rsidP="006D4FE9">
      <w:pPr>
        <w:ind w:firstLine="0"/>
        <w:jc w:val="center"/>
        <w:rPr>
          <w:i/>
          <w:iCs/>
          <w:lang w:val="es-DO"/>
        </w:rPr>
      </w:pPr>
      <w:r w:rsidRPr="004C35E4">
        <w:rPr>
          <w:i/>
          <w:iCs/>
          <w:lang w:val="es-DO"/>
        </w:rPr>
        <w:t xml:space="preserve">Figura </w:t>
      </w:r>
      <w:r w:rsidR="004C35E4">
        <w:rPr>
          <w:i/>
          <w:iCs/>
          <w:lang w:val="es-DO"/>
        </w:rPr>
        <w:t>23</w:t>
      </w:r>
      <w:r w:rsidRPr="004C35E4">
        <w:rPr>
          <w:i/>
          <w:iCs/>
          <w:lang w:val="es-DO"/>
        </w:rPr>
        <w:t>. Edición de un Indicador.</w:t>
      </w:r>
    </w:p>
    <w:p w14:paraId="204F0AA4" w14:textId="77777777" w:rsidR="006D4FE9" w:rsidRPr="006D4FE9" w:rsidRDefault="006D4FE9" w:rsidP="006D4FE9">
      <w:pPr>
        <w:ind w:firstLine="0"/>
        <w:jc w:val="center"/>
        <w:rPr>
          <w:i/>
          <w:iCs/>
          <w:lang w:val="es-DO"/>
        </w:rPr>
      </w:pPr>
    </w:p>
    <w:p w14:paraId="11F0D3FF" w14:textId="3E1490F4" w:rsidR="00083DCB" w:rsidRPr="00083DCB" w:rsidRDefault="00083DCB" w:rsidP="004C35E4">
      <w:pPr>
        <w:pStyle w:val="Ttulo4"/>
        <w:rPr>
          <w:lang w:val="es-DO"/>
        </w:rPr>
      </w:pPr>
      <w:r w:rsidRPr="00083DCB">
        <w:rPr>
          <w:lang w:val="es-DO"/>
        </w:rPr>
        <w:lastRenderedPageBreak/>
        <w:t>Activar o desactivar un indicador</w:t>
      </w:r>
    </w:p>
    <w:p w14:paraId="5C5F1DBA" w14:textId="31B5FAF2" w:rsidR="00083DCB" w:rsidRPr="00083DCB" w:rsidRDefault="00083DCB" w:rsidP="004C35E4">
      <w:pPr>
        <w:rPr>
          <w:lang w:val="es-DO"/>
        </w:rPr>
      </w:pPr>
      <w:r w:rsidRPr="00083DCB">
        <w:rPr>
          <w:lang w:val="es-DO"/>
        </w:rPr>
        <w:t>Los indicadores pueden habilitarse o deshabilitarse temporalmente sin necesidad de eliminarlos del sistema.</w:t>
      </w:r>
      <w:r w:rsidR="004C35E4">
        <w:rPr>
          <w:lang w:val="es-DO"/>
        </w:rPr>
        <w:t xml:space="preserve"> </w:t>
      </w:r>
      <w:r w:rsidRPr="00083DCB">
        <w:rPr>
          <w:lang w:val="es-DO"/>
        </w:rPr>
        <w:t>Para cambiar su estado:</w:t>
      </w:r>
    </w:p>
    <w:p w14:paraId="4804621B" w14:textId="77777777" w:rsidR="00083DCB" w:rsidRPr="004C35E4" w:rsidRDefault="00083DCB">
      <w:pPr>
        <w:pStyle w:val="Prrafodelista"/>
        <w:numPr>
          <w:ilvl w:val="0"/>
          <w:numId w:val="112"/>
        </w:numPr>
        <w:spacing w:line="480" w:lineRule="auto"/>
        <w:rPr>
          <w:lang w:val="es-DO"/>
        </w:rPr>
      </w:pPr>
      <w:r w:rsidRPr="004C35E4">
        <w:rPr>
          <w:lang w:val="es-DO"/>
        </w:rPr>
        <w:t xml:space="preserve">Localizar el indicador correspondiente. </w:t>
      </w:r>
    </w:p>
    <w:p w14:paraId="6B34711C" w14:textId="77777777" w:rsidR="00083DCB" w:rsidRPr="004C35E4" w:rsidRDefault="00083DCB">
      <w:pPr>
        <w:pStyle w:val="Prrafodelista"/>
        <w:numPr>
          <w:ilvl w:val="0"/>
          <w:numId w:val="112"/>
        </w:numPr>
        <w:spacing w:line="480" w:lineRule="auto"/>
        <w:rPr>
          <w:lang w:val="es-DO"/>
        </w:rPr>
      </w:pPr>
      <w:r w:rsidRPr="004C35E4">
        <w:rPr>
          <w:lang w:val="es-DO"/>
        </w:rPr>
        <w:t xml:space="preserve">Presionar el botón Activar/Desactivar. </w:t>
      </w:r>
    </w:p>
    <w:p w14:paraId="55E42E11" w14:textId="77777777" w:rsidR="00083DCB" w:rsidRPr="004C35E4" w:rsidRDefault="00083DCB">
      <w:pPr>
        <w:pStyle w:val="Prrafodelista"/>
        <w:numPr>
          <w:ilvl w:val="0"/>
          <w:numId w:val="112"/>
        </w:numPr>
        <w:spacing w:line="480" w:lineRule="auto"/>
        <w:rPr>
          <w:lang w:val="es-DO"/>
        </w:rPr>
      </w:pPr>
      <w:r w:rsidRPr="004C35E4">
        <w:rPr>
          <w:lang w:val="es-DO"/>
        </w:rPr>
        <w:t xml:space="preserve">Confirmar la operación. </w:t>
      </w:r>
    </w:p>
    <w:p w14:paraId="6FEAA281" w14:textId="2C69A04E" w:rsidR="00083DCB" w:rsidRPr="004C35E4" w:rsidRDefault="00083DCB" w:rsidP="004C35E4">
      <w:pPr>
        <w:rPr>
          <w:lang w:val="es-DO"/>
        </w:rPr>
      </w:pPr>
      <w:r w:rsidRPr="00083DCB">
        <w:rPr>
          <w:lang w:val="es-DO"/>
        </w:rPr>
        <w:t>El sistema actualizará inmediatamente el estado del indicador.</w:t>
      </w:r>
    </w:p>
    <w:p w14:paraId="176919A4" w14:textId="77777777" w:rsidR="00083DCB" w:rsidRPr="00083DCB" w:rsidRDefault="00083DCB" w:rsidP="004C35E4">
      <w:pPr>
        <w:pStyle w:val="Ttulo4"/>
        <w:rPr>
          <w:lang w:val="es-DO"/>
        </w:rPr>
      </w:pPr>
      <w:r w:rsidRPr="00083DCB">
        <w:rPr>
          <w:lang w:val="es-DO"/>
        </w:rPr>
        <w:t>Eliminar un indicador</w:t>
      </w:r>
    </w:p>
    <w:p w14:paraId="360955E9" w14:textId="77777777" w:rsidR="00083DCB" w:rsidRPr="004C35E4" w:rsidRDefault="00083DCB" w:rsidP="004C35E4">
      <w:pPr>
        <w:rPr>
          <w:lang w:val="es-DO"/>
        </w:rPr>
      </w:pPr>
      <w:r w:rsidRPr="004C35E4">
        <w:rPr>
          <w:lang w:val="es-DO"/>
        </w:rPr>
        <w:t>Para eliminar un indicador:</w:t>
      </w:r>
    </w:p>
    <w:p w14:paraId="1F31A15D" w14:textId="77777777" w:rsidR="00083DCB" w:rsidRPr="005B6478" w:rsidRDefault="00083DCB">
      <w:pPr>
        <w:pStyle w:val="Prrafodelista"/>
        <w:numPr>
          <w:ilvl w:val="0"/>
          <w:numId w:val="113"/>
        </w:numPr>
        <w:spacing w:line="480" w:lineRule="auto"/>
        <w:rPr>
          <w:lang w:val="es-DO"/>
        </w:rPr>
      </w:pPr>
      <w:r w:rsidRPr="005B6478">
        <w:rPr>
          <w:lang w:val="es-DO"/>
        </w:rPr>
        <w:t xml:space="preserve">Seleccionar el registro correspondiente. </w:t>
      </w:r>
    </w:p>
    <w:p w14:paraId="4E083ED5" w14:textId="77777777" w:rsidR="00083DCB" w:rsidRPr="005B6478" w:rsidRDefault="00083DCB">
      <w:pPr>
        <w:pStyle w:val="Prrafodelista"/>
        <w:numPr>
          <w:ilvl w:val="0"/>
          <w:numId w:val="113"/>
        </w:numPr>
        <w:spacing w:line="480" w:lineRule="auto"/>
        <w:rPr>
          <w:lang w:val="es-DO"/>
        </w:rPr>
      </w:pPr>
      <w:r w:rsidRPr="005B6478">
        <w:rPr>
          <w:lang w:val="es-DO"/>
        </w:rPr>
        <w:t xml:space="preserve">Presionar el botón Eliminar. </w:t>
      </w:r>
    </w:p>
    <w:p w14:paraId="2D5F4740" w14:textId="77777777" w:rsidR="00083DCB" w:rsidRPr="005B6478" w:rsidRDefault="00083DCB">
      <w:pPr>
        <w:pStyle w:val="Prrafodelista"/>
        <w:numPr>
          <w:ilvl w:val="0"/>
          <w:numId w:val="113"/>
        </w:numPr>
        <w:spacing w:line="480" w:lineRule="auto"/>
        <w:rPr>
          <w:lang w:val="es-DO"/>
        </w:rPr>
      </w:pPr>
      <w:r w:rsidRPr="005B6478">
        <w:rPr>
          <w:lang w:val="es-DO"/>
        </w:rPr>
        <w:t xml:space="preserve">Confirmar la operación. </w:t>
      </w:r>
    </w:p>
    <w:p w14:paraId="3B3D1BDF" w14:textId="77777777" w:rsidR="00083DCB" w:rsidRPr="004C35E4" w:rsidRDefault="00083DCB" w:rsidP="004C35E4">
      <w:pPr>
        <w:rPr>
          <w:lang w:val="es-DO"/>
        </w:rPr>
      </w:pPr>
      <w:r w:rsidRPr="004C35E4">
        <w:rPr>
          <w:lang w:val="es-DO"/>
        </w:rPr>
        <w:t>Una vez eliminado, el indicador dejará de estar disponible dentro del sistema.</w:t>
      </w:r>
    </w:p>
    <w:p w14:paraId="582768CE" w14:textId="3807A81A" w:rsidR="0045294A" w:rsidRPr="0045294A" w:rsidRDefault="0045294A" w:rsidP="005B6478">
      <w:pPr>
        <w:pStyle w:val="Ttulo3"/>
        <w:rPr>
          <w:lang w:val="es-DO"/>
        </w:rPr>
      </w:pPr>
      <w:bookmarkStart w:id="129" w:name="_Toc237457106"/>
      <w:r w:rsidRPr="0045294A">
        <w:rPr>
          <w:lang w:val="es-DO"/>
        </w:rPr>
        <w:t>Gestión de Asignaciones</w:t>
      </w:r>
      <w:bookmarkEnd w:id="129"/>
    </w:p>
    <w:p w14:paraId="7AEC926E" w14:textId="77777777" w:rsidR="0045294A" w:rsidRPr="005B6478" w:rsidRDefault="0045294A" w:rsidP="005B6478">
      <w:pPr>
        <w:rPr>
          <w:lang w:val="es-DO"/>
        </w:rPr>
      </w:pPr>
      <w:r w:rsidRPr="005B6478">
        <w:rPr>
          <w:lang w:val="es-DO"/>
        </w:rPr>
        <w:t>La opción Gestión de Asignaciones permite asociar uno o varios indicadores a un departamento dentro de un período de evaluación determinado.</w:t>
      </w:r>
    </w:p>
    <w:p w14:paraId="60BA7FDE" w14:textId="77777777" w:rsidR="0045294A" w:rsidRPr="005B6478" w:rsidRDefault="0045294A" w:rsidP="005B6478">
      <w:pPr>
        <w:rPr>
          <w:lang w:val="es-DO"/>
        </w:rPr>
      </w:pPr>
      <w:r w:rsidRPr="005B6478">
        <w:rPr>
          <w:lang w:val="es-DO"/>
        </w:rPr>
        <w:t>Cada asignación representa las responsabilidades que tendrá un departamento durante un proceso de Evaluación Quinquenal. A partir de estas asignaciones, los usuarios responsables podrán cargar las evidencias correspondientes a cada indicador.</w:t>
      </w:r>
    </w:p>
    <w:p w14:paraId="6DC855DE" w14:textId="77777777" w:rsidR="0045294A" w:rsidRPr="005B6478" w:rsidRDefault="0045294A" w:rsidP="005B6478">
      <w:pPr>
        <w:rPr>
          <w:lang w:val="es-DO"/>
        </w:rPr>
      </w:pPr>
      <w:r w:rsidRPr="005B6478">
        <w:rPr>
          <w:lang w:val="es-DO"/>
        </w:rPr>
        <w:t>Una misma asignación puede contener varios indicadores pertenecientes al mismo período, facilitando la administración y evitando crear registros independientes para cada uno.</w:t>
      </w:r>
    </w:p>
    <w:p w14:paraId="399306E8" w14:textId="77777777" w:rsidR="0045294A" w:rsidRPr="005B6478" w:rsidRDefault="0045294A" w:rsidP="005B6478">
      <w:pPr>
        <w:rPr>
          <w:lang w:val="es-DO"/>
        </w:rPr>
      </w:pPr>
      <w:r w:rsidRPr="005B6478">
        <w:rPr>
          <w:lang w:val="es-DO"/>
        </w:rPr>
        <w:t>La pantalla de Gestión de Asignaciones está compuesta por los siguientes elementos:</w:t>
      </w:r>
    </w:p>
    <w:p w14:paraId="587CC36D" w14:textId="77777777" w:rsidR="0045294A" w:rsidRPr="005B6478" w:rsidRDefault="0045294A">
      <w:pPr>
        <w:pStyle w:val="Prrafodelista"/>
        <w:numPr>
          <w:ilvl w:val="0"/>
          <w:numId w:val="114"/>
        </w:numPr>
        <w:spacing w:line="480" w:lineRule="auto"/>
        <w:rPr>
          <w:lang w:val="es-DO"/>
        </w:rPr>
      </w:pPr>
      <w:r w:rsidRPr="005B6478">
        <w:rPr>
          <w:lang w:val="es-DO"/>
        </w:rPr>
        <w:lastRenderedPageBreak/>
        <w:t xml:space="preserve">Título de la vista: Identifica el módulo como Gestión de Asignaciones. </w:t>
      </w:r>
    </w:p>
    <w:p w14:paraId="456221EF" w14:textId="77777777" w:rsidR="0045294A" w:rsidRPr="005B6478" w:rsidRDefault="0045294A">
      <w:pPr>
        <w:pStyle w:val="Prrafodelista"/>
        <w:numPr>
          <w:ilvl w:val="0"/>
          <w:numId w:val="114"/>
        </w:numPr>
        <w:spacing w:line="480" w:lineRule="auto"/>
        <w:rPr>
          <w:lang w:val="es-DO"/>
        </w:rPr>
      </w:pPr>
      <w:r w:rsidRPr="005B6478">
        <w:rPr>
          <w:lang w:val="es-DO"/>
        </w:rPr>
        <w:t xml:space="preserve">Botón "Nuevo Registro": Permite crear una nueva asignación. </w:t>
      </w:r>
    </w:p>
    <w:p w14:paraId="60BCB8E5" w14:textId="77777777" w:rsidR="0045294A" w:rsidRPr="005B6478" w:rsidRDefault="0045294A">
      <w:pPr>
        <w:pStyle w:val="Prrafodelista"/>
        <w:numPr>
          <w:ilvl w:val="0"/>
          <w:numId w:val="114"/>
        </w:numPr>
        <w:spacing w:line="480" w:lineRule="auto"/>
        <w:rPr>
          <w:lang w:val="es-DO"/>
        </w:rPr>
      </w:pPr>
      <w:r w:rsidRPr="005B6478">
        <w:rPr>
          <w:lang w:val="es-DO"/>
        </w:rPr>
        <w:t xml:space="preserve">Barra de búsqueda: Permite localizar asignaciones mediante el nombre del departamento, período o alguno de los indicadores asociados. </w:t>
      </w:r>
    </w:p>
    <w:p w14:paraId="430E18AF" w14:textId="77777777" w:rsidR="0045294A" w:rsidRPr="005B6478" w:rsidRDefault="0045294A">
      <w:pPr>
        <w:pStyle w:val="Prrafodelista"/>
        <w:numPr>
          <w:ilvl w:val="0"/>
          <w:numId w:val="114"/>
        </w:numPr>
        <w:spacing w:line="480" w:lineRule="auto"/>
        <w:rPr>
          <w:lang w:val="es-DO"/>
        </w:rPr>
      </w:pPr>
      <w:r w:rsidRPr="005B6478">
        <w:rPr>
          <w:lang w:val="es-DO"/>
        </w:rPr>
        <w:t xml:space="preserve">Filtro por estado: Permite visualizar únicamente las asignaciones que se encuentren en un estado específico o mostrar todas. </w:t>
      </w:r>
    </w:p>
    <w:p w14:paraId="0ED5D635" w14:textId="77777777" w:rsidR="0045294A" w:rsidRPr="005B6478" w:rsidRDefault="0045294A">
      <w:pPr>
        <w:pStyle w:val="Prrafodelista"/>
        <w:numPr>
          <w:ilvl w:val="0"/>
          <w:numId w:val="114"/>
        </w:numPr>
        <w:spacing w:line="480" w:lineRule="auto"/>
        <w:rPr>
          <w:lang w:val="es-DO"/>
        </w:rPr>
      </w:pPr>
      <w:r w:rsidRPr="005B6478">
        <w:rPr>
          <w:lang w:val="es-DO"/>
        </w:rPr>
        <w:t xml:space="preserve">Selector de cantidad de registros: Define la cantidad de registros visibles por página. </w:t>
      </w:r>
    </w:p>
    <w:p w14:paraId="3C87608F" w14:textId="77777777" w:rsidR="0045294A" w:rsidRPr="005B6478" w:rsidRDefault="0045294A">
      <w:pPr>
        <w:pStyle w:val="Prrafodelista"/>
        <w:numPr>
          <w:ilvl w:val="0"/>
          <w:numId w:val="114"/>
        </w:numPr>
        <w:spacing w:line="480" w:lineRule="auto"/>
        <w:rPr>
          <w:lang w:val="es-DO"/>
        </w:rPr>
      </w:pPr>
      <w:r w:rsidRPr="005B6478">
        <w:rPr>
          <w:lang w:val="es-DO"/>
        </w:rPr>
        <w:t xml:space="preserve">Tabla de registros: Presenta todas las asignaciones existentes. </w:t>
      </w:r>
    </w:p>
    <w:p w14:paraId="3090155B" w14:textId="77777777" w:rsidR="0045294A" w:rsidRPr="005B6478" w:rsidRDefault="0045294A">
      <w:pPr>
        <w:pStyle w:val="Prrafodelista"/>
        <w:numPr>
          <w:ilvl w:val="0"/>
          <w:numId w:val="114"/>
        </w:numPr>
        <w:spacing w:line="480" w:lineRule="auto"/>
        <w:rPr>
          <w:lang w:val="es-DO"/>
        </w:rPr>
      </w:pPr>
      <w:r w:rsidRPr="005B6478">
        <w:rPr>
          <w:lang w:val="es-DO"/>
        </w:rPr>
        <w:t xml:space="preserve">Acciones: Permiten editar, cambiar el estado o eliminar una asignación, según los permisos del usuario. </w:t>
      </w:r>
    </w:p>
    <w:p w14:paraId="229021DF" w14:textId="77777777" w:rsidR="0045294A" w:rsidRPr="005B6478" w:rsidRDefault="0045294A">
      <w:pPr>
        <w:pStyle w:val="Prrafodelista"/>
        <w:numPr>
          <w:ilvl w:val="0"/>
          <w:numId w:val="114"/>
        </w:numPr>
        <w:spacing w:line="480" w:lineRule="auto"/>
        <w:rPr>
          <w:lang w:val="es-DO"/>
        </w:rPr>
      </w:pPr>
      <w:r w:rsidRPr="005B6478">
        <w:rPr>
          <w:lang w:val="es-DO"/>
        </w:rPr>
        <w:t xml:space="preserve">Paginación: Facilita la navegación entre las distintas páginas de resultados. </w:t>
      </w:r>
    </w:p>
    <w:p w14:paraId="0E702B60" w14:textId="77777777" w:rsidR="0045294A" w:rsidRPr="005B6478" w:rsidRDefault="0045294A" w:rsidP="005B6478">
      <w:pPr>
        <w:rPr>
          <w:lang w:val="es-DO"/>
        </w:rPr>
      </w:pPr>
      <w:r w:rsidRPr="005B6478">
        <w:rPr>
          <w:lang w:val="es-DO"/>
        </w:rPr>
        <w:t>La tabla muestra la siguiente información:</w:t>
      </w:r>
    </w:p>
    <w:p w14:paraId="003CC0AB" w14:textId="77777777" w:rsidR="0045294A" w:rsidRPr="005B6478" w:rsidRDefault="0045294A">
      <w:pPr>
        <w:pStyle w:val="Prrafodelista"/>
        <w:numPr>
          <w:ilvl w:val="0"/>
          <w:numId w:val="115"/>
        </w:numPr>
        <w:spacing w:line="480" w:lineRule="auto"/>
        <w:rPr>
          <w:lang w:val="es-DO"/>
        </w:rPr>
      </w:pPr>
      <w:r w:rsidRPr="005B6478">
        <w:rPr>
          <w:lang w:val="es-DO"/>
        </w:rPr>
        <w:t xml:space="preserve">Departamento. </w:t>
      </w:r>
    </w:p>
    <w:p w14:paraId="35B81BD7" w14:textId="77777777" w:rsidR="0045294A" w:rsidRPr="005B6478" w:rsidRDefault="0045294A">
      <w:pPr>
        <w:pStyle w:val="Prrafodelista"/>
        <w:numPr>
          <w:ilvl w:val="0"/>
          <w:numId w:val="115"/>
        </w:numPr>
        <w:spacing w:line="480" w:lineRule="auto"/>
        <w:rPr>
          <w:lang w:val="es-DO"/>
        </w:rPr>
      </w:pPr>
      <w:r w:rsidRPr="005B6478">
        <w:rPr>
          <w:lang w:val="es-DO"/>
        </w:rPr>
        <w:t xml:space="preserve">Indicadores asignados. </w:t>
      </w:r>
    </w:p>
    <w:p w14:paraId="7310D807" w14:textId="77777777" w:rsidR="0045294A" w:rsidRPr="005B6478" w:rsidRDefault="0045294A">
      <w:pPr>
        <w:pStyle w:val="Prrafodelista"/>
        <w:numPr>
          <w:ilvl w:val="0"/>
          <w:numId w:val="115"/>
        </w:numPr>
        <w:spacing w:line="480" w:lineRule="auto"/>
        <w:rPr>
          <w:lang w:val="es-DO"/>
        </w:rPr>
      </w:pPr>
      <w:r w:rsidRPr="005B6478">
        <w:rPr>
          <w:lang w:val="es-DO"/>
        </w:rPr>
        <w:t xml:space="preserve">Período de evaluación. </w:t>
      </w:r>
    </w:p>
    <w:p w14:paraId="683C735C" w14:textId="77777777" w:rsidR="0045294A" w:rsidRPr="005B6478" w:rsidRDefault="0045294A">
      <w:pPr>
        <w:pStyle w:val="Prrafodelista"/>
        <w:numPr>
          <w:ilvl w:val="0"/>
          <w:numId w:val="115"/>
        </w:numPr>
        <w:spacing w:line="480" w:lineRule="auto"/>
        <w:rPr>
          <w:lang w:val="es-DO"/>
        </w:rPr>
      </w:pPr>
      <w:r w:rsidRPr="005B6478">
        <w:rPr>
          <w:lang w:val="es-DO"/>
        </w:rPr>
        <w:t xml:space="preserve">Estado de la asignación. </w:t>
      </w:r>
    </w:p>
    <w:p w14:paraId="72228322" w14:textId="77777777" w:rsidR="0045294A" w:rsidRDefault="0045294A" w:rsidP="005B6478">
      <w:pPr>
        <w:rPr>
          <w:lang w:val="es-DO"/>
        </w:rPr>
      </w:pPr>
      <w:r w:rsidRPr="005B6478">
        <w:rPr>
          <w:lang w:val="es-DO"/>
        </w:rPr>
        <w:t>Cada indicador asociado aparece listado dentro del mismo registro para facilitar su consulta.</w:t>
      </w:r>
    </w:p>
    <w:p w14:paraId="44916AD2" w14:textId="0723FBF6" w:rsidR="001E749F" w:rsidRPr="005B6478" w:rsidRDefault="001E749F" w:rsidP="001E749F">
      <w:pPr>
        <w:ind w:firstLine="0"/>
        <w:rPr>
          <w:lang w:val="es-DO"/>
        </w:rPr>
      </w:pPr>
      <w:r w:rsidRPr="001E749F">
        <w:rPr>
          <w:noProof/>
          <w:lang w:val="es-DO" w:eastAsia="es-DO"/>
        </w:rPr>
        <w:lastRenderedPageBreak/>
        <w:drawing>
          <wp:inline distT="0" distB="0" distL="0" distR="0" wp14:anchorId="0A85C4CB" wp14:editId="3B3E6FCD">
            <wp:extent cx="5957570" cy="3491230"/>
            <wp:effectExtent l="0" t="0" r="5080" b="0"/>
            <wp:docPr id="174683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2560" name=""/>
                    <pic:cNvPicPr/>
                  </pic:nvPicPr>
                  <pic:blipFill>
                    <a:blip r:embed="rId44"/>
                    <a:stretch>
                      <a:fillRect/>
                    </a:stretch>
                  </pic:blipFill>
                  <pic:spPr>
                    <a:xfrm>
                      <a:off x="0" y="0"/>
                      <a:ext cx="5957570" cy="3491230"/>
                    </a:xfrm>
                    <a:prstGeom prst="rect">
                      <a:avLst/>
                    </a:prstGeom>
                  </pic:spPr>
                </pic:pic>
              </a:graphicData>
            </a:graphic>
          </wp:inline>
        </w:drawing>
      </w:r>
    </w:p>
    <w:p w14:paraId="759BC654" w14:textId="75413E1A" w:rsidR="0045294A" w:rsidRPr="0045294A" w:rsidRDefault="0045294A" w:rsidP="001E749F">
      <w:pPr>
        <w:ind w:firstLine="0"/>
        <w:jc w:val="center"/>
        <w:rPr>
          <w:i/>
          <w:iCs/>
          <w:lang w:val="es-DO"/>
        </w:rPr>
      </w:pPr>
      <w:r w:rsidRPr="001E749F">
        <w:rPr>
          <w:i/>
          <w:iCs/>
          <w:lang w:val="es-DO"/>
        </w:rPr>
        <w:t xml:space="preserve">Figura </w:t>
      </w:r>
      <w:r w:rsidR="001E749F" w:rsidRPr="001E749F">
        <w:rPr>
          <w:i/>
          <w:iCs/>
          <w:lang w:val="es-DO"/>
        </w:rPr>
        <w:t>24</w:t>
      </w:r>
      <w:r w:rsidRPr="001E749F">
        <w:rPr>
          <w:i/>
          <w:iCs/>
          <w:lang w:val="es-DO"/>
        </w:rPr>
        <w:t>. Gestión de Asignaciones.</w:t>
      </w:r>
    </w:p>
    <w:p w14:paraId="741469F7" w14:textId="77777777" w:rsidR="0045294A" w:rsidRPr="0045294A" w:rsidRDefault="0045294A" w:rsidP="001E749F">
      <w:pPr>
        <w:pStyle w:val="Ttulo4"/>
        <w:rPr>
          <w:lang w:val="es-DO"/>
        </w:rPr>
      </w:pPr>
      <w:r w:rsidRPr="0045294A">
        <w:rPr>
          <w:lang w:val="es-DO"/>
        </w:rPr>
        <w:t>Registrar una asignación</w:t>
      </w:r>
    </w:p>
    <w:p w14:paraId="4E3226D6" w14:textId="77777777" w:rsidR="0045294A" w:rsidRPr="001E749F" w:rsidRDefault="0045294A" w:rsidP="001E749F">
      <w:pPr>
        <w:rPr>
          <w:lang w:val="es-DO"/>
        </w:rPr>
      </w:pPr>
      <w:r w:rsidRPr="001E749F">
        <w:rPr>
          <w:lang w:val="es-DO"/>
        </w:rPr>
        <w:t>Para registrar una nueva asignación deben realizarse los siguientes pasos:</w:t>
      </w:r>
    </w:p>
    <w:p w14:paraId="7508AE30" w14:textId="77777777" w:rsidR="0045294A" w:rsidRPr="001E749F" w:rsidRDefault="0045294A">
      <w:pPr>
        <w:pStyle w:val="Prrafodelista"/>
        <w:numPr>
          <w:ilvl w:val="0"/>
          <w:numId w:val="116"/>
        </w:numPr>
        <w:spacing w:line="480" w:lineRule="auto"/>
        <w:rPr>
          <w:lang w:val="es-DO"/>
        </w:rPr>
      </w:pPr>
      <w:r w:rsidRPr="001E749F">
        <w:rPr>
          <w:lang w:val="es-DO"/>
        </w:rPr>
        <w:t xml:space="preserve">Presionar el botón "Nuevo Registro". </w:t>
      </w:r>
    </w:p>
    <w:p w14:paraId="690F6E75" w14:textId="77777777" w:rsidR="0045294A" w:rsidRPr="001E749F" w:rsidRDefault="0045294A">
      <w:pPr>
        <w:pStyle w:val="Prrafodelista"/>
        <w:numPr>
          <w:ilvl w:val="0"/>
          <w:numId w:val="116"/>
        </w:numPr>
        <w:spacing w:line="480" w:lineRule="auto"/>
        <w:rPr>
          <w:lang w:val="es-DO"/>
        </w:rPr>
      </w:pPr>
      <w:r w:rsidRPr="001E749F">
        <w:rPr>
          <w:lang w:val="es-DO"/>
        </w:rPr>
        <w:t xml:space="preserve">Seleccionar el departamento al cual se asignarán los indicadores. </w:t>
      </w:r>
    </w:p>
    <w:p w14:paraId="100D64A2" w14:textId="77777777" w:rsidR="0045294A" w:rsidRPr="001E749F" w:rsidRDefault="0045294A">
      <w:pPr>
        <w:pStyle w:val="Prrafodelista"/>
        <w:numPr>
          <w:ilvl w:val="0"/>
          <w:numId w:val="116"/>
        </w:numPr>
        <w:spacing w:line="480" w:lineRule="auto"/>
        <w:rPr>
          <w:lang w:val="es-DO"/>
        </w:rPr>
      </w:pPr>
      <w:r w:rsidRPr="001E749F">
        <w:rPr>
          <w:lang w:val="es-DO"/>
        </w:rPr>
        <w:t xml:space="preserve">Seleccionar uno o varios indicadores. </w:t>
      </w:r>
    </w:p>
    <w:p w14:paraId="6CDA646E" w14:textId="77777777" w:rsidR="0045294A" w:rsidRPr="001E749F" w:rsidRDefault="0045294A">
      <w:pPr>
        <w:pStyle w:val="Prrafodelista"/>
        <w:numPr>
          <w:ilvl w:val="0"/>
          <w:numId w:val="116"/>
        </w:numPr>
        <w:spacing w:line="480" w:lineRule="auto"/>
        <w:rPr>
          <w:lang w:val="es-DO"/>
        </w:rPr>
      </w:pPr>
      <w:r w:rsidRPr="001E749F">
        <w:rPr>
          <w:lang w:val="es-DO"/>
        </w:rPr>
        <w:t xml:space="preserve">Seleccionar el período de evaluación correspondiente. </w:t>
      </w:r>
    </w:p>
    <w:p w14:paraId="114BB80A" w14:textId="77777777" w:rsidR="0045294A" w:rsidRPr="001E749F" w:rsidRDefault="0045294A">
      <w:pPr>
        <w:pStyle w:val="Prrafodelista"/>
        <w:numPr>
          <w:ilvl w:val="0"/>
          <w:numId w:val="116"/>
        </w:numPr>
        <w:spacing w:line="480" w:lineRule="auto"/>
        <w:rPr>
          <w:lang w:val="es-DO"/>
        </w:rPr>
      </w:pPr>
      <w:r w:rsidRPr="001E749F">
        <w:rPr>
          <w:lang w:val="es-DO"/>
        </w:rPr>
        <w:t xml:space="preserve">Definir el estado inicial de la asignación. </w:t>
      </w:r>
    </w:p>
    <w:p w14:paraId="20E016A6" w14:textId="77777777" w:rsidR="0045294A" w:rsidRPr="001E749F" w:rsidRDefault="0045294A">
      <w:pPr>
        <w:pStyle w:val="Prrafodelista"/>
        <w:numPr>
          <w:ilvl w:val="0"/>
          <w:numId w:val="116"/>
        </w:numPr>
        <w:spacing w:line="480" w:lineRule="auto"/>
        <w:rPr>
          <w:lang w:val="es-DO"/>
        </w:rPr>
      </w:pPr>
      <w:r w:rsidRPr="001E749F">
        <w:rPr>
          <w:lang w:val="es-DO"/>
        </w:rPr>
        <w:t xml:space="preserve">Presionar Guardar. </w:t>
      </w:r>
    </w:p>
    <w:p w14:paraId="4FD1AEED" w14:textId="77777777" w:rsidR="0045294A" w:rsidRPr="001E749F" w:rsidRDefault="0045294A" w:rsidP="001E749F">
      <w:pPr>
        <w:rPr>
          <w:lang w:val="es-DO"/>
        </w:rPr>
      </w:pPr>
      <w:r w:rsidRPr="001E749F">
        <w:rPr>
          <w:lang w:val="es-DO"/>
        </w:rPr>
        <w:t>El sistema creará automáticamente una asignación para cada indicador seleccionado, aunque visualmente las agrupa en un solo registro dentro de la tabla para facilitar su administración.</w:t>
      </w:r>
    </w:p>
    <w:p w14:paraId="50EACD09" w14:textId="4F8C0578" w:rsidR="001E749F" w:rsidRDefault="001E749F" w:rsidP="0045294A">
      <w:pPr>
        <w:ind w:firstLine="0"/>
        <w:jc w:val="left"/>
        <w:rPr>
          <w:b/>
          <w:bCs/>
          <w:i/>
          <w:iCs/>
          <w:lang w:val="es-DO"/>
        </w:rPr>
      </w:pPr>
      <w:r w:rsidRPr="001E749F">
        <w:rPr>
          <w:b/>
          <w:bCs/>
          <w:i/>
          <w:iCs/>
          <w:noProof/>
          <w:lang w:val="es-DO" w:eastAsia="es-DO"/>
        </w:rPr>
        <w:lastRenderedPageBreak/>
        <w:drawing>
          <wp:inline distT="0" distB="0" distL="0" distR="0" wp14:anchorId="49BAAA07" wp14:editId="13001947">
            <wp:extent cx="5957570" cy="3494405"/>
            <wp:effectExtent l="0" t="0" r="5080" b="0"/>
            <wp:docPr id="20845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339" name=""/>
                    <pic:cNvPicPr/>
                  </pic:nvPicPr>
                  <pic:blipFill>
                    <a:blip r:embed="rId45"/>
                    <a:stretch>
                      <a:fillRect/>
                    </a:stretch>
                  </pic:blipFill>
                  <pic:spPr>
                    <a:xfrm>
                      <a:off x="0" y="0"/>
                      <a:ext cx="5957570" cy="3494405"/>
                    </a:xfrm>
                    <a:prstGeom prst="rect">
                      <a:avLst/>
                    </a:prstGeom>
                  </pic:spPr>
                </pic:pic>
              </a:graphicData>
            </a:graphic>
          </wp:inline>
        </w:drawing>
      </w:r>
    </w:p>
    <w:p w14:paraId="7737925F" w14:textId="4AB59BA9" w:rsidR="0045294A" w:rsidRPr="0045294A" w:rsidRDefault="0045294A" w:rsidP="001E749F">
      <w:pPr>
        <w:ind w:firstLine="0"/>
        <w:jc w:val="center"/>
        <w:rPr>
          <w:i/>
          <w:iCs/>
          <w:lang w:val="es-DO"/>
        </w:rPr>
      </w:pPr>
      <w:r w:rsidRPr="001E749F">
        <w:rPr>
          <w:i/>
          <w:iCs/>
          <w:lang w:val="es-DO"/>
        </w:rPr>
        <w:t xml:space="preserve">Figura </w:t>
      </w:r>
      <w:r w:rsidR="001E749F">
        <w:rPr>
          <w:i/>
          <w:iCs/>
          <w:lang w:val="es-DO"/>
        </w:rPr>
        <w:t>25</w:t>
      </w:r>
      <w:r w:rsidRPr="001E749F">
        <w:rPr>
          <w:i/>
          <w:iCs/>
          <w:lang w:val="es-DO"/>
        </w:rPr>
        <w:t>. Formulario de Registro de Asignaciones.</w:t>
      </w:r>
    </w:p>
    <w:p w14:paraId="29F73362" w14:textId="77777777" w:rsidR="0045294A" w:rsidRPr="0045294A" w:rsidRDefault="0045294A">
      <w:pPr>
        <w:pStyle w:val="Ttulo4"/>
        <w:numPr>
          <w:ilvl w:val="0"/>
          <w:numId w:val="117"/>
        </w:numPr>
        <w:rPr>
          <w:lang w:val="es-DO"/>
        </w:rPr>
      </w:pPr>
      <w:r w:rsidRPr="0045294A">
        <w:rPr>
          <w:lang w:val="es-DO"/>
        </w:rPr>
        <w:t>Datos solicitados</w:t>
      </w:r>
    </w:p>
    <w:p w14:paraId="0B7B0D99" w14:textId="77777777" w:rsidR="0045294A" w:rsidRPr="001E749F" w:rsidRDefault="0045294A" w:rsidP="001E749F">
      <w:pPr>
        <w:rPr>
          <w:lang w:val="es-DO"/>
        </w:rPr>
      </w:pPr>
      <w:r w:rsidRPr="001E749F">
        <w:rPr>
          <w:lang w:val="es-DO"/>
        </w:rPr>
        <w:t>El formulario solicita la siguiente información:</w:t>
      </w:r>
    </w:p>
    <w:p w14:paraId="0AC555A4" w14:textId="77777777" w:rsidR="0045294A" w:rsidRPr="001E749F" w:rsidRDefault="0045294A">
      <w:pPr>
        <w:pStyle w:val="Prrafodelista"/>
        <w:numPr>
          <w:ilvl w:val="0"/>
          <w:numId w:val="118"/>
        </w:numPr>
        <w:spacing w:line="480" w:lineRule="auto"/>
        <w:rPr>
          <w:lang w:val="es-DO"/>
        </w:rPr>
      </w:pPr>
      <w:r w:rsidRPr="001E749F">
        <w:rPr>
          <w:lang w:val="es-DO"/>
        </w:rPr>
        <w:t xml:space="preserve">Departamento: Unidad académica o administrativa responsable de entregar las evidencias. </w:t>
      </w:r>
    </w:p>
    <w:p w14:paraId="4F732AC0" w14:textId="77777777" w:rsidR="0045294A" w:rsidRPr="001E749F" w:rsidRDefault="0045294A">
      <w:pPr>
        <w:pStyle w:val="Prrafodelista"/>
        <w:numPr>
          <w:ilvl w:val="0"/>
          <w:numId w:val="118"/>
        </w:numPr>
        <w:spacing w:line="480" w:lineRule="auto"/>
        <w:rPr>
          <w:lang w:val="es-DO"/>
        </w:rPr>
      </w:pPr>
      <w:r w:rsidRPr="001E749F">
        <w:rPr>
          <w:lang w:val="es-DO"/>
        </w:rPr>
        <w:t xml:space="preserve">Indicadores: Lista de indicadores que serán asignados al departamento seleccionado. Es posible seleccionar uno o varios indicadores simultáneamente. </w:t>
      </w:r>
    </w:p>
    <w:p w14:paraId="103BEE1B" w14:textId="77777777" w:rsidR="0045294A" w:rsidRPr="001E749F" w:rsidRDefault="0045294A">
      <w:pPr>
        <w:pStyle w:val="Prrafodelista"/>
        <w:numPr>
          <w:ilvl w:val="0"/>
          <w:numId w:val="118"/>
        </w:numPr>
        <w:spacing w:line="480" w:lineRule="auto"/>
        <w:rPr>
          <w:lang w:val="es-DO"/>
        </w:rPr>
      </w:pPr>
      <w:r w:rsidRPr="001E749F">
        <w:rPr>
          <w:lang w:val="es-DO"/>
        </w:rPr>
        <w:t xml:space="preserve">Período: Período de evaluación al que pertenecerán las asignaciones. </w:t>
      </w:r>
    </w:p>
    <w:p w14:paraId="662A39EE" w14:textId="77777777" w:rsidR="0045294A" w:rsidRPr="001E749F" w:rsidRDefault="0045294A">
      <w:pPr>
        <w:pStyle w:val="Prrafodelista"/>
        <w:numPr>
          <w:ilvl w:val="0"/>
          <w:numId w:val="118"/>
        </w:numPr>
        <w:spacing w:line="480" w:lineRule="auto"/>
        <w:rPr>
          <w:lang w:val="es-DO"/>
        </w:rPr>
      </w:pPr>
      <w:r w:rsidRPr="001E749F">
        <w:rPr>
          <w:lang w:val="es-DO"/>
        </w:rPr>
        <w:t xml:space="preserve">Estado: Estado inicial de las asignaciones creadas. </w:t>
      </w:r>
    </w:p>
    <w:p w14:paraId="7CFD3B2B" w14:textId="77777777" w:rsidR="0045294A" w:rsidRPr="001E749F" w:rsidRDefault="0045294A" w:rsidP="001E749F">
      <w:pPr>
        <w:rPr>
          <w:lang w:val="es-DO"/>
        </w:rPr>
      </w:pPr>
      <w:r w:rsidRPr="001E749F">
        <w:rPr>
          <w:lang w:val="es-DO"/>
        </w:rPr>
        <w:t>Dentro de la selección de indicadores, el sistema dispone de las opciones:</w:t>
      </w:r>
    </w:p>
    <w:p w14:paraId="19D3ED6A" w14:textId="77777777" w:rsidR="0045294A" w:rsidRPr="001E749F" w:rsidRDefault="0045294A">
      <w:pPr>
        <w:pStyle w:val="Prrafodelista"/>
        <w:numPr>
          <w:ilvl w:val="0"/>
          <w:numId w:val="119"/>
        </w:numPr>
        <w:spacing w:line="480" w:lineRule="auto"/>
        <w:rPr>
          <w:lang w:val="es-DO"/>
        </w:rPr>
      </w:pPr>
      <w:r w:rsidRPr="001E749F">
        <w:rPr>
          <w:lang w:val="es-DO"/>
        </w:rPr>
        <w:t xml:space="preserve">Seleccionar todos: Marca todos los indicadores disponibles. </w:t>
      </w:r>
    </w:p>
    <w:p w14:paraId="7247BAAB" w14:textId="77777777" w:rsidR="0045294A" w:rsidRPr="001E749F" w:rsidRDefault="0045294A">
      <w:pPr>
        <w:pStyle w:val="Prrafodelista"/>
        <w:numPr>
          <w:ilvl w:val="0"/>
          <w:numId w:val="119"/>
        </w:numPr>
        <w:spacing w:line="480" w:lineRule="auto"/>
        <w:rPr>
          <w:lang w:val="es-DO"/>
        </w:rPr>
      </w:pPr>
      <w:r w:rsidRPr="001E749F">
        <w:rPr>
          <w:lang w:val="es-DO"/>
        </w:rPr>
        <w:t xml:space="preserve">Limpiar selección: Elimina todas las selecciones realizadas. </w:t>
      </w:r>
    </w:p>
    <w:p w14:paraId="293983D4" w14:textId="4FF395B8" w:rsidR="0045294A" w:rsidRPr="001E749F" w:rsidRDefault="0045294A" w:rsidP="001E749F">
      <w:pPr>
        <w:rPr>
          <w:lang w:val="es-DO"/>
        </w:rPr>
      </w:pPr>
      <w:r w:rsidRPr="001E749F">
        <w:rPr>
          <w:lang w:val="es-DO"/>
        </w:rPr>
        <w:lastRenderedPageBreak/>
        <w:t>Estas opciones agilizan el proceso cuando un departamento debe trabajar con una gran cantidad de indicadores.</w:t>
      </w:r>
    </w:p>
    <w:p w14:paraId="1E8325E6" w14:textId="77777777" w:rsidR="0045294A" w:rsidRPr="0045294A" w:rsidRDefault="0045294A" w:rsidP="001E749F">
      <w:pPr>
        <w:pStyle w:val="Ttulo4"/>
        <w:rPr>
          <w:lang w:val="es-DO"/>
        </w:rPr>
      </w:pPr>
      <w:r w:rsidRPr="0045294A">
        <w:rPr>
          <w:lang w:val="es-DO"/>
        </w:rPr>
        <w:t>Estados de una asignación</w:t>
      </w:r>
    </w:p>
    <w:p w14:paraId="28519FC7" w14:textId="77777777" w:rsidR="0045294A" w:rsidRPr="0045294A" w:rsidRDefault="0045294A" w:rsidP="001E749F">
      <w:pPr>
        <w:rPr>
          <w:lang w:val="es-DO"/>
        </w:rPr>
      </w:pPr>
      <w:r w:rsidRPr="0045294A">
        <w:rPr>
          <w:lang w:val="es-DO"/>
        </w:rPr>
        <w:t>Cada asignación puede encontrarse en uno de los siguientes estados:</w:t>
      </w:r>
    </w:p>
    <w:p w14:paraId="5E6B6A1C" w14:textId="77777777" w:rsidR="0045294A" w:rsidRPr="001E749F" w:rsidRDefault="0045294A">
      <w:pPr>
        <w:pStyle w:val="Prrafodelista"/>
        <w:numPr>
          <w:ilvl w:val="0"/>
          <w:numId w:val="120"/>
        </w:numPr>
        <w:spacing w:line="480" w:lineRule="auto"/>
        <w:rPr>
          <w:lang w:val="es-DO"/>
        </w:rPr>
      </w:pPr>
      <w:r w:rsidRPr="001E749F">
        <w:rPr>
          <w:lang w:val="es-DO"/>
        </w:rPr>
        <w:t xml:space="preserve">Pendiente: La asignación fue creada y aún no se ha iniciado el proceso de carga de evidencias. </w:t>
      </w:r>
    </w:p>
    <w:p w14:paraId="59D2A5B0" w14:textId="77777777" w:rsidR="0045294A" w:rsidRPr="001E749F" w:rsidRDefault="0045294A">
      <w:pPr>
        <w:pStyle w:val="Prrafodelista"/>
        <w:numPr>
          <w:ilvl w:val="0"/>
          <w:numId w:val="120"/>
        </w:numPr>
        <w:spacing w:line="480" w:lineRule="auto"/>
        <w:rPr>
          <w:lang w:val="es-DO"/>
        </w:rPr>
      </w:pPr>
      <w:r w:rsidRPr="001E749F">
        <w:rPr>
          <w:lang w:val="es-DO"/>
        </w:rPr>
        <w:t xml:space="preserve">En progreso: El departamento ha comenzado a registrar evidencias para los indicadores asignados. </w:t>
      </w:r>
    </w:p>
    <w:p w14:paraId="012B31E6" w14:textId="77777777" w:rsidR="0045294A" w:rsidRPr="001E749F" w:rsidRDefault="0045294A">
      <w:pPr>
        <w:pStyle w:val="Prrafodelista"/>
        <w:numPr>
          <w:ilvl w:val="0"/>
          <w:numId w:val="120"/>
        </w:numPr>
        <w:spacing w:line="480" w:lineRule="auto"/>
        <w:rPr>
          <w:lang w:val="es-DO"/>
        </w:rPr>
      </w:pPr>
      <w:r w:rsidRPr="001E749F">
        <w:rPr>
          <w:lang w:val="es-DO"/>
        </w:rPr>
        <w:t xml:space="preserve">Completado: Todas las evidencias requeridas han sido cargadas y el proceso está listo para revisión. </w:t>
      </w:r>
    </w:p>
    <w:p w14:paraId="7125F9AD" w14:textId="77777777" w:rsidR="0045294A" w:rsidRPr="001E749F" w:rsidRDefault="0045294A">
      <w:pPr>
        <w:pStyle w:val="Prrafodelista"/>
        <w:numPr>
          <w:ilvl w:val="0"/>
          <w:numId w:val="120"/>
        </w:numPr>
        <w:spacing w:line="480" w:lineRule="auto"/>
        <w:rPr>
          <w:lang w:val="es-DO"/>
        </w:rPr>
      </w:pPr>
      <w:r w:rsidRPr="001E749F">
        <w:rPr>
          <w:lang w:val="es-DO"/>
        </w:rPr>
        <w:t xml:space="preserve">Aprobado: Las evidencias fueron revisadas y aceptadas por el responsable correspondiente. </w:t>
      </w:r>
    </w:p>
    <w:p w14:paraId="58E859BC" w14:textId="77777777" w:rsidR="0045294A" w:rsidRPr="001E749F" w:rsidRDefault="0045294A">
      <w:pPr>
        <w:pStyle w:val="Prrafodelista"/>
        <w:numPr>
          <w:ilvl w:val="0"/>
          <w:numId w:val="120"/>
        </w:numPr>
        <w:spacing w:line="480" w:lineRule="auto"/>
        <w:rPr>
          <w:lang w:val="es-DO"/>
        </w:rPr>
      </w:pPr>
      <w:r w:rsidRPr="001E749F">
        <w:rPr>
          <w:lang w:val="es-DO"/>
        </w:rPr>
        <w:t xml:space="preserve">Rechazado: La asignación requiere correcciones antes de continuar con el proceso de evaluación. </w:t>
      </w:r>
    </w:p>
    <w:p w14:paraId="4E92E44D" w14:textId="005602DC" w:rsidR="0045294A" w:rsidRPr="001E749F" w:rsidRDefault="0045294A" w:rsidP="001E749F">
      <w:pPr>
        <w:rPr>
          <w:lang w:val="es-DO"/>
        </w:rPr>
      </w:pPr>
      <w:r w:rsidRPr="0045294A">
        <w:rPr>
          <w:lang w:val="es-DO"/>
        </w:rPr>
        <w:t>Estos estados permiten conocer el avance de cada departamento durante todo el proceso de evaluación institucional.</w:t>
      </w:r>
    </w:p>
    <w:p w14:paraId="744D3A82" w14:textId="77777777" w:rsidR="0045294A" w:rsidRPr="0045294A" w:rsidRDefault="0045294A" w:rsidP="001E749F">
      <w:pPr>
        <w:pStyle w:val="Ttulo4"/>
        <w:rPr>
          <w:lang w:val="es-DO"/>
        </w:rPr>
      </w:pPr>
      <w:r w:rsidRPr="0045294A">
        <w:rPr>
          <w:lang w:val="es-DO"/>
        </w:rPr>
        <w:t>Editar una asignación</w:t>
      </w:r>
    </w:p>
    <w:p w14:paraId="51CA7394" w14:textId="77777777" w:rsidR="0045294A" w:rsidRPr="0045294A" w:rsidRDefault="0045294A" w:rsidP="001E749F">
      <w:pPr>
        <w:rPr>
          <w:lang w:val="es-DO"/>
        </w:rPr>
      </w:pPr>
      <w:r w:rsidRPr="0045294A">
        <w:rPr>
          <w:lang w:val="es-DO"/>
        </w:rPr>
        <w:t>Para modificar una asignación existente:</w:t>
      </w:r>
    </w:p>
    <w:p w14:paraId="5EC0D366" w14:textId="77777777" w:rsidR="0045294A" w:rsidRPr="001E749F" w:rsidRDefault="0045294A">
      <w:pPr>
        <w:pStyle w:val="Prrafodelista"/>
        <w:numPr>
          <w:ilvl w:val="0"/>
          <w:numId w:val="121"/>
        </w:numPr>
        <w:spacing w:line="480" w:lineRule="auto"/>
        <w:rPr>
          <w:lang w:val="es-DO"/>
        </w:rPr>
      </w:pPr>
      <w:r w:rsidRPr="001E749F">
        <w:rPr>
          <w:lang w:val="es-DO"/>
        </w:rPr>
        <w:t xml:space="preserve">Localizar el registro correspondiente. </w:t>
      </w:r>
    </w:p>
    <w:p w14:paraId="267AD9B5" w14:textId="77777777" w:rsidR="0045294A" w:rsidRPr="001E749F" w:rsidRDefault="0045294A">
      <w:pPr>
        <w:pStyle w:val="Prrafodelista"/>
        <w:numPr>
          <w:ilvl w:val="0"/>
          <w:numId w:val="121"/>
        </w:numPr>
        <w:spacing w:line="480" w:lineRule="auto"/>
        <w:rPr>
          <w:lang w:val="es-DO"/>
        </w:rPr>
      </w:pPr>
      <w:r w:rsidRPr="001E749F">
        <w:rPr>
          <w:lang w:val="es-DO"/>
        </w:rPr>
        <w:t xml:space="preserve">Presionar el botón Editar. </w:t>
      </w:r>
    </w:p>
    <w:p w14:paraId="51FEAC93" w14:textId="77777777" w:rsidR="0045294A" w:rsidRPr="001E749F" w:rsidRDefault="0045294A">
      <w:pPr>
        <w:pStyle w:val="Prrafodelista"/>
        <w:numPr>
          <w:ilvl w:val="0"/>
          <w:numId w:val="121"/>
        </w:numPr>
        <w:spacing w:line="480" w:lineRule="auto"/>
        <w:rPr>
          <w:lang w:val="es-DO"/>
        </w:rPr>
      </w:pPr>
      <w:r w:rsidRPr="001E749F">
        <w:rPr>
          <w:lang w:val="es-DO"/>
        </w:rPr>
        <w:t xml:space="preserve">Modificar el departamento, los indicadores, el período o el estado según sea necesario. </w:t>
      </w:r>
    </w:p>
    <w:p w14:paraId="322F699B" w14:textId="77777777" w:rsidR="0045294A" w:rsidRPr="001E749F" w:rsidRDefault="0045294A">
      <w:pPr>
        <w:pStyle w:val="Prrafodelista"/>
        <w:numPr>
          <w:ilvl w:val="0"/>
          <w:numId w:val="121"/>
        </w:numPr>
        <w:spacing w:line="480" w:lineRule="auto"/>
        <w:rPr>
          <w:lang w:val="es-DO"/>
        </w:rPr>
      </w:pPr>
      <w:r w:rsidRPr="001E749F">
        <w:rPr>
          <w:lang w:val="es-DO"/>
        </w:rPr>
        <w:t xml:space="preserve">Presionar Guardar. </w:t>
      </w:r>
    </w:p>
    <w:p w14:paraId="5FF32FDB" w14:textId="77777777" w:rsidR="0045294A" w:rsidRPr="0045294A" w:rsidRDefault="0045294A" w:rsidP="001E749F">
      <w:pPr>
        <w:rPr>
          <w:lang w:val="es-DO"/>
        </w:rPr>
      </w:pPr>
      <w:r w:rsidRPr="0045294A">
        <w:rPr>
          <w:lang w:val="es-DO"/>
        </w:rPr>
        <w:lastRenderedPageBreak/>
        <w:t>Cuando se agregan nuevos indicadores, el sistema crea automáticamente las nuevas asignaciones correspondientes. De igual forma, si se eliminan indicadores previamente asignados, el sistema elimina únicamente esas asignaciones, manteniendo las demás sin cambios.</w:t>
      </w:r>
    </w:p>
    <w:p w14:paraId="37FDA062" w14:textId="0EA904DD" w:rsidR="001E749F" w:rsidRDefault="001E749F" w:rsidP="0045294A">
      <w:pPr>
        <w:ind w:firstLine="0"/>
        <w:jc w:val="left"/>
        <w:rPr>
          <w:b/>
          <w:bCs/>
          <w:i/>
          <w:iCs/>
          <w:lang w:val="es-DO"/>
        </w:rPr>
      </w:pPr>
      <w:r w:rsidRPr="001E749F">
        <w:rPr>
          <w:b/>
          <w:bCs/>
          <w:i/>
          <w:iCs/>
          <w:noProof/>
          <w:lang w:val="es-DO" w:eastAsia="es-DO"/>
        </w:rPr>
        <w:drawing>
          <wp:inline distT="0" distB="0" distL="0" distR="0" wp14:anchorId="052C385A" wp14:editId="789CF647">
            <wp:extent cx="5957570" cy="3507105"/>
            <wp:effectExtent l="0" t="0" r="5080" b="0"/>
            <wp:docPr id="176295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58323" name=""/>
                    <pic:cNvPicPr/>
                  </pic:nvPicPr>
                  <pic:blipFill>
                    <a:blip r:embed="rId46"/>
                    <a:stretch>
                      <a:fillRect/>
                    </a:stretch>
                  </pic:blipFill>
                  <pic:spPr>
                    <a:xfrm>
                      <a:off x="0" y="0"/>
                      <a:ext cx="5957570" cy="3507105"/>
                    </a:xfrm>
                    <a:prstGeom prst="rect">
                      <a:avLst/>
                    </a:prstGeom>
                  </pic:spPr>
                </pic:pic>
              </a:graphicData>
            </a:graphic>
          </wp:inline>
        </w:drawing>
      </w:r>
    </w:p>
    <w:p w14:paraId="343C2F45" w14:textId="707D651F" w:rsidR="0045294A" w:rsidRPr="0045294A" w:rsidRDefault="0045294A" w:rsidP="001E749F">
      <w:pPr>
        <w:ind w:firstLine="0"/>
        <w:jc w:val="center"/>
        <w:rPr>
          <w:i/>
          <w:iCs/>
          <w:lang w:val="es-DO"/>
        </w:rPr>
      </w:pPr>
      <w:r w:rsidRPr="001E749F">
        <w:rPr>
          <w:i/>
          <w:iCs/>
          <w:lang w:val="es-DO"/>
        </w:rPr>
        <w:t xml:space="preserve">Figura </w:t>
      </w:r>
      <w:r w:rsidR="001E749F" w:rsidRPr="001E749F">
        <w:rPr>
          <w:i/>
          <w:iCs/>
          <w:lang w:val="es-DO"/>
        </w:rPr>
        <w:t>26</w:t>
      </w:r>
      <w:r w:rsidRPr="001E749F">
        <w:rPr>
          <w:i/>
          <w:iCs/>
          <w:lang w:val="es-DO"/>
        </w:rPr>
        <w:t>. Edición de una Asignación.</w:t>
      </w:r>
    </w:p>
    <w:p w14:paraId="03EE3034" w14:textId="77777777" w:rsidR="0045294A" w:rsidRPr="0045294A" w:rsidRDefault="0045294A" w:rsidP="001E749F">
      <w:pPr>
        <w:pStyle w:val="Ttulo4"/>
        <w:rPr>
          <w:lang w:val="es-DO"/>
        </w:rPr>
      </w:pPr>
      <w:r w:rsidRPr="0045294A">
        <w:rPr>
          <w:lang w:val="es-DO"/>
        </w:rPr>
        <w:t>Cambiar el estado de una asignación</w:t>
      </w:r>
    </w:p>
    <w:p w14:paraId="63BBEEF7" w14:textId="77777777" w:rsidR="0045294A" w:rsidRPr="0045294A" w:rsidRDefault="0045294A" w:rsidP="001E749F">
      <w:pPr>
        <w:rPr>
          <w:lang w:val="es-DO"/>
        </w:rPr>
      </w:pPr>
      <w:r w:rsidRPr="0045294A">
        <w:rPr>
          <w:lang w:val="es-DO"/>
        </w:rPr>
        <w:t>Las asignaciones pueden actualizar su estado conforme avanza el proceso de evaluación.</w:t>
      </w:r>
    </w:p>
    <w:p w14:paraId="3BCB5CC9" w14:textId="77777777" w:rsidR="0045294A" w:rsidRPr="0045294A" w:rsidRDefault="0045294A" w:rsidP="001E749F">
      <w:pPr>
        <w:rPr>
          <w:lang w:val="es-DO"/>
        </w:rPr>
      </w:pPr>
      <w:r w:rsidRPr="0045294A">
        <w:rPr>
          <w:lang w:val="es-DO"/>
        </w:rPr>
        <w:t>Para modificar el estado:</w:t>
      </w:r>
    </w:p>
    <w:p w14:paraId="03B369CF" w14:textId="77777777" w:rsidR="0045294A" w:rsidRPr="001E749F" w:rsidRDefault="0045294A">
      <w:pPr>
        <w:pStyle w:val="Prrafodelista"/>
        <w:numPr>
          <w:ilvl w:val="0"/>
          <w:numId w:val="122"/>
        </w:numPr>
        <w:spacing w:line="480" w:lineRule="auto"/>
        <w:rPr>
          <w:lang w:val="es-DO"/>
        </w:rPr>
      </w:pPr>
      <w:r w:rsidRPr="001E749F">
        <w:rPr>
          <w:lang w:val="es-DO"/>
        </w:rPr>
        <w:t xml:space="preserve">Localizar la asignación correspondiente. </w:t>
      </w:r>
    </w:p>
    <w:p w14:paraId="14EED510" w14:textId="77777777" w:rsidR="0045294A" w:rsidRPr="001E749F" w:rsidRDefault="0045294A">
      <w:pPr>
        <w:pStyle w:val="Prrafodelista"/>
        <w:numPr>
          <w:ilvl w:val="0"/>
          <w:numId w:val="122"/>
        </w:numPr>
        <w:spacing w:line="480" w:lineRule="auto"/>
        <w:rPr>
          <w:lang w:val="es-DO"/>
        </w:rPr>
      </w:pPr>
      <w:r w:rsidRPr="001E749F">
        <w:rPr>
          <w:lang w:val="es-DO"/>
        </w:rPr>
        <w:t xml:space="preserve">Seleccionar la opción de cambio de estado. </w:t>
      </w:r>
    </w:p>
    <w:p w14:paraId="29707665" w14:textId="77777777" w:rsidR="0045294A" w:rsidRPr="001E749F" w:rsidRDefault="0045294A">
      <w:pPr>
        <w:pStyle w:val="Prrafodelista"/>
        <w:numPr>
          <w:ilvl w:val="0"/>
          <w:numId w:val="122"/>
        </w:numPr>
        <w:spacing w:line="480" w:lineRule="auto"/>
        <w:rPr>
          <w:lang w:val="es-DO"/>
        </w:rPr>
      </w:pPr>
      <w:r w:rsidRPr="001E749F">
        <w:rPr>
          <w:lang w:val="es-DO"/>
        </w:rPr>
        <w:t xml:space="preserve">Confirmar la operación. </w:t>
      </w:r>
    </w:p>
    <w:p w14:paraId="3255B0A9" w14:textId="2EEAF8F8" w:rsidR="0045294A" w:rsidRPr="001E749F" w:rsidRDefault="0045294A" w:rsidP="001E749F">
      <w:pPr>
        <w:rPr>
          <w:lang w:val="es-DO"/>
        </w:rPr>
      </w:pPr>
      <w:r w:rsidRPr="0045294A">
        <w:rPr>
          <w:lang w:val="es-DO"/>
        </w:rPr>
        <w:t>El nuevo estado se reflejará inmediatamente en la tabla principal.</w:t>
      </w:r>
    </w:p>
    <w:p w14:paraId="1C672481" w14:textId="77777777" w:rsidR="0045294A" w:rsidRPr="0045294A" w:rsidRDefault="0045294A" w:rsidP="006D4FE9">
      <w:pPr>
        <w:pStyle w:val="Ttulo4"/>
        <w:spacing w:before="0"/>
        <w:rPr>
          <w:lang w:val="es-DO"/>
        </w:rPr>
      </w:pPr>
      <w:r w:rsidRPr="0045294A">
        <w:rPr>
          <w:lang w:val="es-DO"/>
        </w:rPr>
        <w:lastRenderedPageBreak/>
        <w:t>Eliminar una asignación</w:t>
      </w:r>
    </w:p>
    <w:p w14:paraId="3BF02BED" w14:textId="77777777" w:rsidR="0045294A" w:rsidRPr="0045294A" w:rsidRDefault="0045294A" w:rsidP="006D4FE9">
      <w:pPr>
        <w:spacing w:after="0"/>
        <w:rPr>
          <w:lang w:val="es-DO"/>
        </w:rPr>
      </w:pPr>
      <w:r w:rsidRPr="0045294A">
        <w:rPr>
          <w:lang w:val="es-DO"/>
        </w:rPr>
        <w:t>Para eliminar una asignación:</w:t>
      </w:r>
    </w:p>
    <w:p w14:paraId="07D1EC62" w14:textId="77777777" w:rsidR="0045294A" w:rsidRPr="001E749F" w:rsidRDefault="0045294A">
      <w:pPr>
        <w:pStyle w:val="Prrafodelista"/>
        <w:numPr>
          <w:ilvl w:val="0"/>
          <w:numId w:val="123"/>
        </w:numPr>
        <w:spacing w:line="480" w:lineRule="auto"/>
        <w:rPr>
          <w:lang w:val="es-DO"/>
        </w:rPr>
      </w:pPr>
      <w:r w:rsidRPr="001E749F">
        <w:rPr>
          <w:lang w:val="es-DO"/>
        </w:rPr>
        <w:t xml:space="preserve">Localizar el registro correspondiente. </w:t>
      </w:r>
    </w:p>
    <w:p w14:paraId="1B661171" w14:textId="77777777" w:rsidR="0045294A" w:rsidRPr="001E749F" w:rsidRDefault="0045294A">
      <w:pPr>
        <w:pStyle w:val="Prrafodelista"/>
        <w:numPr>
          <w:ilvl w:val="0"/>
          <w:numId w:val="123"/>
        </w:numPr>
        <w:spacing w:line="480" w:lineRule="auto"/>
        <w:rPr>
          <w:lang w:val="es-DO"/>
        </w:rPr>
      </w:pPr>
      <w:r w:rsidRPr="001E749F">
        <w:rPr>
          <w:lang w:val="es-DO"/>
        </w:rPr>
        <w:t xml:space="preserve">Presionar el botón Eliminar. </w:t>
      </w:r>
    </w:p>
    <w:p w14:paraId="35B7EB7A" w14:textId="77777777" w:rsidR="0045294A" w:rsidRPr="001E749F" w:rsidRDefault="0045294A" w:rsidP="006D4FE9">
      <w:pPr>
        <w:pStyle w:val="Prrafodelista"/>
        <w:numPr>
          <w:ilvl w:val="0"/>
          <w:numId w:val="123"/>
        </w:numPr>
        <w:spacing w:after="0" w:line="480" w:lineRule="auto"/>
        <w:rPr>
          <w:lang w:val="es-DO"/>
        </w:rPr>
      </w:pPr>
      <w:r w:rsidRPr="001E749F">
        <w:rPr>
          <w:lang w:val="es-DO"/>
        </w:rPr>
        <w:t xml:space="preserve">Confirmar la operación. </w:t>
      </w:r>
    </w:p>
    <w:p w14:paraId="5CAE7216" w14:textId="47F8C7CD" w:rsidR="0045294A" w:rsidRPr="0045294A" w:rsidRDefault="0045294A" w:rsidP="006D4FE9">
      <w:pPr>
        <w:spacing w:after="0"/>
        <w:rPr>
          <w:lang w:val="es-DO"/>
        </w:rPr>
      </w:pPr>
      <w:r w:rsidRPr="0045294A">
        <w:rPr>
          <w:lang w:val="es-DO"/>
        </w:rPr>
        <w:t>Una vez eliminada, el departamento dejará de tener asignados los indicadores correspondientes para ese período de evaluación.</w:t>
      </w:r>
    </w:p>
    <w:p w14:paraId="4FFAE654" w14:textId="2314AC05" w:rsidR="006D4FE9" w:rsidRPr="001E749F" w:rsidRDefault="001E749F" w:rsidP="006D4FE9">
      <w:pPr>
        <w:rPr>
          <w:lang w:val="es-DO"/>
        </w:rPr>
      </w:pPr>
      <w:r w:rsidRPr="001E749F">
        <w:rPr>
          <w:lang w:val="es-DO"/>
        </w:rPr>
        <w:t>Nota:</w:t>
      </w:r>
      <w:r>
        <w:rPr>
          <w:b/>
          <w:bCs/>
          <w:lang w:val="es-DO"/>
        </w:rPr>
        <w:t xml:space="preserve"> </w:t>
      </w:r>
      <w:r w:rsidR="0045294A" w:rsidRPr="001E749F">
        <w:rPr>
          <w:lang w:val="es-DO"/>
        </w:rPr>
        <w:t>A diferencia de los módulos anteriores, Asignaciones constituye el punto de inicio del proceso operativo del sistema. Mientras los módulos de Facultades, Departamentos, Períodos, Criterios e Indicadores corresponden a la configuración institucional, las asignaciones establecen qué departamento será responsable de proporcionar las evidencias de cada indicador durante un período específico, sirviendo como vínculo entre la planificación de la evaluación y la gestión documental que realizan los usuarios responsables.</w:t>
      </w:r>
    </w:p>
    <w:p w14:paraId="5FE20651" w14:textId="62814523" w:rsidR="0045294A" w:rsidRPr="0045294A" w:rsidRDefault="0045294A" w:rsidP="001E749F">
      <w:pPr>
        <w:pStyle w:val="Ttulo3"/>
        <w:rPr>
          <w:lang w:val="es-DO"/>
        </w:rPr>
      </w:pPr>
      <w:bookmarkStart w:id="130" w:name="_Toc237457107"/>
      <w:r w:rsidRPr="0045294A">
        <w:rPr>
          <w:lang w:val="es-DO"/>
        </w:rPr>
        <w:t>Gestión de Evidencias</w:t>
      </w:r>
      <w:bookmarkEnd w:id="130"/>
    </w:p>
    <w:p w14:paraId="7D194CD4" w14:textId="77777777" w:rsidR="0045294A" w:rsidRDefault="0045294A" w:rsidP="004D2CB8">
      <w:pPr>
        <w:rPr>
          <w:lang w:val="es-DO"/>
        </w:rPr>
      </w:pPr>
      <w:r w:rsidRPr="0045294A">
        <w:rPr>
          <w:lang w:val="es-DO"/>
        </w:rPr>
        <w:t>Este módulo centraliza todas las evidencias cargadas por los departamentos para cada indicador asignado. Desde aquí es posible consultar el estado de cada evidencia, descargar los archivos enviados, acceder al historial de versiones y dar seguimiento al proceso de evaluación.</w:t>
      </w:r>
    </w:p>
    <w:p w14:paraId="60C828ED" w14:textId="424605C6" w:rsidR="007C147B" w:rsidRDefault="007C147B" w:rsidP="007C147B">
      <w:pPr>
        <w:ind w:firstLine="0"/>
        <w:rPr>
          <w:lang w:val="es-DO"/>
        </w:rPr>
      </w:pPr>
      <w:r w:rsidRPr="007C147B">
        <w:rPr>
          <w:noProof/>
          <w:lang w:val="es-DO" w:eastAsia="es-DO"/>
        </w:rPr>
        <w:lastRenderedPageBreak/>
        <w:drawing>
          <wp:inline distT="0" distB="0" distL="0" distR="0" wp14:anchorId="13586575" wp14:editId="130E2F0D">
            <wp:extent cx="5957570" cy="3494405"/>
            <wp:effectExtent l="0" t="0" r="5080" b="0"/>
            <wp:docPr id="28993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1808" name=""/>
                    <pic:cNvPicPr/>
                  </pic:nvPicPr>
                  <pic:blipFill>
                    <a:blip r:embed="rId47"/>
                    <a:stretch>
                      <a:fillRect/>
                    </a:stretch>
                  </pic:blipFill>
                  <pic:spPr>
                    <a:xfrm>
                      <a:off x="0" y="0"/>
                      <a:ext cx="5957570" cy="3494405"/>
                    </a:xfrm>
                    <a:prstGeom prst="rect">
                      <a:avLst/>
                    </a:prstGeom>
                  </pic:spPr>
                </pic:pic>
              </a:graphicData>
            </a:graphic>
          </wp:inline>
        </w:drawing>
      </w:r>
    </w:p>
    <w:p w14:paraId="1C2E47B6" w14:textId="526A5009" w:rsidR="007C147B" w:rsidRPr="0045294A" w:rsidRDefault="007C147B" w:rsidP="007C147B">
      <w:pPr>
        <w:ind w:firstLine="0"/>
        <w:jc w:val="center"/>
        <w:rPr>
          <w:lang w:val="es-DO"/>
        </w:rPr>
      </w:pPr>
      <w:r>
        <w:rPr>
          <w:lang w:val="es-DO"/>
        </w:rPr>
        <w:t>Figura 27. Gestión de Evidencias.</w:t>
      </w:r>
    </w:p>
    <w:p w14:paraId="4EA56770" w14:textId="77777777" w:rsidR="0045294A" w:rsidRPr="0045294A" w:rsidRDefault="0045294A" w:rsidP="004D2CB8">
      <w:pPr>
        <w:pStyle w:val="Ttulo4"/>
        <w:rPr>
          <w:lang w:val="es-DO"/>
        </w:rPr>
      </w:pPr>
      <w:r w:rsidRPr="0045294A">
        <w:rPr>
          <w:lang w:val="es-DO"/>
        </w:rPr>
        <w:t>Funcionalidades principales</w:t>
      </w:r>
    </w:p>
    <w:p w14:paraId="3A7E086F" w14:textId="77777777" w:rsidR="0045294A" w:rsidRPr="0045294A" w:rsidRDefault="0045294A">
      <w:pPr>
        <w:pStyle w:val="Ttulo4"/>
        <w:numPr>
          <w:ilvl w:val="0"/>
          <w:numId w:val="124"/>
        </w:numPr>
        <w:rPr>
          <w:lang w:val="es-DO"/>
        </w:rPr>
      </w:pPr>
      <w:r w:rsidRPr="0045294A">
        <w:rPr>
          <w:lang w:val="es-DO"/>
        </w:rPr>
        <w:t>Listado de evidencias</w:t>
      </w:r>
    </w:p>
    <w:p w14:paraId="42CEB64E" w14:textId="67563A0A" w:rsidR="0045294A" w:rsidRPr="0045294A" w:rsidRDefault="0045294A" w:rsidP="0021026A">
      <w:pPr>
        <w:rPr>
          <w:lang w:val="es-DO"/>
        </w:rPr>
      </w:pPr>
      <w:r w:rsidRPr="0045294A">
        <w:rPr>
          <w:lang w:val="es-DO"/>
        </w:rPr>
        <w:t>La pantalla principal presenta una tabla con todas las evidencias registradas.</w:t>
      </w:r>
      <w:r w:rsidR="0021026A">
        <w:rPr>
          <w:lang w:val="es-DO"/>
        </w:rPr>
        <w:t xml:space="preserve"> </w:t>
      </w:r>
      <w:r w:rsidRPr="0045294A">
        <w:rPr>
          <w:lang w:val="es-DO"/>
        </w:rPr>
        <w:t>La tabla muestra la siguiente información:</w:t>
      </w:r>
    </w:p>
    <w:p w14:paraId="0F34A974" w14:textId="77777777" w:rsidR="0045294A" w:rsidRPr="0021026A" w:rsidRDefault="0045294A">
      <w:pPr>
        <w:pStyle w:val="Prrafodelista"/>
        <w:numPr>
          <w:ilvl w:val="0"/>
          <w:numId w:val="125"/>
        </w:numPr>
        <w:spacing w:line="480" w:lineRule="auto"/>
        <w:rPr>
          <w:lang w:val="es-DO"/>
        </w:rPr>
      </w:pPr>
      <w:r w:rsidRPr="0021026A">
        <w:rPr>
          <w:lang w:val="es-DO"/>
        </w:rPr>
        <w:t xml:space="preserve">Departamento </w:t>
      </w:r>
    </w:p>
    <w:p w14:paraId="725575D1" w14:textId="77777777" w:rsidR="0045294A" w:rsidRPr="0021026A" w:rsidRDefault="0045294A">
      <w:pPr>
        <w:pStyle w:val="Prrafodelista"/>
        <w:numPr>
          <w:ilvl w:val="0"/>
          <w:numId w:val="125"/>
        </w:numPr>
        <w:spacing w:line="480" w:lineRule="auto"/>
        <w:rPr>
          <w:lang w:val="es-DO"/>
        </w:rPr>
      </w:pPr>
      <w:r w:rsidRPr="0021026A">
        <w:rPr>
          <w:lang w:val="es-DO"/>
        </w:rPr>
        <w:t xml:space="preserve">Indicador </w:t>
      </w:r>
    </w:p>
    <w:p w14:paraId="5395D959" w14:textId="77777777" w:rsidR="0045294A" w:rsidRPr="0021026A" w:rsidRDefault="0045294A">
      <w:pPr>
        <w:pStyle w:val="Prrafodelista"/>
        <w:numPr>
          <w:ilvl w:val="0"/>
          <w:numId w:val="125"/>
        </w:numPr>
        <w:spacing w:line="480" w:lineRule="auto"/>
        <w:rPr>
          <w:lang w:val="es-DO"/>
        </w:rPr>
      </w:pPr>
      <w:r w:rsidRPr="0021026A">
        <w:rPr>
          <w:lang w:val="es-DO"/>
        </w:rPr>
        <w:t xml:space="preserve">Período </w:t>
      </w:r>
    </w:p>
    <w:p w14:paraId="36C00014" w14:textId="77777777" w:rsidR="0045294A" w:rsidRPr="0021026A" w:rsidRDefault="0045294A">
      <w:pPr>
        <w:pStyle w:val="Prrafodelista"/>
        <w:numPr>
          <w:ilvl w:val="0"/>
          <w:numId w:val="125"/>
        </w:numPr>
        <w:spacing w:line="480" w:lineRule="auto"/>
        <w:rPr>
          <w:lang w:val="es-DO"/>
        </w:rPr>
      </w:pPr>
      <w:r w:rsidRPr="0021026A">
        <w:rPr>
          <w:lang w:val="es-DO"/>
        </w:rPr>
        <w:t xml:space="preserve">Estado </w:t>
      </w:r>
    </w:p>
    <w:p w14:paraId="7ECFC372" w14:textId="77777777" w:rsidR="0045294A" w:rsidRPr="0021026A" w:rsidRDefault="0045294A">
      <w:pPr>
        <w:pStyle w:val="Prrafodelista"/>
        <w:numPr>
          <w:ilvl w:val="0"/>
          <w:numId w:val="125"/>
        </w:numPr>
        <w:spacing w:line="480" w:lineRule="auto"/>
        <w:rPr>
          <w:lang w:val="es-DO"/>
        </w:rPr>
      </w:pPr>
      <w:r w:rsidRPr="0021026A">
        <w:rPr>
          <w:lang w:val="es-DO"/>
        </w:rPr>
        <w:t xml:space="preserve">Archivo cargado </w:t>
      </w:r>
    </w:p>
    <w:p w14:paraId="0389F7DC" w14:textId="77777777" w:rsidR="0045294A" w:rsidRPr="0021026A" w:rsidRDefault="0045294A">
      <w:pPr>
        <w:pStyle w:val="Prrafodelista"/>
        <w:numPr>
          <w:ilvl w:val="0"/>
          <w:numId w:val="125"/>
        </w:numPr>
        <w:spacing w:line="480" w:lineRule="auto"/>
        <w:rPr>
          <w:lang w:val="es-DO"/>
        </w:rPr>
      </w:pPr>
      <w:r w:rsidRPr="0021026A">
        <w:rPr>
          <w:lang w:val="es-DO"/>
        </w:rPr>
        <w:t xml:space="preserve">Observaciones del evaluador </w:t>
      </w:r>
    </w:p>
    <w:p w14:paraId="5EF667BF" w14:textId="77777777" w:rsidR="0045294A" w:rsidRPr="0021026A" w:rsidRDefault="0045294A">
      <w:pPr>
        <w:pStyle w:val="Prrafodelista"/>
        <w:numPr>
          <w:ilvl w:val="0"/>
          <w:numId w:val="125"/>
        </w:numPr>
        <w:spacing w:line="480" w:lineRule="auto"/>
        <w:rPr>
          <w:lang w:val="es-DO"/>
        </w:rPr>
      </w:pPr>
      <w:r w:rsidRPr="0021026A">
        <w:rPr>
          <w:lang w:val="es-DO"/>
        </w:rPr>
        <w:t xml:space="preserve">Acciones disponibles </w:t>
      </w:r>
    </w:p>
    <w:p w14:paraId="2DF6E666" w14:textId="77777777" w:rsidR="0045294A" w:rsidRPr="0045294A" w:rsidRDefault="0045294A" w:rsidP="004D2CB8">
      <w:pPr>
        <w:rPr>
          <w:lang w:val="es-DO"/>
        </w:rPr>
      </w:pPr>
      <w:r w:rsidRPr="0045294A">
        <w:rPr>
          <w:lang w:val="es-DO"/>
        </w:rPr>
        <w:t>En la parte superior se incluyen:</w:t>
      </w:r>
    </w:p>
    <w:p w14:paraId="73F1B2FD" w14:textId="77777777" w:rsidR="0045294A" w:rsidRPr="0021026A" w:rsidRDefault="0045294A">
      <w:pPr>
        <w:pStyle w:val="Prrafodelista"/>
        <w:numPr>
          <w:ilvl w:val="0"/>
          <w:numId w:val="126"/>
        </w:numPr>
        <w:spacing w:line="480" w:lineRule="auto"/>
        <w:rPr>
          <w:lang w:val="es-DO"/>
        </w:rPr>
      </w:pPr>
      <w:r w:rsidRPr="0021026A">
        <w:rPr>
          <w:lang w:val="es-DO"/>
        </w:rPr>
        <w:lastRenderedPageBreak/>
        <w:t xml:space="preserve">Buscador por indicador, departamento o estado. </w:t>
      </w:r>
    </w:p>
    <w:p w14:paraId="1A6C8F3F" w14:textId="77777777" w:rsidR="0045294A" w:rsidRPr="0021026A" w:rsidRDefault="0045294A">
      <w:pPr>
        <w:pStyle w:val="Prrafodelista"/>
        <w:numPr>
          <w:ilvl w:val="0"/>
          <w:numId w:val="126"/>
        </w:numPr>
        <w:spacing w:line="480" w:lineRule="auto"/>
        <w:rPr>
          <w:lang w:val="es-DO"/>
        </w:rPr>
      </w:pPr>
      <w:r w:rsidRPr="0021026A">
        <w:rPr>
          <w:lang w:val="es-DO"/>
        </w:rPr>
        <w:t xml:space="preserve">Selector de cantidad de registros por página. </w:t>
      </w:r>
    </w:p>
    <w:p w14:paraId="51C016C3" w14:textId="77777777" w:rsidR="0045294A" w:rsidRPr="0021026A" w:rsidRDefault="0045294A">
      <w:pPr>
        <w:pStyle w:val="Prrafodelista"/>
        <w:numPr>
          <w:ilvl w:val="0"/>
          <w:numId w:val="126"/>
        </w:numPr>
        <w:spacing w:line="480" w:lineRule="auto"/>
        <w:rPr>
          <w:lang w:val="es-DO"/>
        </w:rPr>
      </w:pPr>
      <w:r w:rsidRPr="0021026A">
        <w:rPr>
          <w:lang w:val="es-DO"/>
        </w:rPr>
        <w:t xml:space="preserve">Paginación automática. </w:t>
      </w:r>
    </w:p>
    <w:p w14:paraId="24163EC5" w14:textId="0FED1C93" w:rsidR="0045294A" w:rsidRPr="0021026A" w:rsidRDefault="0045294A" w:rsidP="0021026A">
      <w:pPr>
        <w:rPr>
          <w:lang w:val="es-DO"/>
        </w:rPr>
      </w:pPr>
      <w:r w:rsidRPr="0045294A">
        <w:rPr>
          <w:lang w:val="es-DO"/>
        </w:rPr>
        <w:t>No existe botón para crear registros porque las evidencias provienen directamente de las asignaciones previamente creadas.</w:t>
      </w:r>
    </w:p>
    <w:p w14:paraId="0472D6CC" w14:textId="77777777" w:rsidR="0045294A" w:rsidRPr="0045294A" w:rsidRDefault="0045294A">
      <w:pPr>
        <w:pStyle w:val="Ttulo4"/>
        <w:numPr>
          <w:ilvl w:val="0"/>
          <w:numId w:val="127"/>
        </w:numPr>
        <w:rPr>
          <w:lang w:val="es-DO"/>
        </w:rPr>
      </w:pPr>
      <w:r w:rsidRPr="0045294A">
        <w:rPr>
          <w:lang w:val="es-DO"/>
        </w:rPr>
        <w:t>Estados de la evidencia</w:t>
      </w:r>
    </w:p>
    <w:p w14:paraId="44A711AC" w14:textId="77777777" w:rsidR="0045294A" w:rsidRPr="0045294A" w:rsidRDefault="0045294A" w:rsidP="0021026A">
      <w:pPr>
        <w:rPr>
          <w:lang w:val="es-DO"/>
        </w:rPr>
      </w:pPr>
      <w:r w:rsidRPr="0045294A">
        <w:rPr>
          <w:lang w:val="es-DO"/>
        </w:rPr>
        <w:t>Cada evidencia posee un estado que refleja su proceso de revisión.</w:t>
      </w:r>
    </w:p>
    <w:p w14:paraId="585DCAD9" w14:textId="77777777" w:rsidR="0045294A" w:rsidRPr="0045294A" w:rsidRDefault="0045294A" w:rsidP="0021026A">
      <w:pPr>
        <w:rPr>
          <w:lang w:val="es-DO"/>
        </w:rPr>
      </w:pPr>
      <w:r w:rsidRPr="0045294A">
        <w:rPr>
          <w:lang w:val="es-DO"/>
        </w:rPr>
        <w:t>Los estados visibles son:</w:t>
      </w:r>
    </w:p>
    <w:p w14:paraId="213BDF18" w14:textId="77777777" w:rsidR="0045294A" w:rsidRPr="0021026A" w:rsidRDefault="0045294A">
      <w:pPr>
        <w:pStyle w:val="Prrafodelista"/>
        <w:numPr>
          <w:ilvl w:val="0"/>
          <w:numId w:val="128"/>
        </w:numPr>
        <w:spacing w:line="480" w:lineRule="auto"/>
        <w:rPr>
          <w:lang w:val="es-DO"/>
        </w:rPr>
      </w:pPr>
      <w:r w:rsidRPr="0021026A">
        <w:rPr>
          <w:lang w:val="es-DO"/>
        </w:rPr>
        <w:t xml:space="preserve">Pendiente </w:t>
      </w:r>
    </w:p>
    <w:p w14:paraId="10EA63A7" w14:textId="77777777" w:rsidR="0045294A" w:rsidRPr="0021026A" w:rsidRDefault="0045294A">
      <w:pPr>
        <w:pStyle w:val="Prrafodelista"/>
        <w:numPr>
          <w:ilvl w:val="0"/>
          <w:numId w:val="128"/>
        </w:numPr>
        <w:spacing w:line="480" w:lineRule="auto"/>
        <w:rPr>
          <w:lang w:val="es-DO"/>
        </w:rPr>
      </w:pPr>
      <w:r w:rsidRPr="0021026A">
        <w:rPr>
          <w:lang w:val="es-DO"/>
        </w:rPr>
        <w:t xml:space="preserve">Observada </w:t>
      </w:r>
    </w:p>
    <w:p w14:paraId="0AFDBF89" w14:textId="77777777" w:rsidR="0045294A" w:rsidRPr="0021026A" w:rsidRDefault="0045294A">
      <w:pPr>
        <w:pStyle w:val="Prrafodelista"/>
        <w:numPr>
          <w:ilvl w:val="0"/>
          <w:numId w:val="128"/>
        </w:numPr>
        <w:spacing w:line="480" w:lineRule="auto"/>
        <w:rPr>
          <w:lang w:val="es-DO"/>
        </w:rPr>
      </w:pPr>
      <w:r w:rsidRPr="0021026A">
        <w:rPr>
          <w:lang w:val="es-DO"/>
        </w:rPr>
        <w:t xml:space="preserve">Aprobada </w:t>
      </w:r>
    </w:p>
    <w:p w14:paraId="5B375EEE" w14:textId="5FC05D77" w:rsidR="0045294A" w:rsidRPr="0021026A" w:rsidRDefault="0045294A" w:rsidP="0021026A">
      <w:pPr>
        <w:rPr>
          <w:lang w:val="es-DO"/>
        </w:rPr>
      </w:pPr>
      <w:r w:rsidRPr="0045294A">
        <w:rPr>
          <w:lang w:val="es-DO"/>
        </w:rPr>
        <w:t>Estos estados permiten identificar rápidamente cuáles evidencias requieren correcciones y cuáles ya fueron aprobadas.</w:t>
      </w:r>
    </w:p>
    <w:p w14:paraId="7641C040" w14:textId="77777777" w:rsidR="0045294A" w:rsidRPr="0045294A" w:rsidRDefault="0045294A" w:rsidP="0021026A">
      <w:pPr>
        <w:pStyle w:val="Ttulo4"/>
        <w:rPr>
          <w:lang w:val="es-DO"/>
        </w:rPr>
      </w:pPr>
      <w:r w:rsidRPr="0045294A">
        <w:rPr>
          <w:lang w:val="es-DO"/>
        </w:rPr>
        <w:t>Acciones disponibles</w:t>
      </w:r>
    </w:p>
    <w:p w14:paraId="537957C0" w14:textId="77777777" w:rsidR="0045294A" w:rsidRPr="0045294A" w:rsidRDefault="0045294A" w:rsidP="0045294A">
      <w:pPr>
        <w:ind w:firstLine="0"/>
        <w:jc w:val="left"/>
        <w:rPr>
          <w:i/>
          <w:iCs/>
          <w:lang w:val="es-DO"/>
        </w:rPr>
      </w:pPr>
      <w:r w:rsidRPr="0045294A">
        <w:rPr>
          <w:i/>
          <w:iCs/>
          <w:lang w:val="es-DO"/>
        </w:rPr>
        <w:t>Cada fila dispone de varias acciones.</w:t>
      </w:r>
    </w:p>
    <w:p w14:paraId="71284E5E" w14:textId="77777777" w:rsidR="0045294A" w:rsidRPr="0045294A" w:rsidRDefault="0045294A">
      <w:pPr>
        <w:pStyle w:val="Ttulo4"/>
        <w:numPr>
          <w:ilvl w:val="0"/>
          <w:numId w:val="129"/>
        </w:numPr>
        <w:rPr>
          <w:lang w:val="es-DO"/>
        </w:rPr>
      </w:pPr>
      <w:r w:rsidRPr="0045294A">
        <w:rPr>
          <w:lang w:val="es-DO"/>
        </w:rPr>
        <w:t>Ver detalle</w:t>
      </w:r>
    </w:p>
    <w:p w14:paraId="43F23BB8" w14:textId="4CCCD59F" w:rsidR="0045294A" w:rsidRPr="0045294A" w:rsidRDefault="0045294A" w:rsidP="0021026A">
      <w:pPr>
        <w:rPr>
          <w:lang w:val="es-DO"/>
        </w:rPr>
      </w:pPr>
      <w:r w:rsidRPr="0045294A">
        <w:rPr>
          <w:lang w:val="es-DO"/>
        </w:rPr>
        <w:t>Abre la vista completa de la evidencia.</w:t>
      </w:r>
      <w:r w:rsidR="0021026A">
        <w:rPr>
          <w:lang w:val="es-DO"/>
        </w:rPr>
        <w:t xml:space="preserve"> </w:t>
      </w:r>
      <w:r w:rsidRPr="0045294A">
        <w:rPr>
          <w:lang w:val="es-DO"/>
        </w:rPr>
        <w:t>Desde allí pueden consultarse:</w:t>
      </w:r>
    </w:p>
    <w:p w14:paraId="3EE9CDD2" w14:textId="321697C5" w:rsidR="0045294A" w:rsidRPr="0021026A" w:rsidRDefault="0021026A">
      <w:pPr>
        <w:pStyle w:val="Prrafodelista"/>
        <w:numPr>
          <w:ilvl w:val="0"/>
          <w:numId w:val="130"/>
        </w:numPr>
        <w:spacing w:line="480" w:lineRule="auto"/>
        <w:rPr>
          <w:lang w:val="es-DO"/>
        </w:rPr>
      </w:pPr>
      <w:r>
        <w:rPr>
          <w:lang w:val="es-DO"/>
        </w:rPr>
        <w:t>I</w:t>
      </w:r>
      <w:r w:rsidR="0045294A" w:rsidRPr="0021026A">
        <w:rPr>
          <w:lang w:val="es-DO"/>
        </w:rPr>
        <w:t xml:space="preserve">nformación general </w:t>
      </w:r>
    </w:p>
    <w:p w14:paraId="2A89D22C" w14:textId="6CAA66C5" w:rsidR="0045294A" w:rsidRPr="0021026A" w:rsidRDefault="0021026A">
      <w:pPr>
        <w:pStyle w:val="Prrafodelista"/>
        <w:numPr>
          <w:ilvl w:val="0"/>
          <w:numId w:val="130"/>
        </w:numPr>
        <w:spacing w:line="480" w:lineRule="auto"/>
        <w:rPr>
          <w:lang w:val="es-DO"/>
        </w:rPr>
      </w:pPr>
      <w:r>
        <w:rPr>
          <w:lang w:val="es-DO"/>
        </w:rPr>
        <w:t>H</w:t>
      </w:r>
      <w:r w:rsidR="0045294A" w:rsidRPr="0021026A">
        <w:rPr>
          <w:lang w:val="es-DO"/>
        </w:rPr>
        <w:t xml:space="preserve">istorial completo </w:t>
      </w:r>
    </w:p>
    <w:p w14:paraId="0450B682" w14:textId="02C05AE6" w:rsidR="0045294A" w:rsidRPr="0021026A" w:rsidRDefault="0021026A">
      <w:pPr>
        <w:pStyle w:val="Prrafodelista"/>
        <w:numPr>
          <w:ilvl w:val="0"/>
          <w:numId w:val="130"/>
        </w:numPr>
        <w:spacing w:line="480" w:lineRule="auto"/>
        <w:rPr>
          <w:lang w:val="es-DO"/>
        </w:rPr>
      </w:pPr>
      <w:r>
        <w:rPr>
          <w:lang w:val="es-DO"/>
        </w:rPr>
        <w:t>O</w:t>
      </w:r>
      <w:r w:rsidR="0045294A" w:rsidRPr="0021026A">
        <w:rPr>
          <w:lang w:val="es-DO"/>
        </w:rPr>
        <w:t xml:space="preserve">bservaciones </w:t>
      </w:r>
    </w:p>
    <w:p w14:paraId="27764882" w14:textId="4FA34FB5" w:rsidR="0045294A" w:rsidRPr="0021026A" w:rsidRDefault="0021026A">
      <w:pPr>
        <w:pStyle w:val="Prrafodelista"/>
        <w:numPr>
          <w:ilvl w:val="0"/>
          <w:numId w:val="130"/>
        </w:numPr>
        <w:spacing w:line="480" w:lineRule="auto"/>
        <w:rPr>
          <w:lang w:val="es-DO"/>
        </w:rPr>
      </w:pPr>
      <w:r>
        <w:rPr>
          <w:lang w:val="es-DO"/>
        </w:rPr>
        <w:t>V</w:t>
      </w:r>
      <w:r w:rsidR="0045294A" w:rsidRPr="0021026A">
        <w:rPr>
          <w:lang w:val="es-DO"/>
        </w:rPr>
        <w:t xml:space="preserve">ersiones anteriores </w:t>
      </w:r>
    </w:p>
    <w:p w14:paraId="473C8053" w14:textId="1829D5C2" w:rsidR="0045294A" w:rsidRPr="0021026A" w:rsidRDefault="0021026A">
      <w:pPr>
        <w:pStyle w:val="Prrafodelista"/>
        <w:numPr>
          <w:ilvl w:val="0"/>
          <w:numId w:val="130"/>
        </w:numPr>
        <w:spacing w:line="480" w:lineRule="auto"/>
        <w:rPr>
          <w:lang w:val="es-DO"/>
        </w:rPr>
      </w:pPr>
      <w:r>
        <w:rPr>
          <w:lang w:val="es-DO"/>
        </w:rPr>
        <w:t>A</w:t>
      </w:r>
      <w:r w:rsidR="0045294A" w:rsidRPr="0021026A">
        <w:rPr>
          <w:lang w:val="es-DO"/>
        </w:rPr>
        <w:t xml:space="preserve">cciones permitidas según el rol </w:t>
      </w:r>
    </w:p>
    <w:p w14:paraId="7713CFD5" w14:textId="77777777" w:rsidR="0045294A" w:rsidRPr="0045294A" w:rsidRDefault="0045294A">
      <w:pPr>
        <w:pStyle w:val="Ttulo4"/>
        <w:numPr>
          <w:ilvl w:val="0"/>
          <w:numId w:val="131"/>
        </w:numPr>
        <w:rPr>
          <w:lang w:val="es-DO"/>
        </w:rPr>
      </w:pPr>
      <w:r w:rsidRPr="0045294A">
        <w:rPr>
          <w:lang w:val="es-DO"/>
        </w:rPr>
        <w:lastRenderedPageBreak/>
        <w:t>Descargar</w:t>
      </w:r>
    </w:p>
    <w:p w14:paraId="3474EEC7" w14:textId="2E0D97A0" w:rsidR="0045294A" w:rsidRPr="0021026A" w:rsidRDefault="0045294A" w:rsidP="0021026A">
      <w:pPr>
        <w:rPr>
          <w:lang w:val="es-DO"/>
        </w:rPr>
      </w:pPr>
      <w:r w:rsidRPr="0045294A">
        <w:rPr>
          <w:lang w:val="es-DO"/>
        </w:rPr>
        <w:t>Permite descargar el archivo correspondiente a la versión actual de la evidencia.</w:t>
      </w:r>
    </w:p>
    <w:p w14:paraId="04F90D61" w14:textId="77777777" w:rsidR="0045294A" w:rsidRPr="0045294A" w:rsidRDefault="0045294A">
      <w:pPr>
        <w:pStyle w:val="Ttulo4"/>
        <w:numPr>
          <w:ilvl w:val="0"/>
          <w:numId w:val="132"/>
        </w:numPr>
        <w:rPr>
          <w:lang w:val="es-DO"/>
        </w:rPr>
      </w:pPr>
      <w:r w:rsidRPr="0045294A">
        <w:rPr>
          <w:lang w:val="es-DO"/>
        </w:rPr>
        <w:t>Ver historial</w:t>
      </w:r>
    </w:p>
    <w:p w14:paraId="3A28AE19" w14:textId="0E063EC5" w:rsidR="0045294A" w:rsidRPr="0021026A" w:rsidRDefault="0045294A" w:rsidP="0021026A">
      <w:pPr>
        <w:rPr>
          <w:lang w:val="es-DO"/>
        </w:rPr>
      </w:pPr>
      <w:r w:rsidRPr="0045294A">
        <w:rPr>
          <w:lang w:val="es-DO"/>
        </w:rPr>
        <w:t>Abre el historial de versiones de esa evidencia.</w:t>
      </w:r>
      <w:r w:rsidR="0021026A">
        <w:rPr>
          <w:lang w:val="es-DO"/>
        </w:rPr>
        <w:t xml:space="preserve"> </w:t>
      </w:r>
      <w:r w:rsidRPr="0045294A">
        <w:rPr>
          <w:lang w:val="es-DO"/>
        </w:rPr>
        <w:t>Desde esta vista es posible revisar toda la evolución del documento.</w:t>
      </w:r>
    </w:p>
    <w:p w14:paraId="45ABD152" w14:textId="77777777" w:rsidR="0045294A" w:rsidRPr="0045294A" w:rsidRDefault="0045294A">
      <w:pPr>
        <w:pStyle w:val="Ttulo4"/>
        <w:numPr>
          <w:ilvl w:val="0"/>
          <w:numId w:val="133"/>
        </w:numPr>
        <w:rPr>
          <w:lang w:val="es-DO"/>
        </w:rPr>
      </w:pPr>
      <w:r w:rsidRPr="0045294A">
        <w:rPr>
          <w:lang w:val="es-DO"/>
        </w:rPr>
        <w:t>Cancelar</w:t>
      </w:r>
    </w:p>
    <w:p w14:paraId="285F7CAC" w14:textId="5E03F31D" w:rsidR="0045294A" w:rsidRPr="0021026A" w:rsidRDefault="0045294A" w:rsidP="0021026A">
      <w:pPr>
        <w:rPr>
          <w:lang w:val="es-DO"/>
        </w:rPr>
      </w:pPr>
      <w:r w:rsidRPr="0045294A">
        <w:rPr>
          <w:lang w:val="es-DO"/>
        </w:rPr>
        <w:t>Permite cancelar o retirar la evidencia del proceso de evaluación (dependiendo de las reglas de negocio y permisos del usuario).</w:t>
      </w:r>
    </w:p>
    <w:p w14:paraId="723EACC5" w14:textId="77777777" w:rsidR="0045294A" w:rsidRPr="0045294A" w:rsidRDefault="0045294A" w:rsidP="0021026A">
      <w:pPr>
        <w:pStyle w:val="Ttulo3"/>
        <w:rPr>
          <w:lang w:val="es-DO"/>
        </w:rPr>
      </w:pPr>
      <w:bookmarkStart w:id="131" w:name="_Toc237457108"/>
      <w:r w:rsidRPr="0045294A">
        <w:rPr>
          <w:lang w:val="es-DO"/>
        </w:rPr>
        <w:t>Vista de detalle de evidencia</w:t>
      </w:r>
      <w:bookmarkEnd w:id="131"/>
    </w:p>
    <w:p w14:paraId="6976FD0C" w14:textId="77777777" w:rsidR="0045294A" w:rsidRPr="0045294A" w:rsidRDefault="0045294A" w:rsidP="0021026A">
      <w:pPr>
        <w:rPr>
          <w:lang w:val="es-DO"/>
        </w:rPr>
      </w:pPr>
      <w:r w:rsidRPr="0045294A">
        <w:rPr>
          <w:lang w:val="es-DO"/>
        </w:rPr>
        <w:t>Cada evidencia posee una página independiente donde se concentra toda la información relacionada.</w:t>
      </w:r>
    </w:p>
    <w:p w14:paraId="14D69C64" w14:textId="77777777" w:rsidR="0045294A" w:rsidRPr="0045294A" w:rsidRDefault="0045294A" w:rsidP="0021026A">
      <w:pPr>
        <w:pStyle w:val="Ttulo4"/>
        <w:rPr>
          <w:lang w:val="es-DO"/>
        </w:rPr>
      </w:pPr>
      <w:r w:rsidRPr="0045294A">
        <w:rPr>
          <w:lang w:val="es-DO"/>
        </w:rPr>
        <w:t>Información general</w:t>
      </w:r>
    </w:p>
    <w:p w14:paraId="083A5271" w14:textId="77777777" w:rsidR="0045294A" w:rsidRPr="0045294A" w:rsidRDefault="0045294A" w:rsidP="0021026A">
      <w:pPr>
        <w:rPr>
          <w:lang w:val="es-DO"/>
        </w:rPr>
      </w:pPr>
      <w:r w:rsidRPr="0045294A">
        <w:rPr>
          <w:lang w:val="es-DO"/>
        </w:rPr>
        <w:t>En la parte superior se muestran datos resumidos como:</w:t>
      </w:r>
    </w:p>
    <w:p w14:paraId="40796FAC" w14:textId="77777777" w:rsidR="0045294A" w:rsidRPr="0021026A" w:rsidRDefault="0045294A">
      <w:pPr>
        <w:pStyle w:val="Prrafodelista"/>
        <w:numPr>
          <w:ilvl w:val="0"/>
          <w:numId w:val="134"/>
        </w:numPr>
        <w:spacing w:line="480" w:lineRule="auto"/>
        <w:rPr>
          <w:lang w:val="es-DO"/>
        </w:rPr>
      </w:pPr>
      <w:r w:rsidRPr="0021026A">
        <w:rPr>
          <w:lang w:val="es-DO"/>
        </w:rPr>
        <w:t xml:space="preserve">Nombre de la evidencia (indicador) </w:t>
      </w:r>
    </w:p>
    <w:p w14:paraId="0DBE0349" w14:textId="77777777" w:rsidR="0045294A" w:rsidRPr="0021026A" w:rsidRDefault="0045294A">
      <w:pPr>
        <w:pStyle w:val="Prrafodelista"/>
        <w:numPr>
          <w:ilvl w:val="0"/>
          <w:numId w:val="134"/>
        </w:numPr>
        <w:spacing w:line="480" w:lineRule="auto"/>
        <w:rPr>
          <w:lang w:val="es-DO"/>
        </w:rPr>
      </w:pPr>
      <w:r w:rsidRPr="0021026A">
        <w:rPr>
          <w:lang w:val="es-DO"/>
        </w:rPr>
        <w:t xml:space="preserve">Estado actual </w:t>
      </w:r>
    </w:p>
    <w:p w14:paraId="4D90CD47" w14:textId="77777777" w:rsidR="0045294A" w:rsidRPr="0021026A" w:rsidRDefault="0045294A">
      <w:pPr>
        <w:pStyle w:val="Prrafodelista"/>
        <w:numPr>
          <w:ilvl w:val="0"/>
          <w:numId w:val="134"/>
        </w:numPr>
        <w:spacing w:line="480" w:lineRule="auto"/>
        <w:rPr>
          <w:lang w:val="es-DO"/>
        </w:rPr>
      </w:pPr>
      <w:r w:rsidRPr="0021026A">
        <w:rPr>
          <w:lang w:val="es-DO"/>
        </w:rPr>
        <w:t xml:space="preserve">Cantidad de versiones registradas </w:t>
      </w:r>
    </w:p>
    <w:p w14:paraId="471FFAC1" w14:textId="77777777" w:rsidR="0045294A" w:rsidRPr="0021026A" w:rsidRDefault="0045294A">
      <w:pPr>
        <w:pStyle w:val="Prrafodelista"/>
        <w:numPr>
          <w:ilvl w:val="0"/>
          <w:numId w:val="134"/>
        </w:numPr>
        <w:spacing w:line="480" w:lineRule="auto"/>
        <w:rPr>
          <w:lang w:val="es-DO"/>
        </w:rPr>
      </w:pPr>
      <w:r w:rsidRPr="0021026A">
        <w:rPr>
          <w:lang w:val="es-DO"/>
        </w:rPr>
        <w:t xml:space="preserve">Fecha de última actualización </w:t>
      </w:r>
    </w:p>
    <w:p w14:paraId="25018C0F" w14:textId="6AB45415" w:rsidR="0045294A" w:rsidRDefault="0021026A" w:rsidP="0021026A">
      <w:pPr>
        <w:rPr>
          <w:lang w:val="es-DO"/>
        </w:rPr>
      </w:pPr>
      <w:r w:rsidRPr="0045294A">
        <w:rPr>
          <w:lang w:val="es-DO"/>
        </w:rPr>
        <w:t>Además,</w:t>
      </w:r>
      <w:r w:rsidR="0045294A" w:rsidRPr="0045294A">
        <w:rPr>
          <w:lang w:val="es-DO"/>
        </w:rPr>
        <w:t xml:space="preserve"> existe un botón para editar la información general cuando el usuario tiene permisos.</w:t>
      </w:r>
    </w:p>
    <w:p w14:paraId="6CE71FC1" w14:textId="5090A829" w:rsidR="007C147B" w:rsidRDefault="007C147B" w:rsidP="007C147B">
      <w:pPr>
        <w:ind w:firstLine="0"/>
        <w:rPr>
          <w:lang w:val="es-DO"/>
        </w:rPr>
      </w:pPr>
      <w:r w:rsidRPr="007C147B">
        <w:rPr>
          <w:noProof/>
          <w:lang w:val="es-DO" w:eastAsia="es-DO"/>
        </w:rPr>
        <w:lastRenderedPageBreak/>
        <w:drawing>
          <wp:inline distT="0" distB="0" distL="0" distR="0" wp14:anchorId="58900F6D" wp14:editId="3DC29246">
            <wp:extent cx="5957570" cy="3488055"/>
            <wp:effectExtent l="0" t="0" r="5080" b="0"/>
            <wp:docPr id="70938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4437" name=""/>
                    <pic:cNvPicPr/>
                  </pic:nvPicPr>
                  <pic:blipFill>
                    <a:blip r:embed="rId48"/>
                    <a:stretch>
                      <a:fillRect/>
                    </a:stretch>
                  </pic:blipFill>
                  <pic:spPr>
                    <a:xfrm>
                      <a:off x="0" y="0"/>
                      <a:ext cx="5957570" cy="3488055"/>
                    </a:xfrm>
                    <a:prstGeom prst="rect">
                      <a:avLst/>
                    </a:prstGeom>
                  </pic:spPr>
                </pic:pic>
              </a:graphicData>
            </a:graphic>
          </wp:inline>
        </w:drawing>
      </w:r>
    </w:p>
    <w:p w14:paraId="7B3583CC" w14:textId="66F1C0A2" w:rsidR="007C147B" w:rsidRPr="007C147B" w:rsidRDefault="007C147B" w:rsidP="007C147B">
      <w:pPr>
        <w:ind w:firstLine="0"/>
        <w:jc w:val="center"/>
        <w:rPr>
          <w:i/>
          <w:iCs/>
          <w:lang w:val="es-DO"/>
        </w:rPr>
      </w:pPr>
      <w:r w:rsidRPr="007C147B">
        <w:rPr>
          <w:i/>
          <w:iCs/>
          <w:lang w:val="es-DO"/>
        </w:rPr>
        <w:t>Figura 28. Detalle de Evidencia.</w:t>
      </w:r>
    </w:p>
    <w:p w14:paraId="4766D7EB" w14:textId="77777777" w:rsidR="0045294A" w:rsidRPr="0045294A" w:rsidRDefault="0045294A">
      <w:pPr>
        <w:pStyle w:val="Ttulo4"/>
        <w:numPr>
          <w:ilvl w:val="0"/>
          <w:numId w:val="135"/>
        </w:numPr>
        <w:rPr>
          <w:lang w:val="es-DO"/>
        </w:rPr>
      </w:pPr>
      <w:r w:rsidRPr="0045294A">
        <w:rPr>
          <w:lang w:val="es-DO"/>
        </w:rPr>
        <w:t>Historial de versiones</w:t>
      </w:r>
    </w:p>
    <w:p w14:paraId="4F761C40" w14:textId="77777777" w:rsidR="0045294A" w:rsidRPr="0045294A" w:rsidRDefault="0045294A" w:rsidP="0021026A">
      <w:pPr>
        <w:rPr>
          <w:lang w:val="es-DO"/>
        </w:rPr>
      </w:pPr>
      <w:r w:rsidRPr="0045294A">
        <w:rPr>
          <w:lang w:val="es-DO"/>
        </w:rPr>
        <w:t>Cada evidencia conserva un historial completo de todas sus versiones.</w:t>
      </w:r>
    </w:p>
    <w:p w14:paraId="0126A0D7" w14:textId="77777777" w:rsidR="0045294A" w:rsidRPr="0045294A" w:rsidRDefault="0045294A" w:rsidP="0021026A">
      <w:pPr>
        <w:rPr>
          <w:lang w:val="es-DO"/>
        </w:rPr>
      </w:pPr>
      <w:r w:rsidRPr="0045294A">
        <w:rPr>
          <w:lang w:val="es-DO"/>
        </w:rPr>
        <w:t>Para cada versión se muestra:</w:t>
      </w:r>
    </w:p>
    <w:p w14:paraId="41F50690" w14:textId="77777777" w:rsidR="0045294A" w:rsidRPr="0021026A" w:rsidRDefault="0045294A">
      <w:pPr>
        <w:pStyle w:val="Prrafodelista"/>
        <w:numPr>
          <w:ilvl w:val="0"/>
          <w:numId w:val="136"/>
        </w:numPr>
        <w:spacing w:line="480" w:lineRule="auto"/>
        <w:rPr>
          <w:lang w:val="es-DO"/>
        </w:rPr>
      </w:pPr>
      <w:r w:rsidRPr="0021026A">
        <w:rPr>
          <w:lang w:val="es-DO"/>
        </w:rPr>
        <w:t xml:space="preserve">número de versión </w:t>
      </w:r>
    </w:p>
    <w:p w14:paraId="70098D77" w14:textId="77777777" w:rsidR="0045294A" w:rsidRPr="0021026A" w:rsidRDefault="0045294A">
      <w:pPr>
        <w:pStyle w:val="Prrafodelista"/>
        <w:numPr>
          <w:ilvl w:val="0"/>
          <w:numId w:val="136"/>
        </w:numPr>
        <w:spacing w:line="480" w:lineRule="auto"/>
        <w:rPr>
          <w:lang w:val="es-DO"/>
        </w:rPr>
      </w:pPr>
      <w:r w:rsidRPr="0021026A">
        <w:rPr>
          <w:lang w:val="es-DO"/>
        </w:rPr>
        <w:t xml:space="preserve">fecha y hora de creación </w:t>
      </w:r>
    </w:p>
    <w:p w14:paraId="3984FAA7" w14:textId="77777777" w:rsidR="0045294A" w:rsidRPr="0021026A" w:rsidRDefault="0045294A">
      <w:pPr>
        <w:pStyle w:val="Prrafodelista"/>
        <w:numPr>
          <w:ilvl w:val="0"/>
          <w:numId w:val="136"/>
        </w:numPr>
        <w:spacing w:line="480" w:lineRule="auto"/>
        <w:rPr>
          <w:lang w:val="es-DO"/>
        </w:rPr>
      </w:pPr>
      <w:r w:rsidRPr="0021026A">
        <w:rPr>
          <w:lang w:val="es-DO"/>
        </w:rPr>
        <w:t xml:space="preserve">descripción o comentario realizado por el usuario al subirla </w:t>
      </w:r>
    </w:p>
    <w:p w14:paraId="3D90AC37" w14:textId="77777777" w:rsidR="0045294A" w:rsidRPr="0021026A" w:rsidRDefault="0045294A">
      <w:pPr>
        <w:pStyle w:val="Prrafodelista"/>
        <w:numPr>
          <w:ilvl w:val="0"/>
          <w:numId w:val="136"/>
        </w:numPr>
        <w:spacing w:line="480" w:lineRule="auto"/>
        <w:rPr>
          <w:lang w:val="es-DO"/>
        </w:rPr>
      </w:pPr>
      <w:r w:rsidRPr="0021026A">
        <w:rPr>
          <w:lang w:val="es-DO"/>
        </w:rPr>
        <w:t xml:space="preserve">archivo asociado </w:t>
      </w:r>
    </w:p>
    <w:p w14:paraId="722B81C2" w14:textId="77777777" w:rsidR="0045294A" w:rsidRPr="0021026A" w:rsidRDefault="0045294A">
      <w:pPr>
        <w:pStyle w:val="Prrafodelista"/>
        <w:numPr>
          <w:ilvl w:val="0"/>
          <w:numId w:val="136"/>
        </w:numPr>
        <w:spacing w:line="480" w:lineRule="auto"/>
        <w:rPr>
          <w:lang w:val="es-DO"/>
        </w:rPr>
      </w:pPr>
      <w:r w:rsidRPr="0021026A">
        <w:rPr>
          <w:lang w:val="es-DO"/>
        </w:rPr>
        <w:t xml:space="preserve">observaciones realizadas por el evaluador </w:t>
      </w:r>
    </w:p>
    <w:p w14:paraId="0A1DF022" w14:textId="77777777" w:rsidR="0045294A" w:rsidRPr="0021026A" w:rsidRDefault="0045294A">
      <w:pPr>
        <w:pStyle w:val="Prrafodelista"/>
        <w:numPr>
          <w:ilvl w:val="0"/>
          <w:numId w:val="136"/>
        </w:numPr>
        <w:spacing w:line="480" w:lineRule="auto"/>
        <w:rPr>
          <w:lang w:val="es-DO"/>
        </w:rPr>
      </w:pPr>
      <w:r w:rsidRPr="0021026A">
        <w:rPr>
          <w:lang w:val="es-DO"/>
        </w:rPr>
        <w:t xml:space="preserve">usuario que realizó la observación </w:t>
      </w:r>
    </w:p>
    <w:p w14:paraId="3991F72F" w14:textId="77777777" w:rsidR="0045294A" w:rsidRPr="0021026A" w:rsidRDefault="0045294A">
      <w:pPr>
        <w:pStyle w:val="Prrafodelista"/>
        <w:numPr>
          <w:ilvl w:val="0"/>
          <w:numId w:val="136"/>
        </w:numPr>
        <w:spacing w:line="480" w:lineRule="auto"/>
        <w:rPr>
          <w:lang w:val="es-DO"/>
        </w:rPr>
      </w:pPr>
      <w:r w:rsidRPr="0021026A">
        <w:rPr>
          <w:lang w:val="es-DO"/>
        </w:rPr>
        <w:t xml:space="preserve">fecha de la observación </w:t>
      </w:r>
    </w:p>
    <w:p w14:paraId="2FC48DB5" w14:textId="77777777" w:rsidR="0045294A" w:rsidRPr="0045294A" w:rsidRDefault="0045294A" w:rsidP="0021026A">
      <w:pPr>
        <w:rPr>
          <w:lang w:val="es-DO"/>
        </w:rPr>
      </w:pPr>
      <w:r w:rsidRPr="0045294A">
        <w:rPr>
          <w:lang w:val="es-DO"/>
        </w:rPr>
        <w:t xml:space="preserve">La versión más reciente aparece identificada como </w:t>
      </w:r>
      <w:r w:rsidRPr="0021026A">
        <w:rPr>
          <w:lang w:val="es-DO"/>
        </w:rPr>
        <w:t>Última</w:t>
      </w:r>
      <w:r w:rsidRPr="0045294A">
        <w:rPr>
          <w:lang w:val="es-DO"/>
        </w:rPr>
        <w:t>.</w:t>
      </w:r>
    </w:p>
    <w:p w14:paraId="36055A2C" w14:textId="0BFCD185" w:rsidR="0045294A" w:rsidRPr="0021026A" w:rsidRDefault="0045294A" w:rsidP="0021026A">
      <w:pPr>
        <w:rPr>
          <w:lang w:val="es-DO"/>
        </w:rPr>
      </w:pPr>
      <w:r w:rsidRPr="0045294A">
        <w:rPr>
          <w:lang w:val="es-DO"/>
        </w:rPr>
        <w:lastRenderedPageBreak/>
        <w:t>Este historial permite mantener trazabilidad completa de todos los cambios realizados durante el proceso de evaluación.</w:t>
      </w:r>
    </w:p>
    <w:p w14:paraId="066109E7" w14:textId="77777777" w:rsidR="0045294A" w:rsidRPr="0045294A" w:rsidRDefault="0045294A" w:rsidP="00694C10">
      <w:pPr>
        <w:pStyle w:val="Ttulo3"/>
        <w:rPr>
          <w:lang w:val="es-DO"/>
        </w:rPr>
      </w:pPr>
      <w:bookmarkStart w:id="132" w:name="_Toc237457109"/>
      <w:r w:rsidRPr="0045294A">
        <w:rPr>
          <w:lang w:val="es-DO"/>
        </w:rPr>
        <w:t>Gestión de nuevas versiones</w:t>
      </w:r>
      <w:bookmarkEnd w:id="132"/>
    </w:p>
    <w:p w14:paraId="53C59412" w14:textId="77777777" w:rsidR="0045294A" w:rsidRPr="00694C10" w:rsidRDefault="0045294A" w:rsidP="00694C10">
      <w:pPr>
        <w:rPr>
          <w:lang w:val="es-DO"/>
        </w:rPr>
      </w:pPr>
      <w:r w:rsidRPr="00694C10">
        <w:rPr>
          <w:lang w:val="es-DO"/>
        </w:rPr>
        <w:t>En el panel lateral el usuario puede subir una nueva versión de la evidencia.</w:t>
      </w:r>
    </w:p>
    <w:p w14:paraId="5DCE565F" w14:textId="77777777" w:rsidR="0045294A" w:rsidRPr="00694C10" w:rsidRDefault="0045294A" w:rsidP="00694C10">
      <w:pPr>
        <w:rPr>
          <w:lang w:val="es-DO"/>
        </w:rPr>
      </w:pPr>
      <w:r w:rsidRPr="00694C10">
        <w:rPr>
          <w:lang w:val="es-DO"/>
        </w:rPr>
        <w:t>Para ello dispone de:</w:t>
      </w:r>
    </w:p>
    <w:p w14:paraId="4FD46090" w14:textId="77777777" w:rsidR="0045294A" w:rsidRPr="00694C10" w:rsidRDefault="0045294A">
      <w:pPr>
        <w:pStyle w:val="Prrafodelista"/>
        <w:numPr>
          <w:ilvl w:val="0"/>
          <w:numId w:val="137"/>
        </w:numPr>
        <w:spacing w:line="480" w:lineRule="auto"/>
        <w:rPr>
          <w:lang w:val="es-DO"/>
        </w:rPr>
      </w:pPr>
      <w:r w:rsidRPr="00694C10">
        <w:rPr>
          <w:lang w:val="es-DO"/>
        </w:rPr>
        <w:t xml:space="preserve">selector de archivo </w:t>
      </w:r>
    </w:p>
    <w:p w14:paraId="21895D4A" w14:textId="77777777" w:rsidR="0045294A" w:rsidRPr="00694C10" w:rsidRDefault="0045294A">
      <w:pPr>
        <w:pStyle w:val="Prrafodelista"/>
        <w:numPr>
          <w:ilvl w:val="0"/>
          <w:numId w:val="137"/>
        </w:numPr>
        <w:spacing w:line="480" w:lineRule="auto"/>
        <w:rPr>
          <w:lang w:val="es-DO"/>
        </w:rPr>
      </w:pPr>
      <w:r w:rsidRPr="00694C10">
        <w:rPr>
          <w:lang w:val="es-DO"/>
        </w:rPr>
        <w:t xml:space="preserve">comentario descriptivo de los cambios realizados </w:t>
      </w:r>
    </w:p>
    <w:p w14:paraId="2DCCA5B8" w14:textId="77777777" w:rsidR="0045294A" w:rsidRPr="00694C10" w:rsidRDefault="0045294A">
      <w:pPr>
        <w:pStyle w:val="Prrafodelista"/>
        <w:numPr>
          <w:ilvl w:val="0"/>
          <w:numId w:val="137"/>
        </w:numPr>
        <w:spacing w:line="480" w:lineRule="auto"/>
        <w:rPr>
          <w:lang w:val="es-DO"/>
        </w:rPr>
      </w:pPr>
      <w:r w:rsidRPr="00694C10">
        <w:rPr>
          <w:lang w:val="es-DO"/>
        </w:rPr>
        <w:t xml:space="preserve">botón Subir versión </w:t>
      </w:r>
    </w:p>
    <w:p w14:paraId="1B468353" w14:textId="3CCA16FD" w:rsidR="0045294A" w:rsidRPr="00694C10" w:rsidRDefault="0045294A" w:rsidP="00694C10">
      <w:pPr>
        <w:rPr>
          <w:lang w:val="es-DO"/>
        </w:rPr>
      </w:pPr>
      <w:r w:rsidRPr="00694C10">
        <w:rPr>
          <w:lang w:val="es-DO"/>
        </w:rPr>
        <w:t>Al registrar una nueva versión el sistema conserva las anteriores, evitando la pérdida de información.</w:t>
      </w:r>
    </w:p>
    <w:p w14:paraId="7B28BE12" w14:textId="77777777" w:rsidR="0045294A" w:rsidRPr="0045294A" w:rsidRDefault="0045294A" w:rsidP="00694C10">
      <w:pPr>
        <w:pStyle w:val="Ttulo4"/>
        <w:rPr>
          <w:lang w:val="es-DO"/>
        </w:rPr>
      </w:pPr>
      <w:r w:rsidRPr="0045294A">
        <w:rPr>
          <w:lang w:val="es-DO"/>
        </w:rPr>
        <w:t>Revisión de evidencias</w:t>
      </w:r>
    </w:p>
    <w:p w14:paraId="6510BE36" w14:textId="77777777" w:rsidR="0045294A" w:rsidRPr="0045294A" w:rsidRDefault="0045294A" w:rsidP="00694C10">
      <w:pPr>
        <w:rPr>
          <w:lang w:val="es-DO"/>
        </w:rPr>
      </w:pPr>
      <w:r w:rsidRPr="0045294A">
        <w:rPr>
          <w:lang w:val="es-DO"/>
        </w:rPr>
        <w:t>En el panel lateral también existe un apartado destinado al proceso de evaluación.</w:t>
      </w:r>
    </w:p>
    <w:p w14:paraId="4E5DF941" w14:textId="77777777" w:rsidR="0045294A" w:rsidRPr="0045294A" w:rsidRDefault="0045294A" w:rsidP="00694C10">
      <w:pPr>
        <w:rPr>
          <w:lang w:val="es-DO"/>
        </w:rPr>
      </w:pPr>
      <w:r w:rsidRPr="0045294A">
        <w:rPr>
          <w:lang w:val="es-DO"/>
        </w:rPr>
        <w:t>Dependiendo del rol del usuario (por ejemplo, Revisor Institucional o Evaluador Externo), pueden realizarse acciones como:</w:t>
      </w:r>
    </w:p>
    <w:p w14:paraId="06301213" w14:textId="77777777" w:rsidR="0045294A" w:rsidRPr="00694C10" w:rsidRDefault="0045294A">
      <w:pPr>
        <w:pStyle w:val="Prrafodelista"/>
        <w:numPr>
          <w:ilvl w:val="0"/>
          <w:numId w:val="138"/>
        </w:numPr>
        <w:spacing w:line="480" w:lineRule="auto"/>
        <w:rPr>
          <w:lang w:val="es-DO"/>
        </w:rPr>
      </w:pPr>
      <w:r w:rsidRPr="00694C10">
        <w:rPr>
          <w:lang w:val="es-DO"/>
        </w:rPr>
        <w:t xml:space="preserve">aprobar la evidencia; </w:t>
      </w:r>
    </w:p>
    <w:p w14:paraId="7D32261C" w14:textId="77777777" w:rsidR="0045294A" w:rsidRPr="00694C10" w:rsidRDefault="0045294A">
      <w:pPr>
        <w:pStyle w:val="Prrafodelista"/>
        <w:numPr>
          <w:ilvl w:val="0"/>
          <w:numId w:val="138"/>
        </w:numPr>
        <w:spacing w:line="480" w:lineRule="auto"/>
        <w:rPr>
          <w:lang w:val="es-DO"/>
        </w:rPr>
      </w:pPr>
      <w:r w:rsidRPr="00694C10">
        <w:rPr>
          <w:lang w:val="es-DO"/>
        </w:rPr>
        <w:t xml:space="preserve">marcarla como observada; </w:t>
      </w:r>
    </w:p>
    <w:p w14:paraId="07ECFDC1" w14:textId="77777777" w:rsidR="0045294A" w:rsidRPr="00694C10" w:rsidRDefault="0045294A">
      <w:pPr>
        <w:pStyle w:val="Prrafodelista"/>
        <w:numPr>
          <w:ilvl w:val="0"/>
          <w:numId w:val="138"/>
        </w:numPr>
        <w:spacing w:line="480" w:lineRule="auto"/>
        <w:rPr>
          <w:lang w:val="es-DO"/>
        </w:rPr>
      </w:pPr>
      <w:r w:rsidRPr="00694C10">
        <w:rPr>
          <w:lang w:val="es-DO"/>
        </w:rPr>
        <w:t xml:space="preserve">registrar observaciones o comentarios de revisión; </w:t>
      </w:r>
    </w:p>
    <w:p w14:paraId="29CF9913" w14:textId="77777777" w:rsidR="0045294A" w:rsidRPr="00694C10" w:rsidRDefault="0045294A">
      <w:pPr>
        <w:pStyle w:val="Prrafodelista"/>
        <w:numPr>
          <w:ilvl w:val="0"/>
          <w:numId w:val="138"/>
        </w:numPr>
        <w:spacing w:line="480" w:lineRule="auto"/>
        <w:rPr>
          <w:lang w:val="es-DO"/>
        </w:rPr>
      </w:pPr>
      <w:r w:rsidRPr="00694C10">
        <w:rPr>
          <w:lang w:val="es-DO"/>
        </w:rPr>
        <w:t xml:space="preserve">actualizar el estado de la evidencia. </w:t>
      </w:r>
    </w:p>
    <w:p w14:paraId="6FE8F0F2" w14:textId="567076AA" w:rsidR="006D4FE9" w:rsidRDefault="0045294A" w:rsidP="006D4FE9">
      <w:pPr>
        <w:rPr>
          <w:lang w:val="es-DO"/>
        </w:rPr>
      </w:pPr>
      <w:r w:rsidRPr="0045294A">
        <w:rPr>
          <w:lang w:val="es-DO"/>
        </w:rPr>
        <w:t>Las observaciones quedan registradas junto a la versión correspondiente para mantener el historial del proceso de evaluación.</w:t>
      </w:r>
    </w:p>
    <w:p w14:paraId="1798CE96" w14:textId="77777777" w:rsidR="006D4FE9" w:rsidRDefault="006D4FE9" w:rsidP="006D4FE9">
      <w:pPr>
        <w:rPr>
          <w:lang w:val="es-DO"/>
        </w:rPr>
      </w:pPr>
    </w:p>
    <w:p w14:paraId="47FACB28" w14:textId="3E9EDF4A" w:rsidR="0045294A" w:rsidRPr="0045294A" w:rsidRDefault="0045294A" w:rsidP="00694C10">
      <w:pPr>
        <w:pStyle w:val="Ttulo4"/>
        <w:rPr>
          <w:lang w:val="es-DO"/>
        </w:rPr>
      </w:pPr>
      <w:r w:rsidRPr="0045294A">
        <w:rPr>
          <w:lang w:val="es-DO"/>
        </w:rPr>
        <w:lastRenderedPageBreak/>
        <w:t>Flujo funcional</w:t>
      </w:r>
    </w:p>
    <w:p w14:paraId="7B50A827" w14:textId="77777777" w:rsidR="0045294A" w:rsidRPr="0045294A" w:rsidRDefault="0045294A" w:rsidP="006D4FE9">
      <w:pPr>
        <w:spacing w:after="0"/>
        <w:rPr>
          <w:lang w:val="es-DO"/>
        </w:rPr>
      </w:pPr>
      <w:r w:rsidRPr="0045294A">
        <w:rPr>
          <w:lang w:val="es-DO"/>
        </w:rPr>
        <w:t>El proceso completo de una evidencia sigue el siguiente flujo:</w:t>
      </w:r>
    </w:p>
    <w:p w14:paraId="604FE337" w14:textId="77777777" w:rsidR="0045294A" w:rsidRPr="00101E40" w:rsidRDefault="0045294A">
      <w:pPr>
        <w:pStyle w:val="Prrafodelista"/>
        <w:numPr>
          <w:ilvl w:val="0"/>
          <w:numId w:val="181"/>
        </w:numPr>
        <w:spacing w:line="480" w:lineRule="auto"/>
      </w:pPr>
      <w:r w:rsidRPr="00101E40">
        <w:t xml:space="preserve">El administrador crea una asignación entre un departamento y uno o varios indicadores. </w:t>
      </w:r>
    </w:p>
    <w:p w14:paraId="73CCA957" w14:textId="77777777" w:rsidR="0045294A" w:rsidRPr="00101E40" w:rsidRDefault="0045294A">
      <w:pPr>
        <w:pStyle w:val="Prrafodelista"/>
        <w:numPr>
          <w:ilvl w:val="0"/>
          <w:numId w:val="181"/>
        </w:numPr>
        <w:spacing w:line="480" w:lineRule="auto"/>
      </w:pPr>
      <w:r w:rsidRPr="00101E40">
        <w:t xml:space="preserve">El departamento visualiza las evidencias pendientes. </w:t>
      </w:r>
    </w:p>
    <w:p w14:paraId="0D89722F" w14:textId="77777777" w:rsidR="0045294A" w:rsidRPr="00101E40" w:rsidRDefault="0045294A">
      <w:pPr>
        <w:pStyle w:val="Prrafodelista"/>
        <w:numPr>
          <w:ilvl w:val="0"/>
          <w:numId w:val="181"/>
        </w:numPr>
        <w:spacing w:line="480" w:lineRule="auto"/>
      </w:pPr>
      <w:r w:rsidRPr="00101E40">
        <w:t xml:space="preserve">Se carga la primera versión del archivo. </w:t>
      </w:r>
    </w:p>
    <w:p w14:paraId="6CEE270D" w14:textId="77777777" w:rsidR="0045294A" w:rsidRPr="00101E40" w:rsidRDefault="0045294A">
      <w:pPr>
        <w:pStyle w:val="Prrafodelista"/>
        <w:numPr>
          <w:ilvl w:val="0"/>
          <w:numId w:val="181"/>
        </w:numPr>
        <w:spacing w:line="480" w:lineRule="auto"/>
      </w:pPr>
      <w:r w:rsidRPr="00101E40">
        <w:t xml:space="preserve">El revisor evalúa la evidencia. </w:t>
      </w:r>
    </w:p>
    <w:p w14:paraId="075CFD7C" w14:textId="77777777" w:rsidR="0045294A" w:rsidRPr="00101E40" w:rsidRDefault="0045294A">
      <w:pPr>
        <w:pStyle w:val="Prrafodelista"/>
        <w:numPr>
          <w:ilvl w:val="0"/>
          <w:numId w:val="181"/>
        </w:numPr>
        <w:spacing w:line="480" w:lineRule="auto"/>
      </w:pPr>
      <w:r w:rsidRPr="00101E40">
        <w:t xml:space="preserve">Si existen observaciones, el departamento carga una nueva versión. </w:t>
      </w:r>
    </w:p>
    <w:p w14:paraId="157536EC" w14:textId="77777777" w:rsidR="0045294A" w:rsidRPr="00101E40" w:rsidRDefault="0045294A">
      <w:pPr>
        <w:pStyle w:val="Prrafodelista"/>
        <w:numPr>
          <w:ilvl w:val="0"/>
          <w:numId w:val="181"/>
        </w:numPr>
        <w:spacing w:line="480" w:lineRule="auto"/>
      </w:pPr>
      <w:r w:rsidRPr="00101E40">
        <w:t xml:space="preserve">El sistema conserva todas las versiones anteriores. </w:t>
      </w:r>
    </w:p>
    <w:p w14:paraId="4CC8AA0A" w14:textId="77777777" w:rsidR="0045294A" w:rsidRPr="00101E40" w:rsidRDefault="0045294A" w:rsidP="006D4FE9">
      <w:pPr>
        <w:pStyle w:val="Prrafodelista"/>
        <w:numPr>
          <w:ilvl w:val="0"/>
          <w:numId w:val="181"/>
        </w:numPr>
        <w:spacing w:after="0" w:line="480" w:lineRule="auto"/>
      </w:pPr>
      <w:r w:rsidRPr="00101E40">
        <w:t>El proceso continúa hasta que la evidencia es aprobada.</w:t>
      </w:r>
    </w:p>
    <w:p w14:paraId="15A8DA17" w14:textId="77777777" w:rsidR="0045294A" w:rsidRPr="0045294A" w:rsidRDefault="0045294A" w:rsidP="007C147B">
      <w:pPr>
        <w:pStyle w:val="Ttulo3"/>
        <w:rPr>
          <w:lang w:val="es-DO"/>
        </w:rPr>
      </w:pPr>
      <w:bookmarkStart w:id="133" w:name="_Toc237457110"/>
      <w:r w:rsidRPr="0045294A">
        <w:rPr>
          <w:lang w:val="es-DO"/>
        </w:rPr>
        <w:t>Gestión de Notificaciones</w:t>
      </w:r>
      <w:bookmarkEnd w:id="133"/>
    </w:p>
    <w:p w14:paraId="09C34E8B" w14:textId="77777777" w:rsidR="0045294A" w:rsidRDefault="0045294A" w:rsidP="007C147B">
      <w:pPr>
        <w:rPr>
          <w:lang w:val="es-DO"/>
        </w:rPr>
      </w:pPr>
      <w:r w:rsidRPr="007C147B">
        <w:rPr>
          <w:lang w:val="es-DO"/>
        </w:rPr>
        <w:t>El módulo de Notificaciones permite a cada usuario consultar los avisos generados por el sistema durante el proceso de gestión y evaluación de evidencias. Desde esta pantalla es posible visualizar todas las notificaciones recibidas, identificar cuáles aún no han sido leídas y marcarlas como leídas de forma individual o masiva.</w:t>
      </w:r>
    </w:p>
    <w:p w14:paraId="514950DE" w14:textId="630B4706" w:rsidR="007C147B" w:rsidRDefault="007C147B" w:rsidP="007C147B">
      <w:pPr>
        <w:ind w:firstLine="0"/>
        <w:rPr>
          <w:lang w:val="es-DO"/>
        </w:rPr>
      </w:pPr>
      <w:r w:rsidRPr="007C147B">
        <w:rPr>
          <w:noProof/>
          <w:lang w:val="es-DO" w:eastAsia="es-DO"/>
        </w:rPr>
        <w:lastRenderedPageBreak/>
        <w:drawing>
          <wp:inline distT="0" distB="0" distL="0" distR="0" wp14:anchorId="42B09C7A" wp14:editId="685D39D5">
            <wp:extent cx="5957570" cy="3481705"/>
            <wp:effectExtent l="0" t="0" r="5080" b="4445"/>
            <wp:docPr id="1774203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227" name=""/>
                    <pic:cNvPicPr/>
                  </pic:nvPicPr>
                  <pic:blipFill>
                    <a:blip r:embed="rId49"/>
                    <a:stretch>
                      <a:fillRect/>
                    </a:stretch>
                  </pic:blipFill>
                  <pic:spPr>
                    <a:xfrm>
                      <a:off x="0" y="0"/>
                      <a:ext cx="5957570" cy="3481705"/>
                    </a:xfrm>
                    <a:prstGeom prst="rect">
                      <a:avLst/>
                    </a:prstGeom>
                  </pic:spPr>
                </pic:pic>
              </a:graphicData>
            </a:graphic>
          </wp:inline>
        </w:drawing>
      </w:r>
    </w:p>
    <w:p w14:paraId="6E1962C4" w14:textId="66A647C4" w:rsidR="007C147B" w:rsidRPr="007C147B" w:rsidRDefault="007C147B" w:rsidP="007C147B">
      <w:pPr>
        <w:ind w:firstLine="0"/>
        <w:jc w:val="center"/>
        <w:rPr>
          <w:i/>
          <w:iCs/>
          <w:lang w:val="es-DO"/>
        </w:rPr>
      </w:pPr>
      <w:r w:rsidRPr="007C147B">
        <w:rPr>
          <w:i/>
          <w:iCs/>
          <w:lang w:val="es-DO"/>
        </w:rPr>
        <w:t>Figura 29. Vista de notificaciones.</w:t>
      </w:r>
    </w:p>
    <w:p w14:paraId="24A8E817" w14:textId="77777777" w:rsidR="0045294A" w:rsidRPr="0045294A" w:rsidRDefault="0045294A" w:rsidP="007C147B">
      <w:pPr>
        <w:pStyle w:val="Ttulo4"/>
        <w:rPr>
          <w:lang w:val="es-DO"/>
        </w:rPr>
      </w:pPr>
      <w:r w:rsidRPr="0045294A">
        <w:rPr>
          <w:lang w:val="es-DO"/>
        </w:rPr>
        <w:t>Funcionalidades principales</w:t>
      </w:r>
    </w:p>
    <w:p w14:paraId="7EDC79AB" w14:textId="77777777" w:rsidR="0045294A" w:rsidRPr="0045294A" w:rsidRDefault="0045294A">
      <w:pPr>
        <w:pStyle w:val="Ttulo4"/>
        <w:numPr>
          <w:ilvl w:val="0"/>
          <w:numId w:val="139"/>
        </w:numPr>
        <w:rPr>
          <w:lang w:val="es-DO"/>
        </w:rPr>
      </w:pPr>
      <w:r w:rsidRPr="0045294A">
        <w:rPr>
          <w:lang w:val="es-DO"/>
        </w:rPr>
        <w:t>Listado de notificaciones</w:t>
      </w:r>
    </w:p>
    <w:p w14:paraId="585D64D6" w14:textId="6766A63D" w:rsidR="0045294A" w:rsidRPr="0045294A" w:rsidRDefault="0045294A" w:rsidP="007C147B">
      <w:pPr>
        <w:rPr>
          <w:lang w:val="es-DO"/>
        </w:rPr>
      </w:pPr>
      <w:r w:rsidRPr="0045294A">
        <w:rPr>
          <w:lang w:val="es-DO"/>
        </w:rPr>
        <w:t>La pantalla muestra un listado cronológico con todas las notificaciones asociadas al usuario autenticado.</w:t>
      </w:r>
      <w:r w:rsidR="007C147B">
        <w:rPr>
          <w:lang w:val="es-DO"/>
        </w:rPr>
        <w:t xml:space="preserve"> </w:t>
      </w:r>
      <w:r w:rsidRPr="0045294A">
        <w:rPr>
          <w:lang w:val="es-DO"/>
        </w:rPr>
        <w:t>Cada notificación presenta la siguiente información:</w:t>
      </w:r>
    </w:p>
    <w:p w14:paraId="11F248E0" w14:textId="77777777" w:rsidR="0045294A" w:rsidRPr="007C147B" w:rsidRDefault="0045294A">
      <w:pPr>
        <w:pStyle w:val="Prrafodelista"/>
        <w:numPr>
          <w:ilvl w:val="0"/>
          <w:numId w:val="140"/>
        </w:numPr>
        <w:spacing w:line="480" w:lineRule="auto"/>
        <w:rPr>
          <w:lang w:val="es-DO"/>
        </w:rPr>
      </w:pPr>
      <w:r w:rsidRPr="007C147B">
        <w:rPr>
          <w:lang w:val="es-DO"/>
        </w:rPr>
        <w:t xml:space="preserve">Título. </w:t>
      </w:r>
    </w:p>
    <w:p w14:paraId="16E278C4" w14:textId="77777777" w:rsidR="0045294A" w:rsidRPr="007C147B" w:rsidRDefault="0045294A">
      <w:pPr>
        <w:pStyle w:val="Prrafodelista"/>
        <w:numPr>
          <w:ilvl w:val="0"/>
          <w:numId w:val="140"/>
        </w:numPr>
        <w:spacing w:line="480" w:lineRule="auto"/>
        <w:rPr>
          <w:lang w:val="es-DO"/>
        </w:rPr>
      </w:pPr>
      <w:r w:rsidRPr="007C147B">
        <w:rPr>
          <w:lang w:val="es-DO"/>
        </w:rPr>
        <w:t xml:space="preserve">Mensaje descriptivo. </w:t>
      </w:r>
    </w:p>
    <w:p w14:paraId="093FC44F" w14:textId="77777777" w:rsidR="0045294A" w:rsidRPr="007C147B" w:rsidRDefault="0045294A">
      <w:pPr>
        <w:pStyle w:val="Prrafodelista"/>
        <w:numPr>
          <w:ilvl w:val="0"/>
          <w:numId w:val="140"/>
        </w:numPr>
        <w:spacing w:line="480" w:lineRule="auto"/>
        <w:rPr>
          <w:lang w:val="es-DO"/>
        </w:rPr>
      </w:pPr>
      <w:r w:rsidRPr="007C147B">
        <w:rPr>
          <w:lang w:val="es-DO"/>
        </w:rPr>
        <w:t xml:space="preserve">Fecha y hora de creación. </w:t>
      </w:r>
    </w:p>
    <w:p w14:paraId="6E5ABAA7" w14:textId="77777777" w:rsidR="0045294A" w:rsidRPr="007C147B" w:rsidRDefault="0045294A">
      <w:pPr>
        <w:pStyle w:val="Prrafodelista"/>
        <w:numPr>
          <w:ilvl w:val="0"/>
          <w:numId w:val="140"/>
        </w:numPr>
        <w:spacing w:line="480" w:lineRule="auto"/>
        <w:rPr>
          <w:lang w:val="es-DO"/>
        </w:rPr>
      </w:pPr>
      <w:r w:rsidRPr="007C147B">
        <w:rPr>
          <w:lang w:val="es-DO"/>
        </w:rPr>
        <w:t xml:space="preserve">Estado de lectura. </w:t>
      </w:r>
    </w:p>
    <w:p w14:paraId="7F20A66B" w14:textId="141C223E" w:rsidR="0045294A" w:rsidRPr="007C147B" w:rsidRDefault="0045294A" w:rsidP="007C147B">
      <w:pPr>
        <w:rPr>
          <w:lang w:val="es-DO"/>
        </w:rPr>
      </w:pPr>
      <w:r w:rsidRPr="0045294A">
        <w:rPr>
          <w:lang w:val="es-DO"/>
        </w:rPr>
        <w:t>Las notificaciones no leídas se diferencian visualmente mediante un indicador, facilitando su identificación.</w:t>
      </w:r>
    </w:p>
    <w:p w14:paraId="229D40D2" w14:textId="77777777" w:rsidR="0045294A" w:rsidRPr="0045294A" w:rsidRDefault="0045294A">
      <w:pPr>
        <w:pStyle w:val="Ttulo4"/>
        <w:numPr>
          <w:ilvl w:val="0"/>
          <w:numId w:val="141"/>
        </w:numPr>
        <w:rPr>
          <w:lang w:val="es-DO"/>
        </w:rPr>
      </w:pPr>
      <w:r w:rsidRPr="0045294A">
        <w:rPr>
          <w:lang w:val="es-DO"/>
        </w:rPr>
        <w:lastRenderedPageBreak/>
        <w:t>Resumen de notificaciones</w:t>
      </w:r>
    </w:p>
    <w:p w14:paraId="05CC8C23" w14:textId="77777777" w:rsidR="0045294A" w:rsidRPr="0045294A" w:rsidRDefault="0045294A" w:rsidP="007C147B">
      <w:pPr>
        <w:spacing w:after="0"/>
        <w:rPr>
          <w:lang w:val="es-DO"/>
        </w:rPr>
      </w:pPr>
      <w:r w:rsidRPr="0045294A">
        <w:rPr>
          <w:lang w:val="es-DO"/>
        </w:rPr>
        <w:t>En la parte superior de la página se muestra un resumen con información general, incluyendo:</w:t>
      </w:r>
    </w:p>
    <w:p w14:paraId="1328D802" w14:textId="77777777" w:rsidR="0045294A" w:rsidRPr="007C147B" w:rsidRDefault="0045294A">
      <w:pPr>
        <w:pStyle w:val="Prrafodelista"/>
        <w:numPr>
          <w:ilvl w:val="0"/>
          <w:numId w:val="142"/>
        </w:numPr>
        <w:spacing w:line="480" w:lineRule="auto"/>
        <w:rPr>
          <w:lang w:val="es-DO"/>
        </w:rPr>
      </w:pPr>
      <w:r w:rsidRPr="007C147B">
        <w:rPr>
          <w:lang w:val="es-DO"/>
        </w:rPr>
        <w:t xml:space="preserve">Cantidad de notificaciones pendientes de lectura. </w:t>
      </w:r>
    </w:p>
    <w:p w14:paraId="20F38E88" w14:textId="77777777" w:rsidR="0045294A" w:rsidRPr="007C147B" w:rsidRDefault="0045294A">
      <w:pPr>
        <w:pStyle w:val="Prrafodelista"/>
        <w:numPr>
          <w:ilvl w:val="0"/>
          <w:numId w:val="142"/>
        </w:numPr>
        <w:spacing w:line="480" w:lineRule="auto"/>
        <w:rPr>
          <w:lang w:val="es-DO"/>
        </w:rPr>
      </w:pPr>
      <w:proofErr w:type="gramStart"/>
      <w:r w:rsidRPr="007C147B">
        <w:rPr>
          <w:lang w:val="es-DO"/>
        </w:rPr>
        <w:t>Total</w:t>
      </w:r>
      <w:proofErr w:type="gramEnd"/>
      <w:r w:rsidRPr="007C147B">
        <w:rPr>
          <w:lang w:val="es-DO"/>
        </w:rPr>
        <w:t xml:space="preserve"> de notificaciones registradas para el usuario. </w:t>
      </w:r>
    </w:p>
    <w:p w14:paraId="057F9520" w14:textId="6554A98F" w:rsidR="0045294A" w:rsidRPr="007C147B" w:rsidRDefault="0045294A" w:rsidP="007C147B">
      <w:pPr>
        <w:rPr>
          <w:lang w:val="es-DO"/>
        </w:rPr>
      </w:pPr>
      <w:r w:rsidRPr="0045294A">
        <w:rPr>
          <w:lang w:val="es-DO"/>
        </w:rPr>
        <w:t>Este resumen permite conocer rápidamente si existen eventos que requieren atención.</w:t>
      </w:r>
    </w:p>
    <w:p w14:paraId="0A88910B" w14:textId="77777777" w:rsidR="0045294A" w:rsidRPr="0045294A" w:rsidRDefault="0045294A">
      <w:pPr>
        <w:pStyle w:val="Ttulo4"/>
        <w:numPr>
          <w:ilvl w:val="0"/>
          <w:numId w:val="143"/>
        </w:numPr>
        <w:rPr>
          <w:lang w:val="es-DO"/>
        </w:rPr>
      </w:pPr>
      <w:r w:rsidRPr="0045294A">
        <w:rPr>
          <w:lang w:val="es-DO"/>
        </w:rPr>
        <w:t>Marcar una notificación como leída</w:t>
      </w:r>
    </w:p>
    <w:p w14:paraId="3431111D" w14:textId="77777777" w:rsidR="0045294A" w:rsidRPr="0045294A" w:rsidRDefault="0045294A" w:rsidP="007C147B">
      <w:pPr>
        <w:rPr>
          <w:lang w:val="es-DO"/>
        </w:rPr>
      </w:pPr>
      <w:r w:rsidRPr="0045294A">
        <w:rPr>
          <w:lang w:val="es-DO"/>
        </w:rPr>
        <w:t>Al seleccionar una notificación pendiente, el sistema la marca automáticamente como leída.</w:t>
      </w:r>
    </w:p>
    <w:p w14:paraId="596A4F43" w14:textId="77777777" w:rsidR="0045294A" w:rsidRPr="0045294A" w:rsidRDefault="0045294A" w:rsidP="007C147B">
      <w:pPr>
        <w:rPr>
          <w:lang w:val="es-DO"/>
        </w:rPr>
      </w:pPr>
      <w:r w:rsidRPr="0045294A">
        <w:rPr>
          <w:lang w:val="es-DO"/>
        </w:rPr>
        <w:t>Una vez actualizada:</w:t>
      </w:r>
    </w:p>
    <w:p w14:paraId="5E6FB35A" w14:textId="77777777" w:rsidR="0045294A" w:rsidRPr="007C147B" w:rsidRDefault="0045294A">
      <w:pPr>
        <w:pStyle w:val="Prrafodelista"/>
        <w:numPr>
          <w:ilvl w:val="0"/>
          <w:numId w:val="144"/>
        </w:numPr>
        <w:spacing w:line="480" w:lineRule="auto"/>
        <w:rPr>
          <w:lang w:val="es-DO"/>
        </w:rPr>
      </w:pPr>
      <w:r w:rsidRPr="007C147B">
        <w:rPr>
          <w:lang w:val="es-DO"/>
        </w:rPr>
        <w:t xml:space="preserve">desaparece el indicador de pendiente; </w:t>
      </w:r>
    </w:p>
    <w:p w14:paraId="7E4060C1" w14:textId="77777777" w:rsidR="0045294A" w:rsidRPr="007C147B" w:rsidRDefault="0045294A">
      <w:pPr>
        <w:pStyle w:val="Prrafodelista"/>
        <w:numPr>
          <w:ilvl w:val="0"/>
          <w:numId w:val="144"/>
        </w:numPr>
        <w:spacing w:line="480" w:lineRule="auto"/>
        <w:rPr>
          <w:lang w:val="es-DO"/>
        </w:rPr>
      </w:pPr>
      <w:r w:rsidRPr="007C147B">
        <w:rPr>
          <w:lang w:val="es-DO"/>
        </w:rPr>
        <w:t xml:space="preserve">cambia el icono de estado; </w:t>
      </w:r>
    </w:p>
    <w:p w14:paraId="7776EBD0" w14:textId="37134B1D" w:rsidR="0045294A" w:rsidRPr="007C147B" w:rsidRDefault="0045294A">
      <w:pPr>
        <w:pStyle w:val="Prrafodelista"/>
        <w:numPr>
          <w:ilvl w:val="0"/>
          <w:numId w:val="144"/>
        </w:numPr>
        <w:spacing w:line="480" w:lineRule="auto"/>
        <w:rPr>
          <w:lang w:val="es-DO"/>
        </w:rPr>
      </w:pPr>
      <w:r w:rsidRPr="007C147B">
        <w:rPr>
          <w:lang w:val="es-DO"/>
        </w:rPr>
        <w:t xml:space="preserve">se actualiza el contador de notificaciones pendientes. </w:t>
      </w:r>
    </w:p>
    <w:p w14:paraId="28416FDE" w14:textId="77777777" w:rsidR="0045294A" w:rsidRPr="0045294A" w:rsidRDefault="0045294A">
      <w:pPr>
        <w:pStyle w:val="Ttulo4"/>
        <w:numPr>
          <w:ilvl w:val="0"/>
          <w:numId w:val="145"/>
        </w:numPr>
        <w:rPr>
          <w:lang w:val="es-DO"/>
        </w:rPr>
      </w:pPr>
      <w:r w:rsidRPr="0045294A">
        <w:rPr>
          <w:lang w:val="es-DO"/>
        </w:rPr>
        <w:t>Marcar todas como leídas</w:t>
      </w:r>
    </w:p>
    <w:p w14:paraId="2BA32EFD" w14:textId="07B665A6" w:rsidR="0045294A" w:rsidRPr="000335BE" w:rsidRDefault="0045294A" w:rsidP="000335BE">
      <w:pPr>
        <w:rPr>
          <w:lang w:val="es-DO"/>
        </w:rPr>
      </w:pPr>
      <w:r w:rsidRPr="000335BE">
        <w:rPr>
          <w:lang w:val="es-DO"/>
        </w:rPr>
        <w:t>Cuando existen notificaciones sin leer, se habilita el botón Marcar todas como leídas.</w:t>
      </w:r>
      <w:r w:rsidR="000335BE" w:rsidRPr="000335BE">
        <w:rPr>
          <w:lang w:val="es-DO"/>
        </w:rPr>
        <w:t xml:space="preserve"> </w:t>
      </w:r>
      <w:r w:rsidRPr="000335BE">
        <w:rPr>
          <w:lang w:val="es-DO"/>
        </w:rPr>
        <w:t>Esta opción permite actualizar el estado de todas las notificaciones del usuario mediante una única acción, evitando tener que abrirlas individualmente</w:t>
      </w:r>
      <w:r w:rsidR="000335BE" w:rsidRPr="000335BE">
        <w:rPr>
          <w:lang w:val="es-DO"/>
        </w:rPr>
        <w:t xml:space="preserve">. </w:t>
      </w:r>
      <w:r w:rsidRPr="000335BE">
        <w:rPr>
          <w:lang w:val="es-DO"/>
        </w:rPr>
        <w:t>Al completarse la operación, el sistema muestra un mensaje de confirmación.</w:t>
      </w:r>
    </w:p>
    <w:p w14:paraId="2E4E5CD4" w14:textId="77777777" w:rsidR="0045294A" w:rsidRPr="0045294A" w:rsidRDefault="0045294A" w:rsidP="000335BE">
      <w:pPr>
        <w:pStyle w:val="Ttulo4"/>
        <w:rPr>
          <w:lang w:val="es-DO"/>
        </w:rPr>
      </w:pPr>
      <w:r w:rsidRPr="0045294A">
        <w:rPr>
          <w:lang w:val="es-DO"/>
        </w:rPr>
        <w:t>Estados de la interfaz</w:t>
      </w:r>
    </w:p>
    <w:p w14:paraId="0F4BFE58" w14:textId="77777777" w:rsidR="0045294A" w:rsidRPr="0045294A" w:rsidRDefault="0045294A" w:rsidP="000335BE">
      <w:pPr>
        <w:rPr>
          <w:lang w:val="es-DO"/>
        </w:rPr>
      </w:pPr>
      <w:r w:rsidRPr="0045294A">
        <w:rPr>
          <w:lang w:val="es-DO"/>
        </w:rPr>
        <w:t>El módulo contempla distintos estados para mejorar la experiencia del usuario:</w:t>
      </w:r>
    </w:p>
    <w:p w14:paraId="71693AD3" w14:textId="77777777" w:rsidR="0045294A" w:rsidRPr="0045294A" w:rsidRDefault="0045294A">
      <w:pPr>
        <w:pStyle w:val="Ttulo4"/>
        <w:numPr>
          <w:ilvl w:val="0"/>
          <w:numId w:val="146"/>
        </w:numPr>
        <w:rPr>
          <w:lang w:val="es-DO"/>
        </w:rPr>
      </w:pPr>
      <w:r w:rsidRPr="0045294A">
        <w:rPr>
          <w:lang w:val="es-DO"/>
        </w:rPr>
        <w:t>Cargando información</w:t>
      </w:r>
    </w:p>
    <w:p w14:paraId="1ADD382B" w14:textId="0E132760" w:rsidR="0045294A" w:rsidRPr="000335BE" w:rsidRDefault="0045294A" w:rsidP="000335BE">
      <w:pPr>
        <w:rPr>
          <w:lang w:val="es-DO"/>
        </w:rPr>
      </w:pPr>
      <w:r w:rsidRPr="0045294A">
        <w:rPr>
          <w:lang w:val="es-DO"/>
        </w:rPr>
        <w:t>Mientras se obtienen las notificaciones desde el servidor, se muestra un mensaje indicando que la información está siendo cargada.</w:t>
      </w:r>
    </w:p>
    <w:p w14:paraId="33C089B0" w14:textId="77777777" w:rsidR="0045294A" w:rsidRPr="0045294A" w:rsidRDefault="0045294A">
      <w:pPr>
        <w:pStyle w:val="Ttulo4"/>
        <w:numPr>
          <w:ilvl w:val="0"/>
          <w:numId w:val="147"/>
        </w:numPr>
        <w:rPr>
          <w:lang w:val="es-DO"/>
        </w:rPr>
      </w:pPr>
      <w:r w:rsidRPr="0045294A">
        <w:rPr>
          <w:lang w:val="es-DO"/>
        </w:rPr>
        <w:lastRenderedPageBreak/>
        <w:t>Sin notificaciones</w:t>
      </w:r>
    </w:p>
    <w:p w14:paraId="452EB822" w14:textId="2EF752E8" w:rsidR="0045294A" w:rsidRPr="000335BE" w:rsidRDefault="0045294A" w:rsidP="000335BE">
      <w:pPr>
        <w:rPr>
          <w:lang w:val="es-DO"/>
        </w:rPr>
      </w:pPr>
      <w:r w:rsidRPr="0045294A">
        <w:rPr>
          <w:lang w:val="es-DO"/>
        </w:rPr>
        <w:t>Cuando el usuario aún no posee notificaciones registradas, se presenta una pantalla informativa indicando que no existen notificaciones disponibles.</w:t>
      </w:r>
    </w:p>
    <w:p w14:paraId="2C5AD73B" w14:textId="77777777" w:rsidR="0045294A" w:rsidRPr="0045294A" w:rsidRDefault="0045294A">
      <w:pPr>
        <w:pStyle w:val="Ttulo4"/>
        <w:numPr>
          <w:ilvl w:val="0"/>
          <w:numId w:val="148"/>
        </w:numPr>
        <w:rPr>
          <w:lang w:val="es-DO"/>
        </w:rPr>
      </w:pPr>
      <w:r w:rsidRPr="0045294A">
        <w:rPr>
          <w:lang w:val="es-DO"/>
        </w:rPr>
        <w:t>Errores de comunicación</w:t>
      </w:r>
    </w:p>
    <w:p w14:paraId="73CE7352" w14:textId="02E54DB5" w:rsidR="0045294A" w:rsidRPr="000335BE" w:rsidRDefault="0045294A" w:rsidP="000335BE">
      <w:pPr>
        <w:rPr>
          <w:lang w:val="es-DO"/>
        </w:rPr>
      </w:pPr>
      <w:r w:rsidRPr="0045294A">
        <w:rPr>
          <w:lang w:val="es-DO"/>
        </w:rPr>
        <w:t>Si ocurre un problema al consultar o actualizar las notificaciones, el sistema informa el error mediante mensajes emergentes, permitiendo al usuario intentar nuevamente la operación.</w:t>
      </w:r>
    </w:p>
    <w:p w14:paraId="522AF9D6" w14:textId="77777777" w:rsidR="0045294A" w:rsidRPr="0045294A" w:rsidRDefault="0045294A" w:rsidP="000335BE">
      <w:pPr>
        <w:pStyle w:val="Ttulo4"/>
        <w:rPr>
          <w:lang w:val="es-DO"/>
        </w:rPr>
      </w:pPr>
      <w:r w:rsidRPr="0045294A">
        <w:rPr>
          <w:lang w:val="es-DO"/>
        </w:rPr>
        <w:t>Flujo funcional</w:t>
      </w:r>
    </w:p>
    <w:p w14:paraId="55BF7A0E" w14:textId="77777777" w:rsidR="0045294A" w:rsidRPr="000335BE" w:rsidRDefault="0045294A" w:rsidP="000335BE">
      <w:pPr>
        <w:rPr>
          <w:lang w:val="es-DO"/>
        </w:rPr>
      </w:pPr>
      <w:r w:rsidRPr="000335BE">
        <w:rPr>
          <w:lang w:val="es-DO"/>
        </w:rPr>
        <w:t>El funcionamiento general del módulo sigue el siguiente proceso:</w:t>
      </w:r>
    </w:p>
    <w:p w14:paraId="2DBA59D5" w14:textId="77777777" w:rsidR="0045294A" w:rsidRPr="000335BE" w:rsidRDefault="0045294A">
      <w:pPr>
        <w:pStyle w:val="Prrafodelista"/>
        <w:numPr>
          <w:ilvl w:val="1"/>
          <w:numId w:val="149"/>
        </w:numPr>
        <w:spacing w:line="480" w:lineRule="auto"/>
        <w:rPr>
          <w:lang w:val="es-DO"/>
        </w:rPr>
      </w:pPr>
      <w:r w:rsidRPr="000335BE">
        <w:rPr>
          <w:lang w:val="es-DO"/>
        </w:rPr>
        <w:t xml:space="preserve">El usuario accede a la sección de Notificaciones. </w:t>
      </w:r>
    </w:p>
    <w:p w14:paraId="611505B0" w14:textId="77777777" w:rsidR="0045294A" w:rsidRPr="000335BE" w:rsidRDefault="0045294A">
      <w:pPr>
        <w:pStyle w:val="Prrafodelista"/>
        <w:numPr>
          <w:ilvl w:val="1"/>
          <w:numId w:val="149"/>
        </w:numPr>
        <w:spacing w:line="480" w:lineRule="auto"/>
        <w:rPr>
          <w:lang w:val="es-DO"/>
        </w:rPr>
      </w:pPr>
      <w:r w:rsidRPr="000335BE">
        <w:rPr>
          <w:lang w:val="es-DO"/>
        </w:rPr>
        <w:t xml:space="preserve">El sistema consulta todas las notificaciones asociadas al usuario. </w:t>
      </w:r>
    </w:p>
    <w:p w14:paraId="7E880B73" w14:textId="77777777" w:rsidR="0045294A" w:rsidRPr="000335BE" w:rsidRDefault="0045294A">
      <w:pPr>
        <w:pStyle w:val="Prrafodelista"/>
        <w:numPr>
          <w:ilvl w:val="1"/>
          <w:numId w:val="149"/>
        </w:numPr>
        <w:spacing w:line="480" w:lineRule="auto"/>
        <w:rPr>
          <w:lang w:val="es-DO"/>
        </w:rPr>
      </w:pPr>
      <w:r w:rsidRPr="000335BE">
        <w:rPr>
          <w:lang w:val="es-DO"/>
        </w:rPr>
        <w:t xml:space="preserve">Se muestran las notificaciones ordenadas cronológicamente. </w:t>
      </w:r>
    </w:p>
    <w:p w14:paraId="442C24CD" w14:textId="77777777" w:rsidR="0045294A" w:rsidRPr="000335BE" w:rsidRDefault="0045294A">
      <w:pPr>
        <w:pStyle w:val="Prrafodelista"/>
        <w:numPr>
          <w:ilvl w:val="1"/>
          <w:numId w:val="149"/>
        </w:numPr>
        <w:spacing w:line="480" w:lineRule="auto"/>
        <w:rPr>
          <w:lang w:val="es-DO"/>
        </w:rPr>
      </w:pPr>
      <w:r w:rsidRPr="000335BE">
        <w:rPr>
          <w:lang w:val="es-DO"/>
        </w:rPr>
        <w:t xml:space="preserve">El usuario puede abrir una notificación para marcarla como leída. </w:t>
      </w:r>
    </w:p>
    <w:p w14:paraId="38092886" w14:textId="0F4EFD19" w:rsidR="0045294A" w:rsidRPr="000335BE" w:rsidRDefault="0045294A" w:rsidP="000335BE">
      <w:pPr>
        <w:rPr>
          <w:lang w:val="es-DO"/>
        </w:rPr>
      </w:pPr>
      <w:r w:rsidRPr="000335BE">
        <w:rPr>
          <w:lang w:val="es-DO"/>
        </w:rPr>
        <w:t xml:space="preserve">Alternativamente, puede utilizar la opción Marcar todas como leídas para actualizar el estado de todas las notificaciones pendientes. El sistema actualiza automáticamente el contador de notificaciones pendientes. </w:t>
      </w:r>
    </w:p>
    <w:p w14:paraId="52647D69" w14:textId="77777777" w:rsidR="0045294A" w:rsidRPr="0045294A" w:rsidRDefault="0045294A" w:rsidP="000335BE">
      <w:pPr>
        <w:pStyle w:val="Ttulo4"/>
        <w:rPr>
          <w:lang w:val="es-DO"/>
        </w:rPr>
      </w:pPr>
      <w:r w:rsidRPr="0045294A">
        <w:rPr>
          <w:lang w:val="es-DO"/>
        </w:rPr>
        <w:t>Integración con el sistema</w:t>
      </w:r>
    </w:p>
    <w:p w14:paraId="742C1216" w14:textId="77777777" w:rsidR="0045294A" w:rsidRPr="0045294A" w:rsidRDefault="0045294A" w:rsidP="000335BE">
      <w:pPr>
        <w:rPr>
          <w:lang w:val="es-DO"/>
        </w:rPr>
      </w:pPr>
      <w:r w:rsidRPr="0045294A">
        <w:rPr>
          <w:lang w:val="es-DO"/>
        </w:rPr>
        <w:t>El módulo de notificaciones actúa como un mecanismo de comunicación entre los diferentes procesos del sistema. Entre los eventos que pueden generar una notificación se encuentran:</w:t>
      </w:r>
    </w:p>
    <w:p w14:paraId="59BEDA3D" w14:textId="77777777" w:rsidR="0045294A" w:rsidRPr="000335BE" w:rsidRDefault="0045294A">
      <w:pPr>
        <w:pStyle w:val="Prrafodelista"/>
        <w:numPr>
          <w:ilvl w:val="0"/>
          <w:numId w:val="150"/>
        </w:numPr>
        <w:spacing w:line="480" w:lineRule="auto"/>
        <w:rPr>
          <w:lang w:val="es-DO"/>
        </w:rPr>
      </w:pPr>
      <w:r w:rsidRPr="000335BE">
        <w:rPr>
          <w:lang w:val="es-DO"/>
        </w:rPr>
        <w:t xml:space="preserve">asignación de nuevos indicadores a un departamento; </w:t>
      </w:r>
    </w:p>
    <w:p w14:paraId="09C746EE" w14:textId="77777777" w:rsidR="0045294A" w:rsidRPr="000335BE" w:rsidRDefault="0045294A">
      <w:pPr>
        <w:pStyle w:val="Prrafodelista"/>
        <w:numPr>
          <w:ilvl w:val="0"/>
          <w:numId w:val="150"/>
        </w:numPr>
        <w:spacing w:line="480" w:lineRule="auto"/>
        <w:rPr>
          <w:lang w:val="es-DO"/>
        </w:rPr>
      </w:pPr>
      <w:r w:rsidRPr="000335BE">
        <w:rPr>
          <w:lang w:val="es-DO"/>
        </w:rPr>
        <w:t xml:space="preserve">cambios en el estado de una evidencia; </w:t>
      </w:r>
    </w:p>
    <w:p w14:paraId="3CF8DA19" w14:textId="77777777" w:rsidR="0045294A" w:rsidRPr="000335BE" w:rsidRDefault="0045294A">
      <w:pPr>
        <w:pStyle w:val="Prrafodelista"/>
        <w:numPr>
          <w:ilvl w:val="0"/>
          <w:numId w:val="150"/>
        </w:numPr>
        <w:spacing w:line="480" w:lineRule="auto"/>
        <w:rPr>
          <w:lang w:val="es-DO"/>
        </w:rPr>
      </w:pPr>
      <w:r w:rsidRPr="000335BE">
        <w:rPr>
          <w:lang w:val="es-DO"/>
        </w:rPr>
        <w:t xml:space="preserve">observaciones realizadas por los evaluadores; </w:t>
      </w:r>
    </w:p>
    <w:p w14:paraId="31D3CF6B" w14:textId="77777777" w:rsidR="0045294A" w:rsidRPr="000335BE" w:rsidRDefault="0045294A">
      <w:pPr>
        <w:pStyle w:val="Prrafodelista"/>
        <w:numPr>
          <w:ilvl w:val="0"/>
          <w:numId w:val="150"/>
        </w:numPr>
        <w:spacing w:line="480" w:lineRule="auto"/>
        <w:rPr>
          <w:lang w:val="es-DO"/>
        </w:rPr>
      </w:pPr>
      <w:r w:rsidRPr="000335BE">
        <w:rPr>
          <w:lang w:val="es-DO"/>
        </w:rPr>
        <w:t xml:space="preserve">aprobación de evidencias; </w:t>
      </w:r>
    </w:p>
    <w:p w14:paraId="25C909A6" w14:textId="77777777" w:rsidR="0045294A" w:rsidRPr="000335BE" w:rsidRDefault="0045294A">
      <w:pPr>
        <w:pStyle w:val="Prrafodelista"/>
        <w:numPr>
          <w:ilvl w:val="0"/>
          <w:numId w:val="150"/>
        </w:numPr>
        <w:spacing w:line="480" w:lineRule="auto"/>
        <w:rPr>
          <w:lang w:val="es-DO"/>
        </w:rPr>
      </w:pPr>
      <w:r w:rsidRPr="000335BE">
        <w:rPr>
          <w:lang w:val="es-DO"/>
        </w:rPr>
        <w:lastRenderedPageBreak/>
        <w:t xml:space="preserve">solicitudes de corrección o actualización; </w:t>
      </w:r>
    </w:p>
    <w:p w14:paraId="2C83ED9D" w14:textId="77777777" w:rsidR="0045294A" w:rsidRPr="000335BE" w:rsidRDefault="0045294A">
      <w:pPr>
        <w:pStyle w:val="Prrafodelista"/>
        <w:numPr>
          <w:ilvl w:val="0"/>
          <w:numId w:val="150"/>
        </w:numPr>
        <w:spacing w:line="480" w:lineRule="auto"/>
        <w:rPr>
          <w:lang w:val="es-DO"/>
        </w:rPr>
      </w:pPr>
      <w:r w:rsidRPr="000335BE">
        <w:rPr>
          <w:lang w:val="es-DO"/>
        </w:rPr>
        <w:t xml:space="preserve">otras acciones relevantes dentro del proceso de evaluación quinquenal. </w:t>
      </w:r>
    </w:p>
    <w:p w14:paraId="5C3F5E60" w14:textId="77777777" w:rsidR="0045294A" w:rsidRPr="0045294A" w:rsidRDefault="0045294A" w:rsidP="000335BE">
      <w:pPr>
        <w:rPr>
          <w:lang w:val="es-DO"/>
        </w:rPr>
      </w:pPr>
      <w:r w:rsidRPr="0045294A">
        <w:rPr>
          <w:lang w:val="es-DO"/>
        </w:rPr>
        <w:t>De esta manera, los usuarios permanecen informados sobre las actividades que requieren su atención, favoreciendo un seguimiento oportuno de las evidencias y del proceso de evaluación.</w:t>
      </w:r>
    </w:p>
    <w:p w14:paraId="18D758FD" w14:textId="77777777" w:rsidR="0045294A" w:rsidRPr="0045294A" w:rsidRDefault="0045294A" w:rsidP="000335BE">
      <w:pPr>
        <w:pStyle w:val="Ttulo3"/>
        <w:rPr>
          <w:lang w:val="es-DO"/>
        </w:rPr>
      </w:pPr>
      <w:bookmarkStart w:id="134" w:name="_Toc237457111"/>
      <w:r w:rsidRPr="0045294A">
        <w:rPr>
          <w:lang w:val="es-DO"/>
        </w:rPr>
        <w:t>Auditoría</w:t>
      </w:r>
      <w:bookmarkEnd w:id="134"/>
    </w:p>
    <w:p w14:paraId="187DA74C" w14:textId="77777777" w:rsidR="0045294A" w:rsidRDefault="0045294A" w:rsidP="000335BE">
      <w:pPr>
        <w:rPr>
          <w:lang w:val="es-DO"/>
        </w:rPr>
      </w:pPr>
      <w:r w:rsidRPr="000335BE">
        <w:rPr>
          <w:lang w:val="es-DO"/>
        </w:rPr>
        <w:t>El módulo de Auditoría permite registrar y consultar todas las acciones relevantes realizadas por los usuarios dentro del sistema. Su finalidad es mantener un historial de actividades que facilite el seguimiento de los procesos, el control administrativo y la trazabilidad de los cambios efectuados sobre la información.</w:t>
      </w:r>
    </w:p>
    <w:p w14:paraId="1FD95AF0" w14:textId="71F6B995" w:rsidR="000335BE" w:rsidRDefault="000335BE" w:rsidP="000335BE">
      <w:pPr>
        <w:ind w:firstLine="0"/>
        <w:rPr>
          <w:lang w:val="es-DO"/>
        </w:rPr>
      </w:pPr>
      <w:r w:rsidRPr="000335BE">
        <w:rPr>
          <w:noProof/>
          <w:lang w:val="es-DO" w:eastAsia="es-DO"/>
        </w:rPr>
        <w:drawing>
          <wp:inline distT="0" distB="0" distL="0" distR="0" wp14:anchorId="213A73D4" wp14:editId="5F88828C">
            <wp:extent cx="5957570" cy="3492500"/>
            <wp:effectExtent l="0" t="0" r="5080" b="0"/>
            <wp:docPr id="798579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9346" name=""/>
                    <pic:cNvPicPr/>
                  </pic:nvPicPr>
                  <pic:blipFill>
                    <a:blip r:embed="rId50"/>
                    <a:stretch>
                      <a:fillRect/>
                    </a:stretch>
                  </pic:blipFill>
                  <pic:spPr>
                    <a:xfrm>
                      <a:off x="0" y="0"/>
                      <a:ext cx="5957570" cy="3492500"/>
                    </a:xfrm>
                    <a:prstGeom prst="rect">
                      <a:avLst/>
                    </a:prstGeom>
                  </pic:spPr>
                </pic:pic>
              </a:graphicData>
            </a:graphic>
          </wp:inline>
        </w:drawing>
      </w:r>
    </w:p>
    <w:p w14:paraId="450BCF73" w14:textId="7CD60103" w:rsidR="000335BE" w:rsidRPr="000335BE" w:rsidRDefault="000335BE" w:rsidP="000335BE">
      <w:pPr>
        <w:ind w:firstLine="0"/>
        <w:jc w:val="center"/>
        <w:rPr>
          <w:i/>
          <w:iCs/>
          <w:lang w:val="es-DO"/>
        </w:rPr>
      </w:pPr>
      <w:r w:rsidRPr="000335BE">
        <w:rPr>
          <w:i/>
          <w:iCs/>
          <w:lang w:val="es-DO"/>
        </w:rPr>
        <w:t>Figura 30. Gestión de historial de acciones (Auditoria)</w:t>
      </w:r>
      <w:r w:rsidR="00780B6F">
        <w:rPr>
          <w:i/>
          <w:iCs/>
          <w:lang w:val="es-DO"/>
        </w:rPr>
        <w:t>.</w:t>
      </w:r>
    </w:p>
    <w:p w14:paraId="2787C9BB" w14:textId="77777777" w:rsidR="0045294A" w:rsidRPr="0045294A" w:rsidRDefault="0045294A" w:rsidP="000335BE">
      <w:pPr>
        <w:pStyle w:val="Ttulo4"/>
        <w:rPr>
          <w:lang w:val="es-DO"/>
        </w:rPr>
      </w:pPr>
      <w:r w:rsidRPr="0045294A">
        <w:rPr>
          <w:lang w:val="es-DO"/>
        </w:rPr>
        <w:lastRenderedPageBreak/>
        <w:t>Funcionalidades principales</w:t>
      </w:r>
    </w:p>
    <w:p w14:paraId="1F52CA7A" w14:textId="77777777" w:rsidR="0045294A" w:rsidRPr="0045294A" w:rsidRDefault="0045294A">
      <w:pPr>
        <w:pStyle w:val="Ttulo4"/>
        <w:numPr>
          <w:ilvl w:val="0"/>
          <w:numId w:val="151"/>
        </w:numPr>
        <w:rPr>
          <w:lang w:val="es-DO"/>
        </w:rPr>
      </w:pPr>
      <w:r w:rsidRPr="0045294A">
        <w:rPr>
          <w:lang w:val="es-DO"/>
        </w:rPr>
        <w:t>Panel de estadísticas</w:t>
      </w:r>
    </w:p>
    <w:p w14:paraId="462E5EFF" w14:textId="77777777" w:rsidR="0045294A" w:rsidRPr="0045294A" w:rsidRDefault="0045294A" w:rsidP="00263194">
      <w:pPr>
        <w:rPr>
          <w:lang w:val="es-DO"/>
        </w:rPr>
      </w:pPr>
      <w:r w:rsidRPr="0045294A">
        <w:rPr>
          <w:lang w:val="es-DO"/>
        </w:rPr>
        <w:t>En la parte superior de la pantalla se muestran indicadores que ofrecen un resumen rápido de la actividad reciente del sistema.</w:t>
      </w:r>
    </w:p>
    <w:p w14:paraId="7BFF2AB5" w14:textId="77777777" w:rsidR="0045294A" w:rsidRPr="0045294A" w:rsidRDefault="0045294A" w:rsidP="00263194">
      <w:pPr>
        <w:rPr>
          <w:lang w:val="es-DO"/>
        </w:rPr>
      </w:pPr>
      <w:r w:rsidRPr="0045294A">
        <w:rPr>
          <w:lang w:val="es-DO"/>
        </w:rPr>
        <w:t>Entre ellos se encuentran:</w:t>
      </w:r>
    </w:p>
    <w:p w14:paraId="07166C4D" w14:textId="77777777" w:rsidR="0045294A" w:rsidRPr="00263194" w:rsidRDefault="0045294A">
      <w:pPr>
        <w:pStyle w:val="Prrafodelista"/>
        <w:numPr>
          <w:ilvl w:val="0"/>
          <w:numId w:val="152"/>
        </w:numPr>
        <w:spacing w:line="480" w:lineRule="auto"/>
        <w:rPr>
          <w:lang w:val="es-DO"/>
        </w:rPr>
      </w:pPr>
      <w:proofErr w:type="gramStart"/>
      <w:r w:rsidRPr="00263194">
        <w:rPr>
          <w:lang w:val="es-DO"/>
        </w:rPr>
        <w:t>Total</w:t>
      </w:r>
      <w:proofErr w:type="gramEnd"/>
      <w:r w:rsidRPr="00263194">
        <w:rPr>
          <w:lang w:val="es-DO"/>
        </w:rPr>
        <w:t xml:space="preserve"> de acciones registradas durante el día. </w:t>
      </w:r>
    </w:p>
    <w:p w14:paraId="024573E8" w14:textId="77777777" w:rsidR="0045294A" w:rsidRPr="00263194" w:rsidRDefault="0045294A">
      <w:pPr>
        <w:pStyle w:val="Prrafodelista"/>
        <w:numPr>
          <w:ilvl w:val="0"/>
          <w:numId w:val="152"/>
        </w:numPr>
        <w:spacing w:line="480" w:lineRule="auto"/>
        <w:rPr>
          <w:lang w:val="es-DO"/>
        </w:rPr>
      </w:pPr>
      <w:r w:rsidRPr="00263194">
        <w:rPr>
          <w:lang w:val="es-DO"/>
        </w:rPr>
        <w:t xml:space="preserve">Cantidad de usuarios activos. </w:t>
      </w:r>
    </w:p>
    <w:p w14:paraId="3D7C4C05" w14:textId="77777777" w:rsidR="0045294A" w:rsidRPr="00263194" w:rsidRDefault="0045294A">
      <w:pPr>
        <w:pStyle w:val="Prrafodelista"/>
        <w:numPr>
          <w:ilvl w:val="0"/>
          <w:numId w:val="152"/>
        </w:numPr>
        <w:spacing w:line="480" w:lineRule="auto"/>
        <w:rPr>
          <w:lang w:val="es-DO"/>
        </w:rPr>
      </w:pPr>
      <w:proofErr w:type="gramStart"/>
      <w:r w:rsidRPr="00263194">
        <w:rPr>
          <w:lang w:val="es-DO"/>
        </w:rPr>
        <w:t>Total</w:t>
      </w:r>
      <w:proofErr w:type="gramEnd"/>
      <w:r w:rsidRPr="00263194">
        <w:rPr>
          <w:lang w:val="es-DO"/>
        </w:rPr>
        <w:t xml:space="preserve"> de aprobaciones realizadas. </w:t>
      </w:r>
    </w:p>
    <w:p w14:paraId="647D3342" w14:textId="77777777" w:rsidR="0045294A" w:rsidRPr="00263194" w:rsidRDefault="0045294A">
      <w:pPr>
        <w:pStyle w:val="Prrafodelista"/>
        <w:numPr>
          <w:ilvl w:val="0"/>
          <w:numId w:val="152"/>
        </w:numPr>
        <w:spacing w:line="480" w:lineRule="auto"/>
        <w:rPr>
          <w:lang w:val="es-DO"/>
        </w:rPr>
      </w:pPr>
      <w:proofErr w:type="gramStart"/>
      <w:r w:rsidRPr="00263194">
        <w:rPr>
          <w:lang w:val="es-DO"/>
        </w:rPr>
        <w:t>Total</w:t>
      </w:r>
      <w:proofErr w:type="gramEnd"/>
      <w:r w:rsidRPr="00263194">
        <w:rPr>
          <w:lang w:val="es-DO"/>
        </w:rPr>
        <w:t xml:space="preserve"> de evidencias observadas. </w:t>
      </w:r>
    </w:p>
    <w:p w14:paraId="37BDF194" w14:textId="0B2D6918" w:rsidR="0045294A" w:rsidRPr="0045294A" w:rsidRDefault="0045294A" w:rsidP="00263194">
      <w:pPr>
        <w:rPr>
          <w:lang w:val="es-DO"/>
        </w:rPr>
      </w:pPr>
      <w:r w:rsidRPr="0045294A">
        <w:rPr>
          <w:lang w:val="es-DO"/>
        </w:rPr>
        <w:t>Estos indicadores permiten al administrador conocer el comportamiento general del sistema sin necesidad de revisar el historial completo.</w:t>
      </w:r>
    </w:p>
    <w:p w14:paraId="0CE97DD4" w14:textId="77777777" w:rsidR="0045294A" w:rsidRPr="0045294A" w:rsidRDefault="0045294A">
      <w:pPr>
        <w:pStyle w:val="Ttulo4"/>
        <w:numPr>
          <w:ilvl w:val="0"/>
          <w:numId w:val="153"/>
        </w:numPr>
        <w:rPr>
          <w:lang w:val="es-DO"/>
        </w:rPr>
      </w:pPr>
      <w:r w:rsidRPr="0045294A">
        <w:rPr>
          <w:lang w:val="es-DO"/>
        </w:rPr>
        <w:t>Historial de acciones</w:t>
      </w:r>
    </w:p>
    <w:p w14:paraId="748CF74B" w14:textId="77777777" w:rsidR="0045294A" w:rsidRPr="0045294A" w:rsidRDefault="0045294A" w:rsidP="00263194">
      <w:pPr>
        <w:rPr>
          <w:lang w:val="es-DO"/>
        </w:rPr>
      </w:pPr>
      <w:r w:rsidRPr="0045294A">
        <w:rPr>
          <w:lang w:val="es-DO"/>
        </w:rPr>
        <w:t>La sección principal muestra un listado cronológico con todas las acciones registradas en el sistema.</w:t>
      </w:r>
    </w:p>
    <w:p w14:paraId="5EF7EACF" w14:textId="77777777" w:rsidR="0045294A" w:rsidRPr="0045294A" w:rsidRDefault="0045294A" w:rsidP="00263194">
      <w:pPr>
        <w:rPr>
          <w:lang w:val="es-DO"/>
        </w:rPr>
      </w:pPr>
      <w:r w:rsidRPr="0045294A">
        <w:rPr>
          <w:lang w:val="es-DO"/>
        </w:rPr>
        <w:t>Cada registro contiene la siguiente información:</w:t>
      </w:r>
    </w:p>
    <w:p w14:paraId="67F7FD0F" w14:textId="77777777" w:rsidR="0045294A" w:rsidRPr="00263194" w:rsidRDefault="0045294A">
      <w:pPr>
        <w:pStyle w:val="Prrafodelista"/>
        <w:numPr>
          <w:ilvl w:val="0"/>
          <w:numId w:val="154"/>
        </w:numPr>
        <w:spacing w:line="480" w:lineRule="auto"/>
        <w:rPr>
          <w:lang w:val="es-DO"/>
        </w:rPr>
      </w:pPr>
      <w:r w:rsidRPr="00263194">
        <w:rPr>
          <w:lang w:val="es-DO"/>
        </w:rPr>
        <w:t xml:space="preserve">Usuario que realizó la acción. </w:t>
      </w:r>
    </w:p>
    <w:p w14:paraId="2FB41DF0" w14:textId="77777777" w:rsidR="0045294A" w:rsidRPr="00263194" w:rsidRDefault="0045294A">
      <w:pPr>
        <w:pStyle w:val="Prrafodelista"/>
        <w:numPr>
          <w:ilvl w:val="0"/>
          <w:numId w:val="154"/>
        </w:numPr>
        <w:spacing w:line="480" w:lineRule="auto"/>
        <w:rPr>
          <w:lang w:val="es-DO"/>
        </w:rPr>
      </w:pPr>
      <w:r w:rsidRPr="00263194">
        <w:rPr>
          <w:lang w:val="es-DO"/>
        </w:rPr>
        <w:t xml:space="preserve">Acción ejecutada. </w:t>
      </w:r>
    </w:p>
    <w:p w14:paraId="2BED52D6" w14:textId="77777777" w:rsidR="0045294A" w:rsidRPr="00263194" w:rsidRDefault="0045294A">
      <w:pPr>
        <w:pStyle w:val="Prrafodelista"/>
        <w:numPr>
          <w:ilvl w:val="0"/>
          <w:numId w:val="154"/>
        </w:numPr>
        <w:spacing w:line="480" w:lineRule="auto"/>
        <w:rPr>
          <w:lang w:val="es-DO"/>
        </w:rPr>
      </w:pPr>
      <w:r w:rsidRPr="00263194">
        <w:rPr>
          <w:lang w:val="es-DO"/>
        </w:rPr>
        <w:t xml:space="preserve">Modelo o módulo afectado. </w:t>
      </w:r>
    </w:p>
    <w:p w14:paraId="4A8F9CA1" w14:textId="77777777" w:rsidR="0045294A" w:rsidRPr="00263194" w:rsidRDefault="0045294A">
      <w:pPr>
        <w:pStyle w:val="Prrafodelista"/>
        <w:numPr>
          <w:ilvl w:val="0"/>
          <w:numId w:val="154"/>
        </w:numPr>
        <w:spacing w:line="480" w:lineRule="auto"/>
        <w:rPr>
          <w:lang w:val="es-DO"/>
        </w:rPr>
      </w:pPr>
      <w:r w:rsidRPr="00263194">
        <w:rPr>
          <w:lang w:val="es-DO"/>
        </w:rPr>
        <w:t xml:space="preserve">Descripción detallada del evento. </w:t>
      </w:r>
    </w:p>
    <w:p w14:paraId="0278B1DF" w14:textId="77777777" w:rsidR="0045294A" w:rsidRPr="00263194" w:rsidRDefault="0045294A">
      <w:pPr>
        <w:pStyle w:val="Prrafodelista"/>
        <w:numPr>
          <w:ilvl w:val="0"/>
          <w:numId w:val="154"/>
        </w:numPr>
        <w:spacing w:line="480" w:lineRule="auto"/>
        <w:rPr>
          <w:lang w:val="es-DO"/>
        </w:rPr>
      </w:pPr>
      <w:r w:rsidRPr="00263194">
        <w:rPr>
          <w:lang w:val="es-DO"/>
        </w:rPr>
        <w:t xml:space="preserve">Fecha y hora en que ocurrió. </w:t>
      </w:r>
    </w:p>
    <w:p w14:paraId="6C62DBFD" w14:textId="244FBD5D" w:rsidR="0045294A" w:rsidRPr="00263194" w:rsidRDefault="0045294A" w:rsidP="00263194">
      <w:pPr>
        <w:rPr>
          <w:lang w:val="es-DO"/>
        </w:rPr>
      </w:pPr>
      <w:r w:rsidRPr="0045294A">
        <w:rPr>
          <w:lang w:val="es-DO"/>
        </w:rPr>
        <w:t>Esta información permite reconstruir el historial de actividades realizadas sobre los distintos módulos del sistema.</w:t>
      </w:r>
    </w:p>
    <w:p w14:paraId="279E7179" w14:textId="77777777" w:rsidR="0045294A" w:rsidRPr="0045294A" w:rsidRDefault="0045294A" w:rsidP="00263194">
      <w:pPr>
        <w:pStyle w:val="Ttulo4"/>
        <w:rPr>
          <w:lang w:val="es-DO"/>
        </w:rPr>
      </w:pPr>
      <w:r w:rsidRPr="0045294A">
        <w:rPr>
          <w:lang w:val="es-DO"/>
        </w:rPr>
        <w:lastRenderedPageBreak/>
        <w:t>Búsqueda de registros</w:t>
      </w:r>
    </w:p>
    <w:p w14:paraId="6E43BCAA" w14:textId="67148990" w:rsidR="0045294A" w:rsidRPr="0045294A" w:rsidRDefault="0045294A" w:rsidP="00263194">
      <w:pPr>
        <w:rPr>
          <w:lang w:val="es-DO"/>
        </w:rPr>
      </w:pPr>
      <w:r w:rsidRPr="0045294A">
        <w:rPr>
          <w:lang w:val="es-DO"/>
        </w:rPr>
        <w:t>El módulo incorpora un buscador que permite localizar registros específicos mediante diferentes criterios</w:t>
      </w:r>
      <w:r w:rsidR="00263194">
        <w:rPr>
          <w:lang w:val="es-DO"/>
        </w:rPr>
        <w:t xml:space="preserve">. </w:t>
      </w:r>
      <w:r w:rsidRPr="0045294A">
        <w:rPr>
          <w:lang w:val="es-DO"/>
        </w:rPr>
        <w:t>La búsqueda puede realizarse utilizando información como:</w:t>
      </w:r>
    </w:p>
    <w:p w14:paraId="37A9B660" w14:textId="124F5107" w:rsidR="0045294A" w:rsidRPr="00263194" w:rsidRDefault="00263194">
      <w:pPr>
        <w:pStyle w:val="Prrafodelista"/>
        <w:numPr>
          <w:ilvl w:val="0"/>
          <w:numId w:val="155"/>
        </w:numPr>
        <w:spacing w:line="480" w:lineRule="auto"/>
        <w:rPr>
          <w:lang w:val="es-DO"/>
        </w:rPr>
      </w:pPr>
      <w:r>
        <w:rPr>
          <w:lang w:val="es-DO"/>
        </w:rPr>
        <w:t>N</w:t>
      </w:r>
      <w:r w:rsidR="0045294A" w:rsidRPr="00263194">
        <w:rPr>
          <w:lang w:val="es-DO"/>
        </w:rPr>
        <w:t>ombre del usuario</w:t>
      </w:r>
    </w:p>
    <w:p w14:paraId="04C65B05" w14:textId="2BAA8F88" w:rsidR="0045294A" w:rsidRPr="00263194" w:rsidRDefault="00263194">
      <w:pPr>
        <w:pStyle w:val="Prrafodelista"/>
        <w:numPr>
          <w:ilvl w:val="0"/>
          <w:numId w:val="155"/>
        </w:numPr>
        <w:spacing w:line="480" w:lineRule="auto"/>
        <w:rPr>
          <w:lang w:val="es-DO"/>
        </w:rPr>
      </w:pPr>
      <w:r>
        <w:rPr>
          <w:lang w:val="es-DO"/>
        </w:rPr>
        <w:t>A</w:t>
      </w:r>
      <w:r w:rsidR="0045294A" w:rsidRPr="00263194">
        <w:rPr>
          <w:lang w:val="es-DO"/>
        </w:rPr>
        <w:t>cción ejecutada</w:t>
      </w:r>
    </w:p>
    <w:p w14:paraId="489E6FA3" w14:textId="4651A7A2" w:rsidR="0045294A" w:rsidRPr="00263194" w:rsidRDefault="00263194">
      <w:pPr>
        <w:pStyle w:val="Prrafodelista"/>
        <w:numPr>
          <w:ilvl w:val="0"/>
          <w:numId w:val="155"/>
        </w:numPr>
        <w:spacing w:line="480" w:lineRule="auto"/>
        <w:rPr>
          <w:lang w:val="es-DO"/>
        </w:rPr>
      </w:pPr>
      <w:r>
        <w:rPr>
          <w:lang w:val="es-DO"/>
        </w:rPr>
        <w:t>M</w:t>
      </w:r>
      <w:r w:rsidR="0045294A" w:rsidRPr="00263194">
        <w:rPr>
          <w:lang w:val="es-DO"/>
        </w:rPr>
        <w:t>odelo afectado</w:t>
      </w:r>
    </w:p>
    <w:p w14:paraId="4AF239FC" w14:textId="42849FF8" w:rsidR="0045294A" w:rsidRPr="00263194" w:rsidRDefault="0045294A" w:rsidP="00263194">
      <w:pPr>
        <w:rPr>
          <w:lang w:val="es-DO"/>
        </w:rPr>
      </w:pPr>
      <w:r w:rsidRPr="0045294A">
        <w:rPr>
          <w:lang w:val="es-DO"/>
        </w:rPr>
        <w:t>Los resultados se actualizan dinámicamente conforme se introduce el criterio de búsqueda</w:t>
      </w:r>
      <w:r w:rsidR="00263194">
        <w:rPr>
          <w:lang w:val="es-DO"/>
        </w:rPr>
        <w:t>.</w:t>
      </w:r>
    </w:p>
    <w:p w14:paraId="49A75C94" w14:textId="77777777" w:rsidR="0045294A" w:rsidRPr="0045294A" w:rsidRDefault="0045294A" w:rsidP="00263194">
      <w:pPr>
        <w:pStyle w:val="Ttulo4"/>
        <w:rPr>
          <w:lang w:val="es-DO"/>
        </w:rPr>
      </w:pPr>
      <w:r w:rsidRPr="0045294A">
        <w:rPr>
          <w:lang w:val="es-DO"/>
        </w:rPr>
        <w:t>Paginación</w:t>
      </w:r>
    </w:p>
    <w:p w14:paraId="34976B83" w14:textId="77777777" w:rsidR="0045294A" w:rsidRPr="0045294A" w:rsidRDefault="0045294A" w:rsidP="00263194">
      <w:pPr>
        <w:rPr>
          <w:lang w:val="es-DO"/>
        </w:rPr>
      </w:pPr>
      <w:r w:rsidRPr="0045294A">
        <w:rPr>
          <w:lang w:val="es-DO"/>
        </w:rPr>
        <w:t>Para facilitar la consulta cuando existen numerosos registros, el historial incorpora:</w:t>
      </w:r>
    </w:p>
    <w:p w14:paraId="300460F3" w14:textId="5BDFED82" w:rsidR="0045294A" w:rsidRPr="00263194" w:rsidRDefault="00263194">
      <w:pPr>
        <w:pStyle w:val="Prrafodelista"/>
        <w:numPr>
          <w:ilvl w:val="0"/>
          <w:numId w:val="156"/>
        </w:numPr>
        <w:spacing w:line="480" w:lineRule="auto"/>
        <w:rPr>
          <w:lang w:val="es-DO"/>
        </w:rPr>
      </w:pPr>
      <w:r>
        <w:rPr>
          <w:lang w:val="es-DO"/>
        </w:rPr>
        <w:t>S</w:t>
      </w:r>
      <w:r w:rsidR="0045294A" w:rsidRPr="00263194">
        <w:rPr>
          <w:lang w:val="es-DO"/>
        </w:rPr>
        <w:t xml:space="preserve">elección de cantidad de registros por página; </w:t>
      </w:r>
    </w:p>
    <w:p w14:paraId="33081462" w14:textId="0A2514A1" w:rsidR="0045294A" w:rsidRPr="00263194" w:rsidRDefault="00263194">
      <w:pPr>
        <w:pStyle w:val="Prrafodelista"/>
        <w:numPr>
          <w:ilvl w:val="0"/>
          <w:numId w:val="156"/>
        </w:numPr>
        <w:spacing w:line="480" w:lineRule="auto"/>
        <w:rPr>
          <w:lang w:val="es-DO"/>
        </w:rPr>
      </w:pPr>
      <w:r>
        <w:rPr>
          <w:lang w:val="es-DO"/>
        </w:rPr>
        <w:t>P</w:t>
      </w:r>
      <w:r w:rsidR="0045294A" w:rsidRPr="00263194">
        <w:rPr>
          <w:lang w:val="es-DO"/>
        </w:rPr>
        <w:t xml:space="preserve">aginación automática. </w:t>
      </w:r>
    </w:p>
    <w:p w14:paraId="7C823163" w14:textId="245C156C" w:rsidR="0045294A" w:rsidRPr="00263194" w:rsidRDefault="0045294A" w:rsidP="00263194">
      <w:pPr>
        <w:rPr>
          <w:lang w:val="es-DO"/>
        </w:rPr>
      </w:pPr>
      <w:r w:rsidRPr="0045294A">
        <w:rPr>
          <w:lang w:val="es-DO"/>
        </w:rPr>
        <w:t>Esto permite navegar por grandes volúmenes de información de manera organizada.</w:t>
      </w:r>
    </w:p>
    <w:p w14:paraId="29AD959B" w14:textId="77777777" w:rsidR="0045294A" w:rsidRPr="0045294A" w:rsidRDefault="0045294A" w:rsidP="00263194">
      <w:pPr>
        <w:pStyle w:val="Ttulo4"/>
        <w:rPr>
          <w:lang w:val="es-DO"/>
        </w:rPr>
      </w:pPr>
      <w:r w:rsidRPr="0045294A">
        <w:rPr>
          <w:lang w:val="es-DO"/>
        </w:rPr>
        <w:t>Acciones auditadas</w:t>
      </w:r>
    </w:p>
    <w:p w14:paraId="5CF24A2A" w14:textId="22F9C41C" w:rsidR="0045294A" w:rsidRPr="0045294A" w:rsidRDefault="0045294A" w:rsidP="00263194">
      <w:pPr>
        <w:rPr>
          <w:lang w:val="es-DO"/>
        </w:rPr>
      </w:pPr>
      <w:r w:rsidRPr="0045294A">
        <w:rPr>
          <w:lang w:val="es-DO"/>
        </w:rPr>
        <w:t>El sistema registra automáticamente las principales operaciones realizadas por los usuarios.</w:t>
      </w:r>
      <w:r w:rsidR="00263194">
        <w:rPr>
          <w:lang w:val="es-DO"/>
        </w:rPr>
        <w:t xml:space="preserve"> </w:t>
      </w:r>
      <w:r w:rsidRPr="0045294A">
        <w:rPr>
          <w:lang w:val="es-DO"/>
        </w:rPr>
        <w:t>Entre ellas pueden encontrarse:</w:t>
      </w:r>
    </w:p>
    <w:p w14:paraId="56142286" w14:textId="15C3F22E" w:rsidR="0045294A" w:rsidRPr="00263194" w:rsidRDefault="00263194">
      <w:pPr>
        <w:pStyle w:val="Prrafodelista"/>
        <w:numPr>
          <w:ilvl w:val="0"/>
          <w:numId w:val="157"/>
        </w:numPr>
        <w:spacing w:line="480" w:lineRule="auto"/>
        <w:rPr>
          <w:lang w:val="es-DO"/>
        </w:rPr>
      </w:pPr>
      <w:r>
        <w:rPr>
          <w:lang w:val="es-DO"/>
        </w:rPr>
        <w:t>I</w:t>
      </w:r>
      <w:r w:rsidR="0045294A" w:rsidRPr="00263194">
        <w:rPr>
          <w:lang w:val="es-DO"/>
        </w:rPr>
        <w:t>nicio y cierre de sesión</w:t>
      </w:r>
    </w:p>
    <w:p w14:paraId="5D7D436C" w14:textId="45A1BE80" w:rsidR="0045294A" w:rsidRPr="00263194" w:rsidRDefault="00263194">
      <w:pPr>
        <w:pStyle w:val="Prrafodelista"/>
        <w:numPr>
          <w:ilvl w:val="0"/>
          <w:numId w:val="157"/>
        </w:numPr>
        <w:spacing w:line="480" w:lineRule="auto"/>
        <w:rPr>
          <w:lang w:val="es-DO"/>
        </w:rPr>
      </w:pPr>
      <w:r>
        <w:rPr>
          <w:lang w:val="es-DO"/>
        </w:rPr>
        <w:t>C</w:t>
      </w:r>
      <w:r w:rsidR="0045294A" w:rsidRPr="00263194">
        <w:rPr>
          <w:lang w:val="es-DO"/>
        </w:rPr>
        <w:t>reación de usuarios</w:t>
      </w:r>
    </w:p>
    <w:p w14:paraId="299070C9" w14:textId="79D41A1E" w:rsidR="0045294A" w:rsidRPr="00263194" w:rsidRDefault="00263194">
      <w:pPr>
        <w:pStyle w:val="Prrafodelista"/>
        <w:numPr>
          <w:ilvl w:val="0"/>
          <w:numId w:val="157"/>
        </w:numPr>
        <w:spacing w:line="480" w:lineRule="auto"/>
        <w:rPr>
          <w:lang w:val="es-DO"/>
        </w:rPr>
      </w:pPr>
      <w:r>
        <w:rPr>
          <w:lang w:val="es-DO"/>
        </w:rPr>
        <w:t>M</w:t>
      </w:r>
      <w:r w:rsidR="0045294A" w:rsidRPr="00263194">
        <w:rPr>
          <w:lang w:val="es-DO"/>
        </w:rPr>
        <w:t>odificación de información</w:t>
      </w:r>
    </w:p>
    <w:p w14:paraId="25438DBD" w14:textId="379CFCE8" w:rsidR="0045294A" w:rsidRPr="00263194" w:rsidRDefault="00263194">
      <w:pPr>
        <w:pStyle w:val="Prrafodelista"/>
        <w:numPr>
          <w:ilvl w:val="0"/>
          <w:numId w:val="157"/>
        </w:numPr>
        <w:spacing w:line="480" w:lineRule="auto"/>
        <w:rPr>
          <w:lang w:val="es-DO"/>
        </w:rPr>
      </w:pPr>
      <w:r>
        <w:rPr>
          <w:lang w:val="es-DO"/>
        </w:rPr>
        <w:t>E</w:t>
      </w:r>
      <w:r w:rsidR="0045294A" w:rsidRPr="00263194">
        <w:rPr>
          <w:lang w:val="es-DO"/>
        </w:rPr>
        <w:t>liminación de registros</w:t>
      </w:r>
    </w:p>
    <w:p w14:paraId="2BA14069" w14:textId="375B1CF4" w:rsidR="0045294A" w:rsidRPr="00263194" w:rsidRDefault="00263194">
      <w:pPr>
        <w:pStyle w:val="Prrafodelista"/>
        <w:numPr>
          <w:ilvl w:val="0"/>
          <w:numId w:val="157"/>
        </w:numPr>
        <w:spacing w:line="480" w:lineRule="auto"/>
        <w:rPr>
          <w:lang w:val="es-DO"/>
        </w:rPr>
      </w:pPr>
      <w:r>
        <w:rPr>
          <w:lang w:val="es-DO"/>
        </w:rPr>
        <w:t>C</w:t>
      </w:r>
      <w:r w:rsidR="0045294A" w:rsidRPr="00263194">
        <w:rPr>
          <w:lang w:val="es-DO"/>
        </w:rPr>
        <w:t xml:space="preserve">reación y actualización de facultades </w:t>
      </w:r>
    </w:p>
    <w:p w14:paraId="6430D130" w14:textId="650BA541" w:rsidR="0045294A" w:rsidRPr="00263194" w:rsidRDefault="00263194">
      <w:pPr>
        <w:pStyle w:val="Prrafodelista"/>
        <w:numPr>
          <w:ilvl w:val="0"/>
          <w:numId w:val="157"/>
        </w:numPr>
        <w:spacing w:line="480" w:lineRule="auto"/>
        <w:rPr>
          <w:lang w:val="es-DO"/>
        </w:rPr>
      </w:pPr>
      <w:r>
        <w:rPr>
          <w:lang w:val="es-DO"/>
        </w:rPr>
        <w:t>A</w:t>
      </w:r>
      <w:r w:rsidR="0045294A" w:rsidRPr="00263194">
        <w:rPr>
          <w:lang w:val="es-DO"/>
        </w:rPr>
        <w:t>dministración de departamentos</w:t>
      </w:r>
    </w:p>
    <w:p w14:paraId="3FD5FE7F" w14:textId="6728E2FB" w:rsidR="0045294A" w:rsidRPr="00263194" w:rsidRDefault="00263194">
      <w:pPr>
        <w:pStyle w:val="Prrafodelista"/>
        <w:numPr>
          <w:ilvl w:val="0"/>
          <w:numId w:val="157"/>
        </w:numPr>
        <w:spacing w:line="480" w:lineRule="auto"/>
        <w:rPr>
          <w:lang w:val="es-DO"/>
        </w:rPr>
      </w:pPr>
      <w:r>
        <w:rPr>
          <w:lang w:val="es-DO"/>
        </w:rPr>
        <w:t>G</w:t>
      </w:r>
      <w:r w:rsidR="0045294A" w:rsidRPr="00263194">
        <w:rPr>
          <w:lang w:val="es-DO"/>
        </w:rPr>
        <w:t xml:space="preserve">estión de períodos, criterios e indicadores </w:t>
      </w:r>
    </w:p>
    <w:p w14:paraId="0F9122BC" w14:textId="1F872EA1" w:rsidR="0045294A" w:rsidRPr="00263194" w:rsidRDefault="00263194">
      <w:pPr>
        <w:pStyle w:val="Prrafodelista"/>
        <w:numPr>
          <w:ilvl w:val="0"/>
          <w:numId w:val="157"/>
        </w:numPr>
        <w:spacing w:line="480" w:lineRule="auto"/>
        <w:rPr>
          <w:lang w:val="es-DO"/>
        </w:rPr>
      </w:pPr>
      <w:r>
        <w:rPr>
          <w:lang w:val="es-DO"/>
        </w:rPr>
        <w:lastRenderedPageBreak/>
        <w:t>A</w:t>
      </w:r>
      <w:r w:rsidR="0045294A" w:rsidRPr="00263194">
        <w:rPr>
          <w:lang w:val="es-DO"/>
        </w:rPr>
        <w:t xml:space="preserve">signación de indicadores </w:t>
      </w:r>
    </w:p>
    <w:p w14:paraId="4DEE3C8B" w14:textId="42E1BC27" w:rsidR="0045294A" w:rsidRPr="00263194" w:rsidRDefault="00263194">
      <w:pPr>
        <w:pStyle w:val="Prrafodelista"/>
        <w:numPr>
          <w:ilvl w:val="0"/>
          <w:numId w:val="157"/>
        </w:numPr>
        <w:spacing w:line="480" w:lineRule="auto"/>
        <w:rPr>
          <w:lang w:val="es-DO"/>
        </w:rPr>
      </w:pPr>
      <w:r>
        <w:rPr>
          <w:lang w:val="es-DO"/>
        </w:rPr>
        <w:t>C</w:t>
      </w:r>
      <w:r w:rsidR="0045294A" w:rsidRPr="00263194">
        <w:rPr>
          <w:lang w:val="es-DO"/>
        </w:rPr>
        <w:t>arga y actualización de evidencias</w:t>
      </w:r>
    </w:p>
    <w:p w14:paraId="47958DD1" w14:textId="5D64BBFB" w:rsidR="0045294A" w:rsidRPr="00263194" w:rsidRDefault="00263194">
      <w:pPr>
        <w:pStyle w:val="Prrafodelista"/>
        <w:numPr>
          <w:ilvl w:val="0"/>
          <w:numId w:val="157"/>
        </w:numPr>
        <w:spacing w:line="480" w:lineRule="auto"/>
        <w:rPr>
          <w:lang w:val="es-DO"/>
        </w:rPr>
      </w:pPr>
      <w:r>
        <w:rPr>
          <w:lang w:val="es-DO"/>
        </w:rPr>
        <w:t>A</w:t>
      </w:r>
      <w:r w:rsidR="0045294A" w:rsidRPr="00263194">
        <w:rPr>
          <w:lang w:val="es-DO"/>
        </w:rPr>
        <w:t>probación u observación de evidencias</w:t>
      </w:r>
    </w:p>
    <w:p w14:paraId="4F6E654A" w14:textId="0120F486" w:rsidR="0045294A" w:rsidRPr="00263194" w:rsidRDefault="00263194">
      <w:pPr>
        <w:pStyle w:val="Prrafodelista"/>
        <w:numPr>
          <w:ilvl w:val="0"/>
          <w:numId w:val="157"/>
        </w:numPr>
        <w:spacing w:line="480" w:lineRule="auto"/>
        <w:rPr>
          <w:lang w:val="es-DO"/>
        </w:rPr>
      </w:pPr>
      <w:r>
        <w:rPr>
          <w:lang w:val="es-DO"/>
        </w:rPr>
        <w:t>O</w:t>
      </w:r>
      <w:r w:rsidR="0045294A" w:rsidRPr="00263194">
        <w:rPr>
          <w:lang w:val="es-DO"/>
        </w:rPr>
        <w:t>tras operaciones relevantes para el funcionamiento del sistema</w:t>
      </w:r>
    </w:p>
    <w:p w14:paraId="3A0F4400" w14:textId="2D90603A" w:rsidR="0045294A" w:rsidRPr="00263194" w:rsidRDefault="0045294A" w:rsidP="00263194">
      <w:pPr>
        <w:rPr>
          <w:lang w:val="es-DO"/>
        </w:rPr>
      </w:pPr>
      <w:r w:rsidRPr="0045294A">
        <w:rPr>
          <w:lang w:val="es-DO"/>
        </w:rPr>
        <w:t>Cada evento queda asociado al usuario responsable y al momento exacto en que ocurrió.</w:t>
      </w:r>
    </w:p>
    <w:p w14:paraId="76B084D8" w14:textId="77777777" w:rsidR="0045294A" w:rsidRPr="0045294A" w:rsidRDefault="0045294A" w:rsidP="00A067CF">
      <w:pPr>
        <w:pStyle w:val="Ttulo4"/>
        <w:rPr>
          <w:lang w:val="es-DO"/>
        </w:rPr>
      </w:pPr>
      <w:r w:rsidRPr="0045294A">
        <w:rPr>
          <w:lang w:val="es-DO"/>
        </w:rPr>
        <w:t>Flujo funcional</w:t>
      </w:r>
    </w:p>
    <w:p w14:paraId="6CE5524B" w14:textId="77777777" w:rsidR="0045294A" w:rsidRPr="0045294A" w:rsidRDefault="0045294A" w:rsidP="00A067CF">
      <w:pPr>
        <w:rPr>
          <w:lang w:val="es-DO"/>
        </w:rPr>
      </w:pPr>
      <w:r w:rsidRPr="0045294A">
        <w:rPr>
          <w:lang w:val="es-DO"/>
        </w:rPr>
        <w:t>El funcionamiento del módulo puede resumirse de la siguiente manera:</w:t>
      </w:r>
    </w:p>
    <w:p w14:paraId="349302F4" w14:textId="77777777" w:rsidR="0045294A" w:rsidRPr="003F1CE9" w:rsidRDefault="0045294A">
      <w:pPr>
        <w:pStyle w:val="Prrafodelista"/>
        <w:numPr>
          <w:ilvl w:val="1"/>
          <w:numId w:val="158"/>
        </w:numPr>
        <w:tabs>
          <w:tab w:val="left" w:pos="6663"/>
        </w:tabs>
        <w:spacing w:line="480" w:lineRule="auto"/>
        <w:rPr>
          <w:lang w:val="es-DO"/>
        </w:rPr>
      </w:pPr>
      <w:r w:rsidRPr="003F1CE9">
        <w:rPr>
          <w:lang w:val="es-DO"/>
        </w:rPr>
        <w:t xml:space="preserve">Un usuario realiza una acción dentro del sistema. </w:t>
      </w:r>
    </w:p>
    <w:p w14:paraId="06E5204A" w14:textId="77777777" w:rsidR="0045294A" w:rsidRPr="003F1CE9" w:rsidRDefault="0045294A">
      <w:pPr>
        <w:pStyle w:val="Prrafodelista"/>
        <w:numPr>
          <w:ilvl w:val="1"/>
          <w:numId w:val="158"/>
        </w:numPr>
        <w:tabs>
          <w:tab w:val="left" w:pos="6663"/>
        </w:tabs>
        <w:spacing w:line="480" w:lineRule="auto"/>
        <w:rPr>
          <w:lang w:val="es-DO"/>
        </w:rPr>
      </w:pPr>
      <w:r w:rsidRPr="003F1CE9">
        <w:rPr>
          <w:lang w:val="es-DO"/>
        </w:rPr>
        <w:t xml:space="preserve">El sistema registra automáticamente la operación en el historial de auditoría. </w:t>
      </w:r>
    </w:p>
    <w:p w14:paraId="1F145B9A" w14:textId="77777777" w:rsidR="0045294A" w:rsidRPr="003F1CE9" w:rsidRDefault="0045294A">
      <w:pPr>
        <w:pStyle w:val="Prrafodelista"/>
        <w:numPr>
          <w:ilvl w:val="1"/>
          <w:numId w:val="158"/>
        </w:numPr>
        <w:tabs>
          <w:tab w:val="left" w:pos="6663"/>
        </w:tabs>
        <w:spacing w:line="480" w:lineRule="auto"/>
        <w:rPr>
          <w:lang w:val="es-DO"/>
        </w:rPr>
      </w:pPr>
      <w:r w:rsidRPr="003F1CE9">
        <w:rPr>
          <w:lang w:val="es-DO"/>
        </w:rPr>
        <w:t xml:space="preserve">Se almacena la información relacionada con el usuario, la acción ejecutada, el módulo afectado, una descripción del evento y la fecha correspondiente. </w:t>
      </w:r>
    </w:p>
    <w:p w14:paraId="19D67EA6" w14:textId="02DB8ACE" w:rsidR="0045294A" w:rsidRPr="003F1CE9" w:rsidRDefault="0045294A">
      <w:pPr>
        <w:pStyle w:val="Prrafodelista"/>
        <w:numPr>
          <w:ilvl w:val="1"/>
          <w:numId w:val="158"/>
        </w:numPr>
        <w:tabs>
          <w:tab w:val="left" w:pos="6663"/>
        </w:tabs>
        <w:spacing w:line="480" w:lineRule="auto"/>
        <w:rPr>
          <w:lang w:val="es-DO"/>
        </w:rPr>
      </w:pPr>
      <w:r w:rsidRPr="003F1CE9">
        <w:rPr>
          <w:lang w:val="es-DO"/>
        </w:rPr>
        <w:t xml:space="preserve">El administrador puede consultar posteriormente estos registros mediante el buscador y la paginación. </w:t>
      </w:r>
    </w:p>
    <w:p w14:paraId="54C57773" w14:textId="77777777" w:rsidR="0045294A" w:rsidRPr="0045294A" w:rsidRDefault="0045294A" w:rsidP="003F1CE9">
      <w:pPr>
        <w:pStyle w:val="Ttulo4"/>
        <w:rPr>
          <w:lang w:val="es-DO"/>
        </w:rPr>
      </w:pPr>
      <w:r w:rsidRPr="0045294A">
        <w:rPr>
          <w:lang w:val="es-DO"/>
        </w:rPr>
        <w:t>Objetivo del módulo</w:t>
      </w:r>
    </w:p>
    <w:p w14:paraId="36846C1E" w14:textId="77777777" w:rsidR="0045294A" w:rsidRDefault="0045294A" w:rsidP="003F1CE9">
      <w:pPr>
        <w:rPr>
          <w:lang w:val="es-DO"/>
        </w:rPr>
      </w:pPr>
      <w:r w:rsidRPr="0045294A">
        <w:rPr>
          <w:lang w:val="es-DO"/>
        </w:rPr>
        <w:t>El módulo de Auditoría proporciona un mecanismo de control y seguimiento de las actividades realizadas dentro del sistema. Gracias al registro automático de cada operación, es posible identificar quién ejecutó una acción, cuándo ocurrió y sobre qué módulo se realizó, fortaleciendo la transparencia, la seguridad y la trazabilidad de los procesos relacionados con la evaluación quinquenal de la UASD–MESCyT.</w:t>
      </w:r>
    </w:p>
    <w:p w14:paraId="4074C757" w14:textId="77777777" w:rsidR="000C38FD" w:rsidRPr="000C38FD" w:rsidRDefault="000C38FD" w:rsidP="000C38FD">
      <w:pPr>
        <w:pStyle w:val="Ttulo3"/>
        <w:rPr>
          <w:lang w:val="es-DO"/>
        </w:rPr>
      </w:pPr>
      <w:bookmarkStart w:id="135" w:name="_Toc237457112"/>
      <w:r w:rsidRPr="000C38FD">
        <w:rPr>
          <w:lang w:val="es-DO"/>
        </w:rPr>
        <w:t>Gestión de Reportes</w:t>
      </w:r>
      <w:bookmarkEnd w:id="135"/>
    </w:p>
    <w:p w14:paraId="5B1031E4" w14:textId="77777777" w:rsidR="000C38FD" w:rsidRPr="000C38FD" w:rsidRDefault="000C38FD" w:rsidP="000C38FD">
      <w:pPr>
        <w:rPr>
          <w:lang w:val="es-DO"/>
        </w:rPr>
      </w:pPr>
      <w:r w:rsidRPr="000C38FD">
        <w:rPr>
          <w:lang w:val="es-DO"/>
        </w:rPr>
        <w:t>Este módulo concentra la información estadística del sistema y permite generar reportes filtrados según diferentes criterios. Cada pestaña ofrece una vista especializada que puede exportarse en formato Excel o PDF para facilitar el análisis institucional.</w:t>
      </w:r>
    </w:p>
    <w:p w14:paraId="79883559" w14:textId="77777777" w:rsidR="000C38FD" w:rsidRPr="000C38FD" w:rsidRDefault="000C38FD" w:rsidP="000C38FD">
      <w:pPr>
        <w:pStyle w:val="Ttulo4"/>
        <w:rPr>
          <w:lang w:val="es-DO"/>
        </w:rPr>
      </w:pPr>
      <w:r w:rsidRPr="000C38FD">
        <w:rPr>
          <w:lang w:val="es-DO"/>
        </w:rPr>
        <w:lastRenderedPageBreak/>
        <w:t>Reporte General</w:t>
      </w:r>
    </w:p>
    <w:p w14:paraId="6360CAE4" w14:textId="7092E1FD" w:rsidR="000C38FD" w:rsidRPr="000C38FD" w:rsidRDefault="000C38FD" w:rsidP="00FB462A">
      <w:pPr>
        <w:rPr>
          <w:lang w:val="es-DO"/>
        </w:rPr>
      </w:pPr>
      <w:r w:rsidRPr="000C38FD">
        <w:rPr>
          <w:lang w:val="es-DO"/>
        </w:rPr>
        <w:t>Presenta un resumen ejecutivo del período seleccionado mostrando indicadores globales del sistema, entre ellos:</w:t>
      </w:r>
    </w:p>
    <w:p w14:paraId="1354720F" w14:textId="77777777" w:rsidR="000C38FD" w:rsidRPr="00FB462A" w:rsidRDefault="000C38FD">
      <w:pPr>
        <w:pStyle w:val="Prrafodelista"/>
        <w:numPr>
          <w:ilvl w:val="0"/>
          <w:numId w:val="169"/>
        </w:numPr>
        <w:spacing w:line="480" w:lineRule="auto"/>
        <w:rPr>
          <w:lang w:val="es-DO"/>
        </w:rPr>
      </w:pPr>
      <w:r w:rsidRPr="00FB462A">
        <w:rPr>
          <w:lang w:val="es-DO"/>
        </w:rPr>
        <w:t xml:space="preserve">Período activo. </w:t>
      </w:r>
    </w:p>
    <w:p w14:paraId="29A86C23" w14:textId="77777777" w:rsidR="000C38FD" w:rsidRPr="00FB462A" w:rsidRDefault="000C38FD">
      <w:pPr>
        <w:pStyle w:val="Prrafodelista"/>
        <w:numPr>
          <w:ilvl w:val="0"/>
          <w:numId w:val="169"/>
        </w:numPr>
        <w:spacing w:line="480" w:lineRule="auto"/>
        <w:rPr>
          <w:lang w:val="es-DO"/>
        </w:rPr>
      </w:pPr>
      <w:r w:rsidRPr="00FB462A">
        <w:rPr>
          <w:lang w:val="es-DO"/>
        </w:rPr>
        <w:t xml:space="preserve">Cantidad de departamentos. </w:t>
      </w:r>
    </w:p>
    <w:p w14:paraId="3D494784" w14:textId="77777777" w:rsidR="000C38FD" w:rsidRPr="00FB462A" w:rsidRDefault="000C38FD">
      <w:pPr>
        <w:pStyle w:val="Prrafodelista"/>
        <w:numPr>
          <w:ilvl w:val="0"/>
          <w:numId w:val="169"/>
        </w:numPr>
        <w:spacing w:line="480" w:lineRule="auto"/>
        <w:rPr>
          <w:lang w:val="es-DO"/>
        </w:rPr>
      </w:pPr>
      <w:r w:rsidRPr="00FB462A">
        <w:rPr>
          <w:lang w:val="es-DO"/>
        </w:rPr>
        <w:t xml:space="preserve">Indicadores registrados. </w:t>
      </w:r>
    </w:p>
    <w:p w14:paraId="3F4973C3" w14:textId="77777777" w:rsidR="000C38FD" w:rsidRPr="00FB462A" w:rsidRDefault="000C38FD">
      <w:pPr>
        <w:pStyle w:val="Prrafodelista"/>
        <w:numPr>
          <w:ilvl w:val="0"/>
          <w:numId w:val="169"/>
        </w:numPr>
        <w:spacing w:line="480" w:lineRule="auto"/>
        <w:rPr>
          <w:lang w:val="es-DO"/>
        </w:rPr>
      </w:pPr>
      <w:r w:rsidRPr="00FB462A">
        <w:rPr>
          <w:lang w:val="es-DO"/>
        </w:rPr>
        <w:t xml:space="preserve">Asignaciones existentes. </w:t>
      </w:r>
    </w:p>
    <w:p w14:paraId="7FEACD63" w14:textId="77777777" w:rsidR="000C38FD" w:rsidRPr="00FB462A" w:rsidRDefault="000C38FD">
      <w:pPr>
        <w:pStyle w:val="Prrafodelista"/>
        <w:numPr>
          <w:ilvl w:val="0"/>
          <w:numId w:val="169"/>
        </w:numPr>
        <w:spacing w:line="480" w:lineRule="auto"/>
        <w:rPr>
          <w:lang w:val="es-DO"/>
        </w:rPr>
      </w:pPr>
      <w:r w:rsidRPr="00FB462A">
        <w:rPr>
          <w:lang w:val="es-DO"/>
        </w:rPr>
        <w:t xml:space="preserve">Evidencias pendientes. </w:t>
      </w:r>
    </w:p>
    <w:p w14:paraId="6DD64F17" w14:textId="77777777" w:rsidR="000C38FD" w:rsidRPr="00FB462A" w:rsidRDefault="000C38FD">
      <w:pPr>
        <w:pStyle w:val="Prrafodelista"/>
        <w:numPr>
          <w:ilvl w:val="0"/>
          <w:numId w:val="169"/>
        </w:numPr>
        <w:spacing w:line="480" w:lineRule="auto"/>
        <w:rPr>
          <w:lang w:val="es-DO"/>
        </w:rPr>
      </w:pPr>
      <w:r w:rsidRPr="00FB462A">
        <w:rPr>
          <w:lang w:val="es-DO"/>
        </w:rPr>
        <w:t xml:space="preserve">Evidencias en revisión. </w:t>
      </w:r>
    </w:p>
    <w:p w14:paraId="51A51692" w14:textId="77777777" w:rsidR="000C38FD" w:rsidRPr="00FB462A" w:rsidRDefault="000C38FD">
      <w:pPr>
        <w:pStyle w:val="Prrafodelista"/>
        <w:numPr>
          <w:ilvl w:val="0"/>
          <w:numId w:val="169"/>
        </w:numPr>
        <w:spacing w:line="480" w:lineRule="auto"/>
        <w:rPr>
          <w:lang w:val="es-DO"/>
        </w:rPr>
      </w:pPr>
      <w:r w:rsidRPr="00FB462A">
        <w:rPr>
          <w:lang w:val="es-DO"/>
        </w:rPr>
        <w:t xml:space="preserve">Evidencias observadas. </w:t>
      </w:r>
    </w:p>
    <w:p w14:paraId="455FCA90" w14:textId="77777777" w:rsidR="000C38FD" w:rsidRPr="00FB462A" w:rsidRDefault="000C38FD">
      <w:pPr>
        <w:pStyle w:val="Prrafodelista"/>
        <w:numPr>
          <w:ilvl w:val="0"/>
          <w:numId w:val="169"/>
        </w:numPr>
        <w:spacing w:line="480" w:lineRule="auto"/>
        <w:rPr>
          <w:lang w:val="es-DO"/>
        </w:rPr>
      </w:pPr>
      <w:r w:rsidRPr="00FB462A">
        <w:rPr>
          <w:lang w:val="es-DO"/>
        </w:rPr>
        <w:t xml:space="preserve">Evidencias aprobadas. </w:t>
      </w:r>
    </w:p>
    <w:p w14:paraId="06EAC2E5" w14:textId="77777777" w:rsidR="000C38FD" w:rsidRPr="00FB462A" w:rsidRDefault="000C38FD">
      <w:pPr>
        <w:pStyle w:val="Prrafodelista"/>
        <w:numPr>
          <w:ilvl w:val="0"/>
          <w:numId w:val="169"/>
        </w:numPr>
        <w:spacing w:line="480" w:lineRule="auto"/>
        <w:rPr>
          <w:lang w:val="es-DO"/>
        </w:rPr>
      </w:pPr>
      <w:r w:rsidRPr="00FB462A">
        <w:rPr>
          <w:lang w:val="es-DO"/>
        </w:rPr>
        <w:t xml:space="preserve">Evidencias rechazadas. </w:t>
      </w:r>
    </w:p>
    <w:p w14:paraId="774370BA" w14:textId="77777777" w:rsidR="000C38FD" w:rsidRPr="000C38FD" w:rsidRDefault="000C38FD" w:rsidP="00FB462A">
      <w:pPr>
        <w:rPr>
          <w:lang w:val="es-DO"/>
        </w:rPr>
      </w:pPr>
      <w:proofErr w:type="gramStart"/>
      <w:r w:rsidRPr="000C38FD">
        <w:rPr>
          <w:lang w:val="es-DO"/>
        </w:rPr>
        <w:t>Además</w:t>
      </w:r>
      <w:proofErr w:type="gramEnd"/>
      <w:r w:rsidRPr="000C38FD">
        <w:rPr>
          <w:lang w:val="es-DO"/>
        </w:rPr>
        <w:t xml:space="preserve"> permite:</w:t>
      </w:r>
    </w:p>
    <w:p w14:paraId="71488FD8" w14:textId="73E98C36" w:rsidR="000C38FD" w:rsidRPr="00FB462A" w:rsidRDefault="00FB462A">
      <w:pPr>
        <w:pStyle w:val="Prrafodelista"/>
        <w:numPr>
          <w:ilvl w:val="0"/>
          <w:numId w:val="170"/>
        </w:numPr>
        <w:spacing w:line="480" w:lineRule="auto"/>
        <w:rPr>
          <w:lang w:val="es-DO"/>
        </w:rPr>
      </w:pPr>
      <w:r>
        <w:rPr>
          <w:lang w:val="es-DO"/>
        </w:rPr>
        <w:t>S</w:t>
      </w:r>
      <w:r w:rsidR="000C38FD" w:rsidRPr="00FB462A">
        <w:rPr>
          <w:lang w:val="es-DO"/>
        </w:rPr>
        <w:t>eleccionar el período de evaluación</w:t>
      </w:r>
      <w:r>
        <w:rPr>
          <w:lang w:val="es-DO"/>
        </w:rPr>
        <w:t>.</w:t>
      </w:r>
    </w:p>
    <w:p w14:paraId="07C3507A" w14:textId="44C5D0D6" w:rsidR="000C38FD" w:rsidRPr="00FB462A" w:rsidRDefault="00FB462A">
      <w:pPr>
        <w:pStyle w:val="Prrafodelista"/>
        <w:numPr>
          <w:ilvl w:val="0"/>
          <w:numId w:val="170"/>
        </w:numPr>
        <w:spacing w:line="480" w:lineRule="auto"/>
        <w:rPr>
          <w:lang w:val="es-DO"/>
        </w:rPr>
      </w:pPr>
      <w:r>
        <w:rPr>
          <w:lang w:val="es-DO"/>
        </w:rPr>
        <w:t>L</w:t>
      </w:r>
      <w:r w:rsidR="000C38FD" w:rsidRPr="00FB462A">
        <w:rPr>
          <w:lang w:val="es-DO"/>
        </w:rPr>
        <w:t>impiar los filtros</w:t>
      </w:r>
      <w:r>
        <w:rPr>
          <w:lang w:val="es-DO"/>
        </w:rPr>
        <w:t>.</w:t>
      </w:r>
    </w:p>
    <w:p w14:paraId="7EAB655A" w14:textId="769E6996" w:rsidR="00FB462A" w:rsidRDefault="00FB462A">
      <w:pPr>
        <w:pStyle w:val="Prrafodelista"/>
        <w:numPr>
          <w:ilvl w:val="0"/>
          <w:numId w:val="170"/>
        </w:numPr>
        <w:spacing w:line="480" w:lineRule="auto"/>
        <w:rPr>
          <w:lang w:val="es-DO"/>
        </w:rPr>
      </w:pPr>
      <w:r>
        <w:rPr>
          <w:lang w:val="es-DO"/>
        </w:rPr>
        <w:t>E</w:t>
      </w:r>
      <w:r w:rsidR="000C38FD" w:rsidRPr="00FB462A">
        <w:rPr>
          <w:lang w:val="es-DO"/>
        </w:rPr>
        <w:t xml:space="preserve">xportar el reporte a Excel o PDF. </w:t>
      </w:r>
    </w:p>
    <w:p w14:paraId="35897640" w14:textId="4FBC1CD8" w:rsidR="00FB462A" w:rsidRPr="00FB462A" w:rsidRDefault="00FB462A" w:rsidP="00FB462A">
      <w:pPr>
        <w:ind w:firstLine="0"/>
        <w:rPr>
          <w:lang w:val="es-DO"/>
        </w:rPr>
      </w:pPr>
      <w:r w:rsidRPr="00FB462A">
        <w:rPr>
          <w:noProof/>
          <w:lang w:val="es-DO" w:eastAsia="es-DO"/>
        </w:rPr>
        <w:lastRenderedPageBreak/>
        <w:drawing>
          <wp:inline distT="0" distB="0" distL="0" distR="0" wp14:anchorId="52EF9AB8" wp14:editId="4D0F7742">
            <wp:extent cx="5957570" cy="3501390"/>
            <wp:effectExtent l="0" t="0" r="5080" b="3810"/>
            <wp:docPr id="100043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7947" name=""/>
                    <pic:cNvPicPr/>
                  </pic:nvPicPr>
                  <pic:blipFill>
                    <a:blip r:embed="rId51"/>
                    <a:stretch>
                      <a:fillRect/>
                    </a:stretch>
                  </pic:blipFill>
                  <pic:spPr>
                    <a:xfrm>
                      <a:off x="0" y="0"/>
                      <a:ext cx="5957570" cy="3501390"/>
                    </a:xfrm>
                    <a:prstGeom prst="rect">
                      <a:avLst/>
                    </a:prstGeom>
                  </pic:spPr>
                </pic:pic>
              </a:graphicData>
            </a:graphic>
          </wp:inline>
        </w:drawing>
      </w:r>
    </w:p>
    <w:p w14:paraId="10474855" w14:textId="1381FD10" w:rsidR="00FB462A" w:rsidRPr="00FB462A" w:rsidRDefault="00FB462A" w:rsidP="00FB462A">
      <w:pPr>
        <w:jc w:val="center"/>
        <w:rPr>
          <w:i/>
          <w:iCs/>
          <w:lang w:val="es-DO"/>
        </w:rPr>
      </w:pPr>
      <w:r w:rsidRPr="00FB462A">
        <w:rPr>
          <w:i/>
          <w:iCs/>
          <w:lang w:val="es-DO"/>
        </w:rPr>
        <w:t>Figura 31. Reporte General</w:t>
      </w:r>
      <w:r w:rsidR="00780B6F">
        <w:rPr>
          <w:i/>
          <w:iCs/>
          <w:lang w:val="es-DO"/>
        </w:rPr>
        <w:t>.</w:t>
      </w:r>
    </w:p>
    <w:p w14:paraId="2F119AC2" w14:textId="77777777" w:rsidR="000C38FD" w:rsidRPr="000C38FD" w:rsidRDefault="000C38FD" w:rsidP="00FB462A">
      <w:pPr>
        <w:pStyle w:val="Ttulo4"/>
        <w:rPr>
          <w:lang w:val="es-DO"/>
        </w:rPr>
      </w:pPr>
      <w:r w:rsidRPr="000C38FD">
        <w:rPr>
          <w:lang w:val="es-DO"/>
        </w:rPr>
        <w:t>Reporte por Facultad</w:t>
      </w:r>
    </w:p>
    <w:p w14:paraId="3C50A2E2" w14:textId="27BBA14A" w:rsidR="000C38FD" w:rsidRPr="000C38FD" w:rsidRDefault="000C38FD" w:rsidP="00FB462A">
      <w:pPr>
        <w:rPr>
          <w:lang w:val="es-DO"/>
        </w:rPr>
      </w:pPr>
      <w:r w:rsidRPr="000C38FD">
        <w:rPr>
          <w:lang w:val="es-DO"/>
        </w:rPr>
        <w:t>Genera un informe específico para una facultad determinada.</w:t>
      </w:r>
      <w:r w:rsidR="00FB462A">
        <w:rPr>
          <w:lang w:val="es-DO"/>
        </w:rPr>
        <w:t xml:space="preserve"> </w:t>
      </w:r>
      <w:r w:rsidRPr="000C38FD">
        <w:rPr>
          <w:lang w:val="es-DO"/>
        </w:rPr>
        <w:t>Después de seleccionar la facultad, el sistema muestra:</w:t>
      </w:r>
    </w:p>
    <w:p w14:paraId="7C8594A2" w14:textId="4CE0CA16" w:rsidR="000C38FD" w:rsidRPr="00FB462A" w:rsidRDefault="00FB462A">
      <w:pPr>
        <w:pStyle w:val="Prrafodelista"/>
        <w:numPr>
          <w:ilvl w:val="0"/>
          <w:numId w:val="171"/>
        </w:numPr>
        <w:spacing w:line="480" w:lineRule="auto"/>
        <w:rPr>
          <w:lang w:val="es-DO"/>
        </w:rPr>
      </w:pPr>
      <w:r>
        <w:rPr>
          <w:lang w:val="es-DO"/>
        </w:rPr>
        <w:t>D</w:t>
      </w:r>
      <w:r w:rsidR="000C38FD" w:rsidRPr="00FB462A">
        <w:rPr>
          <w:lang w:val="es-DO"/>
        </w:rPr>
        <w:t>epartamentos pertenecientes a la facultad</w:t>
      </w:r>
      <w:r>
        <w:rPr>
          <w:lang w:val="es-DO"/>
        </w:rPr>
        <w:t>.</w:t>
      </w:r>
    </w:p>
    <w:p w14:paraId="2BA41792" w14:textId="53C06179" w:rsidR="000C38FD" w:rsidRPr="00FB462A" w:rsidRDefault="00FB462A">
      <w:pPr>
        <w:pStyle w:val="Prrafodelista"/>
        <w:numPr>
          <w:ilvl w:val="0"/>
          <w:numId w:val="171"/>
        </w:numPr>
        <w:spacing w:line="480" w:lineRule="auto"/>
        <w:rPr>
          <w:lang w:val="es-DO"/>
        </w:rPr>
      </w:pPr>
      <w:r>
        <w:rPr>
          <w:lang w:val="es-DO"/>
        </w:rPr>
        <w:t>C</w:t>
      </w:r>
      <w:r w:rsidR="000C38FD" w:rsidRPr="00FB462A">
        <w:rPr>
          <w:lang w:val="es-DO"/>
        </w:rPr>
        <w:t>antidad de asignaciones</w:t>
      </w:r>
      <w:r>
        <w:rPr>
          <w:lang w:val="es-DO"/>
        </w:rPr>
        <w:t>.</w:t>
      </w:r>
    </w:p>
    <w:p w14:paraId="5128F44F" w14:textId="67396D0A" w:rsidR="000C38FD" w:rsidRPr="00FB462A" w:rsidRDefault="00FB462A">
      <w:pPr>
        <w:pStyle w:val="Prrafodelista"/>
        <w:numPr>
          <w:ilvl w:val="0"/>
          <w:numId w:val="171"/>
        </w:numPr>
        <w:spacing w:line="480" w:lineRule="auto"/>
        <w:rPr>
          <w:lang w:val="es-DO"/>
        </w:rPr>
      </w:pPr>
      <w:r>
        <w:rPr>
          <w:lang w:val="es-DO"/>
        </w:rPr>
        <w:t>E</w:t>
      </w:r>
      <w:r w:rsidR="000C38FD" w:rsidRPr="00FB462A">
        <w:rPr>
          <w:lang w:val="es-DO"/>
        </w:rPr>
        <w:t>videncias registradas</w:t>
      </w:r>
      <w:r>
        <w:rPr>
          <w:lang w:val="es-DO"/>
        </w:rPr>
        <w:t>.</w:t>
      </w:r>
      <w:r w:rsidR="000C38FD" w:rsidRPr="00FB462A">
        <w:rPr>
          <w:lang w:val="es-DO"/>
        </w:rPr>
        <w:t xml:space="preserve"> </w:t>
      </w:r>
    </w:p>
    <w:p w14:paraId="2B31645A" w14:textId="2CD4AA24" w:rsidR="000C38FD" w:rsidRPr="00FB462A" w:rsidRDefault="00FB462A">
      <w:pPr>
        <w:pStyle w:val="Prrafodelista"/>
        <w:numPr>
          <w:ilvl w:val="0"/>
          <w:numId w:val="171"/>
        </w:numPr>
        <w:spacing w:line="480" w:lineRule="auto"/>
        <w:rPr>
          <w:lang w:val="es-DO"/>
        </w:rPr>
      </w:pPr>
      <w:r>
        <w:rPr>
          <w:lang w:val="es-DO"/>
        </w:rPr>
        <w:t>E</w:t>
      </w:r>
      <w:r w:rsidR="000C38FD" w:rsidRPr="00FB462A">
        <w:rPr>
          <w:lang w:val="es-DO"/>
        </w:rPr>
        <w:t>videncias pendientes</w:t>
      </w:r>
      <w:r>
        <w:rPr>
          <w:lang w:val="es-DO"/>
        </w:rPr>
        <w:t>.</w:t>
      </w:r>
      <w:r w:rsidR="000C38FD" w:rsidRPr="00FB462A">
        <w:rPr>
          <w:lang w:val="es-DO"/>
        </w:rPr>
        <w:t xml:space="preserve"> </w:t>
      </w:r>
    </w:p>
    <w:p w14:paraId="20E38885" w14:textId="2DD9A791" w:rsidR="000C38FD" w:rsidRPr="00FB462A" w:rsidRDefault="00FB462A">
      <w:pPr>
        <w:pStyle w:val="Prrafodelista"/>
        <w:numPr>
          <w:ilvl w:val="0"/>
          <w:numId w:val="171"/>
        </w:numPr>
        <w:spacing w:line="480" w:lineRule="auto"/>
        <w:rPr>
          <w:lang w:val="es-DO"/>
        </w:rPr>
      </w:pPr>
      <w:r>
        <w:rPr>
          <w:lang w:val="es-DO"/>
        </w:rPr>
        <w:t>E</w:t>
      </w:r>
      <w:r w:rsidR="000C38FD" w:rsidRPr="00FB462A">
        <w:rPr>
          <w:lang w:val="es-DO"/>
        </w:rPr>
        <w:t xml:space="preserve">videncias aprobadas. </w:t>
      </w:r>
    </w:p>
    <w:p w14:paraId="15D3CD15" w14:textId="22AB2EB5" w:rsidR="000C38FD" w:rsidRDefault="000C38FD" w:rsidP="00780B6F">
      <w:pPr>
        <w:rPr>
          <w:lang w:val="es-DO"/>
        </w:rPr>
      </w:pPr>
      <w:r w:rsidRPr="000C38FD">
        <w:rPr>
          <w:lang w:val="es-DO"/>
        </w:rPr>
        <w:t>Este reporte facilita conocer el avance general de cada facultad durante el proceso de evaluación.</w:t>
      </w:r>
    </w:p>
    <w:p w14:paraId="4F759480" w14:textId="26CCA27B" w:rsidR="00780B6F" w:rsidRPr="00780B6F" w:rsidRDefault="00780B6F" w:rsidP="00780B6F">
      <w:pPr>
        <w:ind w:firstLine="0"/>
        <w:jc w:val="center"/>
        <w:rPr>
          <w:i/>
          <w:iCs/>
          <w:lang w:val="es-DO"/>
        </w:rPr>
      </w:pPr>
      <w:r w:rsidRPr="00780B6F">
        <w:rPr>
          <w:noProof/>
          <w:lang w:val="es-DO" w:eastAsia="es-DO"/>
        </w:rPr>
        <w:lastRenderedPageBreak/>
        <w:drawing>
          <wp:inline distT="0" distB="0" distL="0" distR="0" wp14:anchorId="2DA9EC90" wp14:editId="7264FFA8">
            <wp:extent cx="5957570" cy="3494405"/>
            <wp:effectExtent l="0" t="0" r="5080" b="0"/>
            <wp:docPr id="65052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9077" name=""/>
                    <pic:cNvPicPr/>
                  </pic:nvPicPr>
                  <pic:blipFill>
                    <a:blip r:embed="rId52"/>
                    <a:stretch>
                      <a:fillRect/>
                    </a:stretch>
                  </pic:blipFill>
                  <pic:spPr>
                    <a:xfrm>
                      <a:off x="0" y="0"/>
                      <a:ext cx="5957570" cy="3494405"/>
                    </a:xfrm>
                    <a:prstGeom prst="rect">
                      <a:avLst/>
                    </a:prstGeom>
                  </pic:spPr>
                </pic:pic>
              </a:graphicData>
            </a:graphic>
          </wp:inline>
        </w:drawing>
      </w:r>
      <w:r w:rsidRPr="00780B6F">
        <w:rPr>
          <w:i/>
          <w:iCs/>
          <w:lang w:val="es-DO"/>
        </w:rPr>
        <w:t>Figura 32. Reportes por Facultad</w:t>
      </w:r>
      <w:r>
        <w:rPr>
          <w:i/>
          <w:iCs/>
          <w:lang w:val="es-DO"/>
        </w:rPr>
        <w:t>.</w:t>
      </w:r>
    </w:p>
    <w:p w14:paraId="796F5C37" w14:textId="77777777" w:rsidR="000C38FD" w:rsidRPr="000C38FD" w:rsidRDefault="000C38FD" w:rsidP="00780B6F">
      <w:pPr>
        <w:pStyle w:val="Ttulo4"/>
        <w:rPr>
          <w:lang w:val="es-DO"/>
        </w:rPr>
      </w:pPr>
      <w:r w:rsidRPr="000C38FD">
        <w:rPr>
          <w:lang w:val="es-DO"/>
        </w:rPr>
        <w:t>Reporte por Departamento</w:t>
      </w:r>
    </w:p>
    <w:p w14:paraId="5B01195F" w14:textId="3F806977" w:rsidR="000C38FD" w:rsidRPr="000C38FD" w:rsidRDefault="000C38FD" w:rsidP="00780B6F">
      <w:pPr>
        <w:rPr>
          <w:lang w:val="es-DO"/>
        </w:rPr>
      </w:pPr>
      <w:r w:rsidRPr="000C38FD">
        <w:rPr>
          <w:lang w:val="es-DO"/>
        </w:rPr>
        <w:t>Permite consultar el estado de todos los indicadores asignados a un departamento.</w:t>
      </w:r>
      <w:r w:rsidR="00780B6F">
        <w:rPr>
          <w:lang w:val="es-DO"/>
        </w:rPr>
        <w:t xml:space="preserve"> </w:t>
      </w:r>
      <w:r w:rsidRPr="000C38FD">
        <w:rPr>
          <w:lang w:val="es-DO"/>
        </w:rPr>
        <w:t>La información incluye:</w:t>
      </w:r>
    </w:p>
    <w:p w14:paraId="54373072" w14:textId="53348305" w:rsidR="000C38FD" w:rsidRPr="00780B6F" w:rsidRDefault="00780B6F">
      <w:pPr>
        <w:pStyle w:val="Prrafodelista"/>
        <w:numPr>
          <w:ilvl w:val="0"/>
          <w:numId w:val="172"/>
        </w:numPr>
        <w:spacing w:line="480" w:lineRule="auto"/>
        <w:rPr>
          <w:lang w:val="es-DO"/>
        </w:rPr>
      </w:pPr>
      <w:r w:rsidRPr="00780B6F">
        <w:rPr>
          <w:lang w:val="es-DO"/>
        </w:rPr>
        <w:t>I</w:t>
      </w:r>
      <w:r w:rsidR="000C38FD" w:rsidRPr="00780B6F">
        <w:rPr>
          <w:lang w:val="es-DO"/>
        </w:rPr>
        <w:t>ndicador</w:t>
      </w:r>
      <w:r>
        <w:rPr>
          <w:lang w:val="es-DO"/>
        </w:rPr>
        <w:t>.</w:t>
      </w:r>
    </w:p>
    <w:p w14:paraId="644A6492" w14:textId="60EBDCEC" w:rsidR="000C38FD" w:rsidRPr="00780B6F" w:rsidRDefault="00780B6F">
      <w:pPr>
        <w:pStyle w:val="Prrafodelista"/>
        <w:numPr>
          <w:ilvl w:val="0"/>
          <w:numId w:val="172"/>
        </w:numPr>
        <w:spacing w:line="480" w:lineRule="auto"/>
        <w:rPr>
          <w:lang w:val="es-DO"/>
        </w:rPr>
      </w:pPr>
      <w:r>
        <w:rPr>
          <w:lang w:val="es-DO"/>
        </w:rPr>
        <w:t>E</w:t>
      </w:r>
      <w:r w:rsidR="000C38FD" w:rsidRPr="00780B6F">
        <w:rPr>
          <w:lang w:val="es-DO"/>
        </w:rPr>
        <w:t>stado</w:t>
      </w:r>
      <w:r>
        <w:rPr>
          <w:lang w:val="es-DO"/>
        </w:rPr>
        <w:t>.</w:t>
      </w:r>
    </w:p>
    <w:p w14:paraId="1501291B" w14:textId="0360450B" w:rsidR="000C38FD" w:rsidRPr="00780B6F" w:rsidRDefault="00780B6F">
      <w:pPr>
        <w:pStyle w:val="Prrafodelista"/>
        <w:numPr>
          <w:ilvl w:val="0"/>
          <w:numId w:val="172"/>
        </w:numPr>
        <w:spacing w:line="480" w:lineRule="auto"/>
        <w:rPr>
          <w:lang w:val="es-DO"/>
        </w:rPr>
      </w:pPr>
      <w:r>
        <w:rPr>
          <w:lang w:val="es-DO"/>
        </w:rPr>
        <w:t>F</w:t>
      </w:r>
      <w:r w:rsidR="000C38FD" w:rsidRPr="00780B6F">
        <w:rPr>
          <w:lang w:val="es-DO"/>
        </w:rPr>
        <w:t>echa de modificación</w:t>
      </w:r>
      <w:r>
        <w:rPr>
          <w:lang w:val="es-DO"/>
        </w:rPr>
        <w:t>.</w:t>
      </w:r>
    </w:p>
    <w:p w14:paraId="6892B225" w14:textId="55850FDD" w:rsidR="000C38FD" w:rsidRPr="00780B6F" w:rsidRDefault="00780B6F">
      <w:pPr>
        <w:pStyle w:val="Prrafodelista"/>
        <w:numPr>
          <w:ilvl w:val="0"/>
          <w:numId w:val="172"/>
        </w:numPr>
        <w:spacing w:line="480" w:lineRule="auto"/>
        <w:rPr>
          <w:lang w:val="es-DO"/>
        </w:rPr>
      </w:pPr>
      <w:r>
        <w:rPr>
          <w:lang w:val="es-DO"/>
        </w:rPr>
        <w:t>R</w:t>
      </w:r>
      <w:r w:rsidR="000C38FD" w:rsidRPr="00780B6F">
        <w:rPr>
          <w:lang w:val="es-DO"/>
        </w:rPr>
        <w:t>esponsable</w:t>
      </w:r>
      <w:r>
        <w:rPr>
          <w:lang w:val="es-DO"/>
        </w:rPr>
        <w:t>.</w:t>
      </w:r>
    </w:p>
    <w:p w14:paraId="5EC91E44" w14:textId="76216470" w:rsidR="000C38FD" w:rsidRPr="00780B6F" w:rsidRDefault="00780B6F">
      <w:pPr>
        <w:pStyle w:val="Prrafodelista"/>
        <w:numPr>
          <w:ilvl w:val="0"/>
          <w:numId w:val="172"/>
        </w:numPr>
        <w:spacing w:line="480" w:lineRule="auto"/>
        <w:rPr>
          <w:lang w:val="es-DO"/>
        </w:rPr>
      </w:pPr>
      <w:r>
        <w:rPr>
          <w:lang w:val="es-DO"/>
        </w:rPr>
        <w:t>Ú</w:t>
      </w:r>
      <w:r w:rsidR="000C38FD" w:rsidRPr="00780B6F">
        <w:rPr>
          <w:lang w:val="es-DO"/>
        </w:rPr>
        <w:t xml:space="preserve">ltima versión registrada. </w:t>
      </w:r>
    </w:p>
    <w:p w14:paraId="649AF4F6" w14:textId="77777777" w:rsidR="000C38FD" w:rsidRDefault="000C38FD" w:rsidP="00780B6F">
      <w:pPr>
        <w:rPr>
          <w:lang w:val="es-DO"/>
        </w:rPr>
      </w:pPr>
      <w:r w:rsidRPr="000C38FD">
        <w:rPr>
          <w:lang w:val="es-DO"/>
        </w:rPr>
        <w:t>También incorpora paginación para departamentos con una gran cantidad de indicadores.</w:t>
      </w:r>
    </w:p>
    <w:p w14:paraId="6118A6E4" w14:textId="237111FD" w:rsidR="00780B6F" w:rsidRPr="000C38FD" w:rsidRDefault="00780B6F" w:rsidP="00780B6F">
      <w:pPr>
        <w:ind w:firstLine="0"/>
        <w:rPr>
          <w:lang w:val="es-DO"/>
        </w:rPr>
      </w:pPr>
      <w:r w:rsidRPr="00780B6F">
        <w:rPr>
          <w:noProof/>
          <w:lang w:val="es-DO" w:eastAsia="es-DO"/>
        </w:rPr>
        <w:lastRenderedPageBreak/>
        <w:drawing>
          <wp:inline distT="0" distB="0" distL="0" distR="0" wp14:anchorId="43CBCA89" wp14:editId="7B03F65B">
            <wp:extent cx="5957570" cy="3498850"/>
            <wp:effectExtent l="0" t="0" r="5080" b="6350"/>
            <wp:docPr id="56345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8253" name=""/>
                    <pic:cNvPicPr/>
                  </pic:nvPicPr>
                  <pic:blipFill>
                    <a:blip r:embed="rId53"/>
                    <a:stretch>
                      <a:fillRect/>
                    </a:stretch>
                  </pic:blipFill>
                  <pic:spPr>
                    <a:xfrm>
                      <a:off x="0" y="0"/>
                      <a:ext cx="5957570" cy="3498850"/>
                    </a:xfrm>
                    <a:prstGeom prst="rect">
                      <a:avLst/>
                    </a:prstGeom>
                  </pic:spPr>
                </pic:pic>
              </a:graphicData>
            </a:graphic>
          </wp:inline>
        </w:drawing>
      </w:r>
    </w:p>
    <w:p w14:paraId="27B46E8A" w14:textId="7AABAB04" w:rsidR="000C38FD" w:rsidRPr="00780B6F" w:rsidRDefault="00780B6F" w:rsidP="00780B6F">
      <w:pPr>
        <w:ind w:firstLine="0"/>
        <w:jc w:val="center"/>
        <w:rPr>
          <w:i/>
          <w:iCs/>
          <w:lang w:val="es-DO"/>
        </w:rPr>
      </w:pPr>
      <w:r w:rsidRPr="00780B6F">
        <w:rPr>
          <w:i/>
          <w:iCs/>
          <w:lang w:val="es-DO"/>
        </w:rPr>
        <w:t>Figura 33. Reportes por Departamentos</w:t>
      </w:r>
      <w:r>
        <w:rPr>
          <w:i/>
          <w:iCs/>
          <w:lang w:val="es-DO"/>
        </w:rPr>
        <w:t>.</w:t>
      </w:r>
    </w:p>
    <w:p w14:paraId="5001708F" w14:textId="77777777" w:rsidR="000C38FD" w:rsidRPr="000C38FD" w:rsidRDefault="000C38FD" w:rsidP="00780B6F">
      <w:pPr>
        <w:pStyle w:val="Ttulo4"/>
        <w:rPr>
          <w:lang w:val="es-DO"/>
        </w:rPr>
      </w:pPr>
      <w:r w:rsidRPr="000C38FD">
        <w:rPr>
          <w:lang w:val="es-DO"/>
        </w:rPr>
        <w:t>Reporte de Evidencias</w:t>
      </w:r>
    </w:p>
    <w:p w14:paraId="427E252B" w14:textId="7DA54B49" w:rsidR="000C38FD" w:rsidRPr="000C38FD" w:rsidRDefault="000C38FD" w:rsidP="00780B6F">
      <w:pPr>
        <w:rPr>
          <w:lang w:val="es-DO"/>
        </w:rPr>
      </w:pPr>
      <w:r w:rsidRPr="000C38FD">
        <w:rPr>
          <w:lang w:val="es-DO"/>
        </w:rPr>
        <w:t>Este reporte ofrece un listado completo de las evidencias registradas dentro del sistema.</w:t>
      </w:r>
      <w:r w:rsidR="00780B6F">
        <w:rPr>
          <w:lang w:val="es-DO"/>
        </w:rPr>
        <w:t xml:space="preserve"> </w:t>
      </w:r>
      <w:r w:rsidRPr="000C38FD">
        <w:rPr>
          <w:lang w:val="es-DO"/>
        </w:rPr>
        <w:t>Puede filtrarse por:</w:t>
      </w:r>
    </w:p>
    <w:p w14:paraId="7C64BF01" w14:textId="31B63B6D" w:rsidR="000C38FD" w:rsidRPr="00780B6F" w:rsidRDefault="00780B6F">
      <w:pPr>
        <w:pStyle w:val="Prrafodelista"/>
        <w:numPr>
          <w:ilvl w:val="0"/>
          <w:numId w:val="173"/>
        </w:numPr>
        <w:spacing w:line="480" w:lineRule="auto"/>
        <w:rPr>
          <w:lang w:val="es-DO"/>
        </w:rPr>
      </w:pPr>
      <w:r>
        <w:rPr>
          <w:lang w:val="es-DO"/>
        </w:rPr>
        <w:t>E</w:t>
      </w:r>
      <w:r w:rsidR="000C38FD" w:rsidRPr="00780B6F">
        <w:rPr>
          <w:lang w:val="es-DO"/>
        </w:rPr>
        <w:t>stado</w:t>
      </w:r>
      <w:r>
        <w:rPr>
          <w:lang w:val="es-DO"/>
        </w:rPr>
        <w:t>.</w:t>
      </w:r>
    </w:p>
    <w:p w14:paraId="40008824" w14:textId="7D8F61A6" w:rsidR="000C38FD" w:rsidRPr="00780B6F" w:rsidRDefault="00780B6F">
      <w:pPr>
        <w:pStyle w:val="Prrafodelista"/>
        <w:numPr>
          <w:ilvl w:val="0"/>
          <w:numId w:val="173"/>
        </w:numPr>
        <w:spacing w:line="480" w:lineRule="auto"/>
        <w:rPr>
          <w:lang w:val="es-DO"/>
        </w:rPr>
      </w:pPr>
      <w:r>
        <w:rPr>
          <w:lang w:val="es-DO"/>
        </w:rPr>
        <w:t>D</w:t>
      </w:r>
      <w:r w:rsidR="000C38FD" w:rsidRPr="00780B6F">
        <w:rPr>
          <w:lang w:val="es-DO"/>
        </w:rPr>
        <w:t>epartamento</w:t>
      </w:r>
      <w:r>
        <w:rPr>
          <w:lang w:val="es-DO"/>
        </w:rPr>
        <w:t>.</w:t>
      </w:r>
    </w:p>
    <w:p w14:paraId="6F73B3CD" w14:textId="7E33A841" w:rsidR="000C38FD" w:rsidRPr="00780B6F" w:rsidRDefault="00780B6F">
      <w:pPr>
        <w:pStyle w:val="Prrafodelista"/>
        <w:numPr>
          <w:ilvl w:val="0"/>
          <w:numId w:val="173"/>
        </w:numPr>
        <w:spacing w:line="480" w:lineRule="auto"/>
        <w:rPr>
          <w:lang w:val="es-DO"/>
        </w:rPr>
      </w:pPr>
      <w:r>
        <w:rPr>
          <w:lang w:val="es-DO"/>
        </w:rPr>
        <w:t>P</w:t>
      </w:r>
      <w:r w:rsidR="000C38FD" w:rsidRPr="00780B6F">
        <w:rPr>
          <w:lang w:val="es-DO"/>
        </w:rPr>
        <w:t>eríodo</w:t>
      </w:r>
      <w:r>
        <w:rPr>
          <w:lang w:val="es-DO"/>
        </w:rPr>
        <w:t>.</w:t>
      </w:r>
    </w:p>
    <w:p w14:paraId="44C5C0CD" w14:textId="64169477" w:rsidR="000C38FD" w:rsidRPr="00780B6F" w:rsidRDefault="00780B6F">
      <w:pPr>
        <w:pStyle w:val="Prrafodelista"/>
        <w:numPr>
          <w:ilvl w:val="0"/>
          <w:numId w:val="173"/>
        </w:numPr>
        <w:spacing w:line="480" w:lineRule="auto"/>
        <w:rPr>
          <w:lang w:val="es-DO"/>
        </w:rPr>
      </w:pPr>
      <w:r>
        <w:rPr>
          <w:lang w:val="es-DO"/>
        </w:rPr>
        <w:t>C</w:t>
      </w:r>
      <w:r w:rsidR="000C38FD" w:rsidRPr="00780B6F">
        <w:rPr>
          <w:lang w:val="es-DO"/>
        </w:rPr>
        <w:t xml:space="preserve">riterio. </w:t>
      </w:r>
    </w:p>
    <w:p w14:paraId="71823FBA" w14:textId="353DB0E3" w:rsidR="000C38FD" w:rsidRPr="00780B6F" w:rsidRDefault="000C38FD">
      <w:pPr>
        <w:pStyle w:val="Prrafodelista"/>
        <w:numPr>
          <w:ilvl w:val="0"/>
          <w:numId w:val="173"/>
        </w:numPr>
        <w:spacing w:line="480" w:lineRule="auto"/>
        <w:rPr>
          <w:lang w:val="es-DO"/>
        </w:rPr>
      </w:pPr>
      <w:r w:rsidRPr="00780B6F">
        <w:rPr>
          <w:lang w:val="es-DO"/>
        </w:rPr>
        <w:t>La tabla presenta</w:t>
      </w:r>
      <w:r w:rsidR="00780B6F">
        <w:rPr>
          <w:lang w:val="es-DO"/>
        </w:rPr>
        <w:t>.</w:t>
      </w:r>
    </w:p>
    <w:p w14:paraId="2CD3B8CF" w14:textId="202D937A" w:rsidR="000C38FD" w:rsidRPr="00780B6F" w:rsidRDefault="00780B6F">
      <w:pPr>
        <w:pStyle w:val="Prrafodelista"/>
        <w:numPr>
          <w:ilvl w:val="0"/>
          <w:numId w:val="173"/>
        </w:numPr>
        <w:spacing w:line="480" w:lineRule="auto"/>
        <w:rPr>
          <w:lang w:val="es-DO"/>
        </w:rPr>
      </w:pPr>
      <w:r>
        <w:rPr>
          <w:lang w:val="es-DO"/>
        </w:rPr>
        <w:t>I</w:t>
      </w:r>
      <w:r w:rsidR="000C38FD" w:rsidRPr="00780B6F">
        <w:rPr>
          <w:lang w:val="es-DO"/>
        </w:rPr>
        <w:t>ndicador</w:t>
      </w:r>
      <w:r>
        <w:rPr>
          <w:lang w:val="es-DO"/>
        </w:rPr>
        <w:t>.</w:t>
      </w:r>
      <w:r w:rsidR="000C38FD" w:rsidRPr="00780B6F">
        <w:rPr>
          <w:lang w:val="es-DO"/>
        </w:rPr>
        <w:t xml:space="preserve"> </w:t>
      </w:r>
    </w:p>
    <w:p w14:paraId="5165A8F3" w14:textId="014A6EE1" w:rsidR="000C38FD" w:rsidRPr="00780B6F" w:rsidRDefault="00780B6F">
      <w:pPr>
        <w:pStyle w:val="Prrafodelista"/>
        <w:numPr>
          <w:ilvl w:val="0"/>
          <w:numId w:val="173"/>
        </w:numPr>
        <w:spacing w:line="480" w:lineRule="auto"/>
        <w:rPr>
          <w:lang w:val="es-DO"/>
        </w:rPr>
      </w:pPr>
      <w:r>
        <w:rPr>
          <w:lang w:val="es-DO"/>
        </w:rPr>
        <w:t>N</w:t>
      </w:r>
      <w:r w:rsidR="000C38FD" w:rsidRPr="00780B6F">
        <w:rPr>
          <w:lang w:val="es-DO"/>
        </w:rPr>
        <w:t>ombre de la evidencia</w:t>
      </w:r>
      <w:r>
        <w:rPr>
          <w:lang w:val="es-DO"/>
        </w:rPr>
        <w:t>.</w:t>
      </w:r>
      <w:r w:rsidR="000C38FD" w:rsidRPr="00780B6F">
        <w:rPr>
          <w:lang w:val="es-DO"/>
        </w:rPr>
        <w:t xml:space="preserve"> </w:t>
      </w:r>
    </w:p>
    <w:p w14:paraId="440F649E" w14:textId="59650D2A" w:rsidR="000C38FD" w:rsidRPr="00780B6F" w:rsidRDefault="00780B6F">
      <w:pPr>
        <w:pStyle w:val="Prrafodelista"/>
        <w:numPr>
          <w:ilvl w:val="0"/>
          <w:numId w:val="173"/>
        </w:numPr>
        <w:spacing w:line="480" w:lineRule="auto"/>
        <w:rPr>
          <w:lang w:val="es-DO"/>
        </w:rPr>
      </w:pPr>
      <w:r>
        <w:rPr>
          <w:lang w:val="es-DO"/>
        </w:rPr>
        <w:t>D</w:t>
      </w:r>
      <w:r w:rsidR="000C38FD" w:rsidRPr="00780B6F">
        <w:rPr>
          <w:lang w:val="es-DO"/>
        </w:rPr>
        <w:t>epartamento</w:t>
      </w:r>
      <w:r>
        <w:rPr>
          <w:lang w:val="es-DO"/>
        </w:rPr>
        <w:t>.</w:t>
      </w:r>
    </w:p>
    <w:p w14:paraId="1D93E248" w14:textId="0D84F12C" w:rsidR="000C38FD" w:rsidRPr="00780B6F" w:rsidRDefault="00780B6F">
      <w:pPr>
        <w:pStyle w:val="Prrafodelista"/>
        <w:numPr>
          <w:ilvl w:val="0"/>
          <w:numId w:val="173"/>
        </w:numPr>
        <w:spacing w:line="480" w:lineRule="auto"/>
        <w:rPr>
          <w:lang w:val="es-DO"/>
        </w:rPr>
      </w:pPr>
      <w:r>
        <w:rPr>
          <w:lang w:val="es-DO"/>
        </w:rPr>
        <w:t>C</w:t>
      </w:r>
      <w:r w:rsidR="000C38FD" w:rsidRPr="00780B6F">
        <w:rPr>
          <w:lang w:val="es-DO"/>
        </w:rPr>
        <w:t>riterio</w:t>
      </w:r>
      <w:r>
        <w:rPr>
          <w:lang w:val="es-DO"/>
        </w:rPr>
        <w:t>.</w:t>
      </w:r>
    </w:p>
    <w:p w14:paraId="4D5CB8AD" w14:textId="10B90A55" w:rsidR="000C38FD" w:rsidRPr="00780B6F" w:rsidRDefault="00780B6F">
      <w:pPr>
        <w:pStyle w:val="Prrafodelista"/>
        <w:numPr>
          <w:ilvl w:val="0"/>
          <w:numId w:val="173"/>
        </w:numPr>
        <w:spacing w:line="480" w:lineRule="auto"/>
        <w:rPr>
          <w:lang w:val="es-DO"/>
        </w:rPr>
      </w:pPr>
      <w:r>
        <w:rPr>
          <w:lang w:val="es-DO"/>
        </w:rPr>
        <w:lastRenderedPageBreak/>
        <w:t>P</w:t>
      </w:r>
      <w:r w:rsidR="000C38FD" w:rsidRPr="00780B6F">
        <w:rPr>
          <w:lang w:val="es-DO"/>
        </w:rPr>
        <w:t>eríodo</w:t>
      </w:r>
      <w:r>
        <w:rPr>
          <w:lang w:val="es-DO"/>
        </w:rPr>
        <w:t>.</w:t>
      </w:r>
      <w:r w:rsidR="000C38FD" w:rsidRPr="00780B6F">
        <w:rPr>
          <w:lang w:val="es-DO"/>
        </w:rPr>
        <w:t xml:space="preserve"> </w:t>
      </w:r>
    </w:p>
    <w:p w14:paraId="79259A7D" w14:textId="3C6E7B9E" w:rsidR="000C38FD" w:rsidRPr="00780B6F" w:rsidRDefault="00780B6F">
      <w:pPr>
        <w:pStyle w:val="Prrafodelista"/>
        <w:numPr>
          <w:ilvl w:val="0"/>
          <w:numId w:val="173"/>
        </w:numPr>
        <w:spacing w:line="480" w:lineRule="auto"/>
        <w:rPr>
          <w:lang w:val="es-DO"/>
        </w:rPr>
      </w:pPr>
      <w:r>
        <w:rPr>
          <w:lang w:val="es-DO"/>
        </w:rPr>
        <w:t>E</w:t>
      </w:r>
      <w:r w:rsidR="000C38FD" w:rsidRPr="00780B6F">
        <w:rPr>
          <w:lang w:val="es-DO"/>
        </w:rPr>
        <w:t>stado</w:t>
      </w:r>
      <w:r>
        <w:rPr>
          <w:lang w:val="es-DO"/>
        </w:rPr>
        <w:t>.</w:t>
      </w:r>
      <w:r w:rsidR="000C38FD" w:rsidRPr="00780B6F">
        <w:rPr>
          <w:lang w:val="es-DO"/>
        </w:rPr>
        <w:t xml:space="preserve"> </w:t>
      </w:r>
    </w:p>
    <w:p w14:paraId="32A49EDA" w14:textId="2DB8BF66" w:rsidR="000C38FD" w:rsidRPr="00780B6F" w:rsidRDefault="00780B6F">
      <w:pPr>
        <w:pStyle w:val="Prrafodelista"/>
        <w:numPr>
          <w:ilvl w:val="0"/>
          <w:numId w:val="173"/>
        </w:numPr>
        <w:spacing w:line="480" w:lineRule="auto"/>
        <w:rPr>
          <w:lang w:val="es-DO"/>
        </w:rPr>
      </w:pPr>
      <w:r>
        <w:rPr>
          <w:lang w:val="es-DO"/>
        </w:rPr>
        <w:t>F</w:t>
      </w:r>
      <w:r w:rsidR="000C38FD" w:rsidRPr="00780B6F">
        <w:rPr>
          <w:lang w:val="es-DO"/>
        </w:rPr>
        <w:t xml:space="preserve">echa de registro. </w:t>
      </w:r>
    </w:p>
    <w:p w14:paraId="7E343A3B" w14:textId="34AAF178" w:rsidR="00780B6F" w:rsidRDefault="000C38FD" w:rsidP="00780B6F">
      <w:pPr>
        <w:rPr>
          <w:lang w:val="es-DO"/>
        </w:rPr>
      </w:pPr>
      <w:r w:rsidRPr="000C38FD">
        <w:rPr>
          <w:lang w:val="es-DO"/>
        </w:rPr>
        <w:t>Es uno de los reportes más utilizados durante el proceso de evaluación institucional.</w:t>
      </w:r>
    </w:p>
    <w:p w14:paraId="61DFFE5D" w14:textId="1AD9D2DA" w:rsidR="00780B6F" w:rsidRDefault="00780B6F" w:rsidP="00780B6F">
      <w:pPr>
        <w:ind w:firstLine="0"/>
        <w:rPr>
          <w:lang w:val="es-DO"/>
        </w:rPr>
      </w:pPr>
      <w:r w:rsidRPr="00780B6F">
        <w:rPr>
          <w:noProof/>
          <w:lang w:val="es-DO" w:eastAsia="es-DO"/>
        </w:rPr>
        <w:drawing>
          <wp:inline distT="0" distB="0" distL="0" distR="0" wp14:anchorId="317AAE24" wp14:editId="35D98069">
            <wp:extent cx="5957570" cy="3495040"/>
            <wp:effectExtent l="0" t="0" r="5080" b="0"/>
            <wp:docPr id="202587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2210" name=""/>
                    <pic:cNvPicPr/>
                  </pic:nvPicPr>
                  <pic:blipFill>
                    <a:blip r:embed="rId54"/>
                    <a:stretch>
                      <a:fillRect/>
                    </a:stretch>
                  </pic:blipFill>
                  <pic:spPr>
                    <a:xfrm>
                      <a:off x="0" y="0"/>
                      <a:ext cx="5957570" cy="3495040"/>
                    </a:xfrm>
                    <a:prstGeom prst="rect">
                      <a:avLst/>
                    </a:prstGeom>
                  </pic:spPr>
                </pic:pic>
              </a:graphicData>
            </a:graphic>
          </wp:inline>
        </w:drawing>
      </w:r>
    </w:p>
    <w:p w14:paraId="0C8566E8" w14:textId="315DE875" w:rsidR="00780B6F" w:rsidRPr="00780B6F" w:rsidRDefault="00780B6F" w:rsidP="00780B6F">
      <w:pPr>
        <w:ind w:firstLine="0"/>
        <w:jc w:val="center"/>
        <w:rPr>
          <w:i/>
          <w:iCs/>
          <w:lang w:val="es-DO"/>
        </w:rPr>
      </w:pPr>
      <w:r w:rsidRPr="00780B6F">
        <w:rPr>
          <w:i/>
          <w:iCs/>
          <w:lang w:val="es-DO"/>
        </w:rPr>
        <w:t>Figura 34. Reportes por Evidencias</w:t>
      </w:r>
      <w:r>
        <w:rPr>
          <w:i/>
          <w:iCs/>
          <w:lang w:val="es-DO"/>
        </w:rPr>
        <w:t>.</w:t>
      </w:r>
    </w:p>
    <w:p w14:paraId="424163A7" w14:textId="77777777" w:rsidR="000C38FD" w:rsidRPr="000C38FD" w:rsidRDefault="000C38FD" w:rsidP="00780B6F">
      <w:pPr>
        <w:pStyle w:val="Ttulo4"/>
        <w:rPr>
          <w:lang w:val="es-DO"/>
        </w:rPr>
      </w:pPr>
      <w:r w:rsidRPr="000C38FD">
        <w:rPr>
          <w:lang w:val="es-DO"/>
        </w:rPr>
        <w:t>Reporte de Observaciones</w:t>
      </w:r>
    </w:p>
    <w:p w14:paraId="19F5D45F" w14:textId="31EF3A7C" w:rsidR="000C38FD" w:rsidRPr="000C38FD" w:rsidRDefault="000C38FD" w:rsidP="00780B6F">
      <w:pPr>
        <w:rPr>
          <w:lang w:val="es-DO"/>
        </w:rPr>
      </w:pPr>
      <w:r w:rsidRPr="000C38FD">
        <w:rPr>
          <w:lang w:val="es-DO"/>
        </w:rPr>
        <w:t>Permite analizar todas las observaciones realizadas por los revisores.</w:t>
      </w:r>
      <w:r w:rsidR="00780B6F">
        <w:rPr>
          <w:lang w:val="es-DO"/>
        </w:rPr>
        <w:t xml:space="preserve"> </w:t>
      </w:r>
      <w:r w:rsidRPr="000C38FD">
        <w:rPr>
          <w:lang w:val="es-DO"/>
        </w:rPr>
        <w:t>Puede filtrarse por:</w:t>
      </w:r>
    </w:p>
    <w:p w14:paraId="06E0FB7C" w14:textId="25F84A4F" w:rsidR="000C38FD" w:rsidRPr="00780B6F" w:rsidRDefault="00780B6F">
      <w:pPr>
        <w:pStyle w:val="Prrafodelista"/>
        <w:numPr>
          <w:ilvl w:val="0"/>
          <w:numId w:val="174"/>
        </w:numPr>
        <w:spacing w:line="480" w:lineRule="auto"/>
        <w:rPr>
          <w:lang w:val="es-DO"/>
        </w:rPr>
      </w:pPr>
      <w:r>
        <w:rPr>
          <w:lang w:val="es-DO"/>
        </w:rPr>
        <w:t>P</w:t>
      </w:r>
      <w:r w:rsidR="000C38FD" w:rsidRPr="00780B6F">
        <w:rPr>
          <w:lang w:val="es-DO"/>
        </w:rPr>
        <w:t>eríodo</w:t>
      </w:r>
      <w:r>
        <w:rPr>
          <w:lang w:val="es-DO"/>
        </w:rPr>
        <w:t>.</w:t>
      </w:r>
    </w:p>
    <w:p w14:paraId="001C75A7" w14:textId="268F783C" w:rsidR="000C38FD" w:rsidRPr="00780B6F" w:rsidRDefault="00780B6F">
      <w:pPr>
        <w:pStyle w:val="Prrafodelista"/>
        <w:numPr>
          <w:ilvl w:val="0"/>
          <w:numId w:val="174"/>
        </w:numPr>
        <w:spacing w:line="480" w:lineRule="auto"/>
        <w:rPr>
          <w:lang w:val="es-DO"/>
        </w:rPr>
      </w:pPr>
      <w:r>
        <w:rPr>
          <w:lang w:val="es-DO"/>
        </w:rPr>
        <w:t>D</w:t>
      </w:r>
      <w:r w:rsidR="000C38FD" w:rsidRPr="00780B6F">
        <w:rPr>
          <w:lang w:val="es-DO"/>
        </w:rPr>
        <w:t>epartamento</w:t>
      </w:r>
      <w:r>
        <w:rPr>
          <w:lang w:val="es-DO"/>
        </w:rPr>
        <w:t>.</w:t>
      </w:r>
      <w:r w:rsidR="000C38FD" w:rsidRPr="00780B6F">
        <w:rPr>
          <w:lang w:val="es-DO"/>
        </w:rPr>
        <w:t xml:space="preserve"> </w:t>
      </w:r>
    </w:p>
    <w:p w14:paraId="5EDA4495" w14:textId="68784630" w:rsidR="000C38FD" w:rsidRPr="00780B6F" w:rsidRDefault="00780B6F">
      <w:pPr>
        <w:pStyle w:val="Prrafodelista"/>
        <w:numPr>
          <w:ilvl w:val="0"/>
          <w:numId w:val="174"/>
        </w:numPr>
        <w:spacing w:line="480" w:lineRule="auto"/>
        <w:rPr>
          <w:lang w:val="es-DO"/>
        </w:rPr>
      </w:pPr>
      <w:r>
        <w:rPr>
          <w:lang w:val="es-DO"/>
        </w:rPr>
        <w:t>U</w:t>
      </w:r>
      <w:r w:rsidR="000C38FD" w:rsidRPr="00780B6F">
        <w:rPr>
          <w:lang w:val="es-DO"/>
        </w:rPr>
        <w:t xml:space="preserve">suario. </w:t>
      </w:r>
    </w:p>
    <w:p w14:paraId="7685FBD1" w14:textId="7AFA26F4" w:rsidR="000C38FD" w:rsidRPr="00780B6F" w:rsidRDefault="000C38FD" w:rsidP="00780B6F">
      <w:pPr>
        <w:rPr>
          <w:lang w:val="es-DO"/>
        </w:rPr>
      </w:pPr>
      <w:r w:rsidRPr="00780B6F">
        <w:rPr>
          <w:lang w:val="es-DO"/>
        </w:rPr>
        <w:t>Incluye información como</w:t>
      </w:r>
      <w:r w:rsidR="00780B6F">
        <w:rPr>
          <w:lang w:val="es-DO"/>
        </w:rPr>
        <w:t>:</w:t>
      </w:r>
    </w:p>
    <w:p w14:paraId="0D1A7A8A" w14:textId="48C55002" w:rsidR="000C38FD" w:rsidRPr="00780B6F" w:rsidRDefault="00780B6F">
      <w:pPr>
        <w:pStyle w:val="Prrafodelista"/>
        <w:numPr>
          <w:ilvl w:val="0"/>
          <w:numId w:val="174"/>
        </w:numPr>
        <w:spacing w:line="480" w:lineRule="auto"/>
        <w:rPr>
          <w:lang w:val="es-DO"/>
        </w:rPr>
      </w:pPr>
      <w:r>
        <w:rPr>
          <w:lang w:val="es-DO"/>
        </w:rPr>
        <w:t>E</w:t>
      </w:r>
      <w:r w:rsidR="000C38FD" w:rsidRPr="00780B6F">
        <w:rPr>
          <w:lang w:val="es-DO"/>
        </w:rPr>
        <w:t>videncia</w:t>
      </w:r>
      <w:r>
        <w:rPr>
          <w:lang w:val="es-DO"/>
        </w:rPr>
        <w:t>.</w:t>
      </w:r>
      <w:r w:rsidR="000C38FD" w:rsidRPr="00780B6F">
        <w:rPr>
          <w:lang w:val="es-DO"/>
        </w:rPr>
        <w:t xml:space="preserve"> </w:t>
      </w:r>
    </w:p>
    <w:p w14:paraId="4BDBAC1E" w14:textId="787204B7" w:rsidR="000C38FD" w:rsidRPr="00780B6F" w:rsidRDefault="00780B6F">
      <w:pPr>
        <w:pStyle w:val="Prrafodelista"/>
        <w:numPr>
          <w:ilvl w:val="0"/>
          <w:numId w:val="174"/>
        </w:numPr>
        <w:spacing w:line="480" w:lineRule="auto"/>
        <w:rPr>
          <w:lang w:val="es-DO"/>
        </w:rPr>
      </w:pPr>
      <w:r>
        <w:rPr>
          <w:lang w:val="es-DO"/>
        </w:rPr>
        <w:lastRenderedPageBreak/>
        <w:t>I</w:t>
      </w:r>
      <w:r w:rsidR="000C38FD" w:rsidRPr="00780B6F">
        <w:rPr>
          <w:lang w:val="es-DO"/>
        </w:rPr>
        <w:t>ndicador</w:t>
      </w:r>
      <w:r>
        <w:rPr>
          <w:lang w:val="es-DO"/>
        </w:rPr>
        <w:t>.</w:t>
      </w:r>
    </w:p>
    <w:p w14:paraId="4566C647" w14:textId="0B7B6557" w:rsidR="000C38FD" w:rsidRPr="00780B6F" w:rsidRDefault="00780B6F">
      <w:pPr>
        <w:pStyle w:val="Prrafodelista"/>
        <w:numPr>
          <w:ilvl w:val="0"/>
          <w:numId w:val="174"/>
        </w:numPr>
        <w:spacing w:line="480" w:lineRule="auto"/>
        <w:rPr>
          <w:lang w:val="es-DO"/>
        </w:rPr>
      </w:pPr>
      <w:r>
        <w:rPr>
          <w:lang w:val="es-DO"/>
        </w:rPr>
        <w:t>D</w:t>
      </w:r>
      <w:r w:rsidR="000C38FD" w:rsidRPr="00780B6F">
        <w:rPr>
          <w:lang w:val="es-DO"/>
        </w:rPr>
        <w:t>epartamento</w:t>
      </w:r>
      <w:r>
        <w:rPr>
          <w:lang w:val="es-DO"/>
        </w:rPr>
        <w:t>.</w:t>
      </w:r>
    </w:p>
    <w:p w14:paraId="12D1614C" w14:textId="5A1EF0DE" w:rsidR="000C38FD" w:rsidRPr="00780B6F" w:rsidRDefault="00780B6F">
      <w:pPr>
        <w:pStyle w:val="Prrafodelista"/>
        <w:numPr>
          <w:ilvl w:val="0"/>
          <w:numId w:val="174"/>
        </w:numPr>
        <w:spacing w:line="480" w:lineRule="auto"/>
        <w:rPr>
          <w:lang w:val="es-DO"/>
        </w:rPr>
      </w:pPr>
      <w:r>
        <w:rPr>
          <w:lang w:val="es-DO"/>
        </w:rPr>
        <w:t>V</w:t>
      </w:r>
      <w:r w:rsidR="000C38FD" w:rsidRPr="00780B6F">
        <w:rPr>
          <w:lang w:val="es-DO"/>
        </w:rPr>
        <w:t>ersión</w:t>
      </w:r>
      <w:r>
        <w:rPr>
          <w:lang w:val="es-DO"/>
        </w:rPr>
        <w:t>.</w:t>
      </w:r>
      <w:r w:rsidR="000C38FD" w:rsidRPr="00780B6F">
        <w:rPr>
          <w:lang w:val="es-DO"/>
        </w:rPr>
        <w:t xml:space="preserve"> </w:t>
      </w:r>
    </w:p>
    <w:p w14:paraId="058E4960" w14:textId="7DDA1C59" w:rsidR="000C38FD" w:rsidRPr="00780B6F" w:rsidRDefault="00780B6F">
      <w:pPr>
        <w:pStyle w:val="Prrafodelista"/>
        <w:numPr>
          <w:ilvl w:val="0"/>
          <w:numId w:val="174"/>
        </w:numPr>
        <w:spacing w:line="480" w:lineRule="auto"/>
        <w:rPr>
          <w:lang w:val="es-DO"/>
        </w:rPr>
      </w:pPr>
      <w:r>
        <w:rPr>
          <w:lang w:val="es-DO"/>
        </w:rPr>
        <w:t>O</w:t>
      </w:r>
      <w:r w:rsidR="000C38FD" w:rsidRPr="00780B6F">
        <w:rPr>
          <w:lang w:val="es-DO"/>
        </w:rPr>
        <w:t>bservador</w:t>
      </w:r>
      <w:r>
        <w:rPr>
          <w:lang w:val="es-DO"/>
        </w:rPr>
        <w:t>.</w:t>
      </w:r>
    </w:p>
    <w:p w14:paraId="3EA19428" w14:textId="50F38BC3" w:rsidR="000C38FD" w:rsidRPr="00780B6F" w:rsidRDefault="00780B6F">
      <w:pPr>
        <w:pStyle w:val="Prrafodelista"/>
        <w:numPr>
          <w:ilvl w:val="0"/>
          <w:numId w:val="174"/>
        </w:numPr>
        <w:spacing w:line="480" w:lineRule="auto"/>
        <w:rPr>
          <w:lang w:val="es-DO"/>
        </w:rPr>
      </w:pPr>
      <w:r>
        <w:rPr>
          <w:lang w:val="es-DO"/>
        </w:rPr>
        <w:t>C</w:t>
      </w:r>
      <w:r w:rsidR="000C38FD" w:rsidRPr="00780B6F">
        <w:rPr>
          <w:lang w:val="es-DO"/>
        </w:rPr>
        <w:t>omentario</w:t>
      </w:r>
      <w:r>
        <w:rPr>
          <w:lang w:val="es-DO"/>
        </w:rPr>
        <w:t>.</w:t>
      </w:r>
    </w:p>
    <w:p w14:paraId="57BDA9C8" w14:textId="610DD34E" w:rsidR="000C38FD" w:rsidRPr="00780B6F" w:rsidRDefault="00780B6F">
      <w:pPr>
        <w:pStyle w:val="Prrafodelista"/>
        <w:numPr>
          <w:ilvl w:val="0"/>
          <w:numId w:val="174"/>
        </w:numPr>
        <w:spacing w:line="480" w:lineRule="auto"/>
        <w:rPr>
          <w:lang w:val="es-DO"/>
        </w:rPr>
      </w:pPr>
      <w:r>
        <w:rPr>
          <w:lang w:val="es-DO"/>
        </w:rPr>
        <w:t>F</w:t>
      </w:r>
      <w:r w:rsidR="000C38FD" w:rsidRPr="00780B6F">
        <w:rPr>
          <w:lang w:val="es-DO"/>
        </w:rPr>
        <w:t>echa</w:t>
      </w:r>
      <w:r>
        <w:rPr>
          <w:lang w:val="es-DO"/>
        </w:rPr>
        <w:t>.</w:t>
      </w:r>
    </w:p>
    <w:p w14:paraId="22274309" w14:textId="70A4D447" w:rsidR="000C38FD" w:rsidRPr="00780B6F" w:rsidRDefault="00780B6F">
      <w:pPr>
        <w:pStyle w:val="Prrafodelista"/>
        <w:numPr>
          <w:ilvl w:val="0"/>
          <w:numId w:val="174"/>
        </w:numPr>
        <w:spacing w:line="480" w:lineRule="auto"/>
        <w:rPr>
          <w:lang w:val="es-DO"/>
        </w:rPr>
      </w:pPr>
      <w:r>
        <w:rPr>
          <w:lang w:val="es-DO"/>
        </w:rPr>
        <w:t>N</w:t>
      </w:r>
      <w:r w:rsidR="000C38FD" w:rsidRPr="00780B6F">
        <w:rPr>
          <w:lang w:val="es-DO"/>
        </w:rPr>
        <w:t xml:space="preserve">úmero total de observaciones. </w:t>
      </w:r>
    </w:p>
    <w:p w14:paraId="574380E4" w14:textId="45BE90BF" w:rsidR="000C38FD" w:rsidRPr="000C38FD" w:rsidRDefault="00780B6F" w:rsidP="00780B6F">
      <w:pPr>
        <w:rPr>
          <w:lang w:val="es-DO"/>
        </w:rPr>
      </w:pPr>
      <w:r w:rsidRPr="000C38FD">
        <w:rPr>
          <w:lang w:val="es-DO"/>
        </w:rPr>
        <w:t>Además,</w:t>
      </w:r>
      <w:r w:rsidR="000C38FD" w:rsidRPr="000C38FD">
        <w:rPr>
          <w:lang w:val="es-DO"/>
        </w:rPr>
        <w:t xml:space="preserve"> presenta un resumen con el total de observaciones y la cantidad de evidencias observadas.</w:t>
      </w:r>
    </w:p>
    <w:p w14:paraId="53B495C0" w14:textId="7448D1C8" w:rsidR="000C38FD" w:rsidRDefault="00780B6F" w:rsidP="000C38FD">
      <w:pPr>
        <w:ind w:firstLine="0"/>
        <w:rPr>
          <w:lang w:val="es-DO"/>
        </w:rPr>
      </w:pPr>
      <w:r w:rsidRPr="00780B6F">
        <w:rPr>
          <w:noProof/>
          <w:lang w:val="es-DO" w:eastAsia="es-DO"/>
        </w:rPr>
        <w:drawing>
          <wp:inline distT="0" distB="0" distL="0" distR="0" wp14:anchorId="28A4EBA1" wp14:editId="751F5157">
            <wp:extent cx="5957570" cy="3491230"/>
            <wp:effectExtent l="0" t="0" r="5080" b="0"/>
            <wp:docPr id="1079471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1572" name=""/>
                    <pic:cNvPicPr/>
                  </pic:nvPicPr>
                  <pic:blipFill>
                    <a:blip r:embed="rId55"/>
                    <a:stretch>
                      <a:fillRect/>
                    </a:stretch>
                  </pic:blipFill>
                  <pic:spPr>
                    <a:xfrm>
                      <a:off x="0" y="0"/>
                      <a:ext cx="5957570" cy="3491230"/>
                    </a:xfrm>
                    <a:prstGeom prst="rect">
                      <a:avLst/>
                    </a:prstGeom>
                  </pic:spPr>
                </pic:pic>
              </a:graphicData>
            </a:graphic>
          </wp:inline>
        </w:drawing>
      </w:r>
    </w:p>
    <w:p w14:paraId="43F41464" w14:textId="05BF2543" w:rsidR="006D4FE9" w:rsidRDefault="00780B6F" w:rsidP="006D4FE9">
      <w:pPr>
        <w:ind w:firstLine="0"/>
        <w:jc w:val="center"/>
        <w:rPr>
          <w:i/>
          <w:iCs/>
          <w:lang w:val="es-DO"/>
        </w:rPr>
      </w:pPr>
      <w:r w:rsidRPr="00780B6F">
        <w:rPr>
          <w:i/>
          <w:iCs/>
          <w:lang w:val="es-DO"/>
        </w:rPr>
        <w:t>Figura 35. Reportes por Observaciones.</w:t>
      </w:r>
    </w:p>
    <w:p w14:paraId="0CFC0F75" w14:textId="77777777" w:rsidR="006D4FE9" w:rsidRPr="006D4FE9" w:rsidRDefault="006D4FE9" w:rsidP="006D4FE9">
      <w:pPr>
        <w:ind w:firstLine="0"/>
        <w:jc w:val="center"/>
        <w:rPr>
          <w:i/>
          <w:iCs/>
          <w:lang w:val="es-DO"/>
        </w:rPr>
      </w:pPr>
    </w:p>
    <w:p w14:paraId="51E1C84E" w14:textId="3CDEA1DB" w:rsidR="000C38FD" w:rsidRPr="000C38FD" w:rsidRDefault="000C38FD" w:rsidP="00780B6F">
      <w:pPr>
        <w:pStyle w:val="Ttulo4"/>
        <w:rPr>
          <w:lang w:val="es-DO"/>
        </w:rPr>
      </w:pPr>
      <w:r w:rsidRPr="000C38FD">
        <w:rPr>
          <w:lang w:val="es-DO"/>
        </w:rPr>
        <w:lastRenderedPageBreak/>
        <w:t>Reporte de Auditoría</w:t>
      </w:r>
    </w:p>
    <w:p w14:paraId="72353B6E" w14:textId="6DF475E8" w:rsidR="000C38FD" w:rsidRPr="000C38FD" w:rsidRDefault="000C38FD" w:rsidP="009D25C7">
      <w:pPr>
        <w:rPr>
          <w:lang w:val="es-DO"/>
        </w:rPr>
      </w:pPr>
      <w:r w:rsidRPr="000C38FD">
        <w:rPr>
          <w:lang w:val="es-DO"/>
        </w:rPr>
        <w:t>Muestra el historial completo de actividades realizadas dentro del sistema.</w:t>
      </w:r>
      <w:r w:rsidR="009D25C7">
        <w:rPr>
          <w:lang w:val="es-DO"/>
        </w:rPr>
        <w:t xml:space="preserve"> </w:t>
      </w:r>
      <w:r w:rsidRPr="000C38FD">
        <w:rPr>
          <w:lang w:val="es-DO"/>
        </w:rPr>
        <w:t>Los registros pueden filtrarse por:</w:t>
      </w:r>
    </w:p>
    <w:p w14:paraId="7F35F1FA" w14:textId="3632CD41" w:rsidR="000C38FD" w:rsidRPr="009D25C7" w:rsidRDefault="009D25C7">
      <w:pPr>
        <w:pStyle w:val="Prrafodelista"/>
        <w:numPr>
          <w:ilvl w:val="0"/>
          <w:numId w:val="176"/>
        </w:numPr>
        <w:spacing w:line="480" w:lineRule="auto"/>
        <w:rPr>
          <w:lang w:val="es-DO"/>
        </w:rPr>
      </w:pPr>
      <w:r>
        <w:rPr>
          <w:lang w:val="es-DO"/>
        </w:rPr>
        <w:t>U</w:t>
      </w:r>
      <w:r w:rsidR="000C38FD" w:rsidRPr="009D25C7">
        <w:rPr>
          <w:lang w:val="es-DO"/>
        </w:rPr>
        <w:t>suario</w:t>
      </w:r>
      <w:r>
        <w:rPr>
          <w:lang w:val="es-DO"/>
        </w:rPr>
        <w:t>.</w:t>
      </w:r>
    </w:p>
    <w:p w14:paraId="5391104F" w14:textId="07752898" w:rsidR="000C38FD" w:rsidRPr="009D25C7" w:rsidRDefault="009D25C7">
      <w:pPr>
        <w:pStyle w:val="Prrafodelista"/>
        <w:numPr>
          <w:ilvl w:val="0"/>
          <w:numId w:val="176"/>
        </w:numPr>
        <w:spacing w:line="480" w:lineRule="auto"/>
        <w:rPr>
          <w:lang w:val="es-DO"/>
        </w:rPr>
      </w:pPr>
      <w:r>
        <w:rPr>
          <w:lang w:val="es-DO"/>
        </w:rPr>
        <w:t>R</w:t>
      </w:r>
      <w:r w:rsidR="000C38FD" w:rsidRPr="009D25C7">
        <w:rPr>
          <w:lang w:val="es-DO"/>
        </w:rPr>
        <w:t>ango de fechas</w:t>
      </w:r>
      <w:r>
        <w:rPr>
          <w:lang w:val="es-DO"/>
        </w:rPr>
        <w:t>.</w:t>
      </w:r>
    </w:p>
    <w:p w14:paraId="7F2B96B7" w14:textId="3321C60A" w:rsidR="000C38FD" w:rsidRPr="009D25C7" w:rsidRDefault="009D25C7">
      <w:pPr>
        <w:pStyle w:val="Prrafodelista"/>
        <w:numPr>
          <w:ilvl w:val="0"/>
          <w:numId w:val="176"/>
        </w:numPr>
        <w:spacing w:line="480" w:lineRule="auto"/>
        <w:rPr>
          <w:lang w:val="es-DO"/>
        </w:rPr>
      </w:pPr>
      <w:r>
        <w:rPr>
          <w:lang w:val="es-DO"/>
        </w:rPr>
        <w:t>M</w:t>
      </w:r>
      <w:r w:rsidR="000C38FD" w:rsidRPr="009D25C7">
        <w:rPr>
          <w:lang w:val="es-DO"/>
        </w:rPr>
        <w:t>odelo</w:t>
      </w:r>
      <w:r>
        <w:rPr>
          <w:lang w:val="es-DO"/>
        </w:rPr>
        <w:t>.</w:t>
      </w:r>
    </w:p>
    <w:p w14:paraId="4641D986" w14:textId="5D55149D" w:rsidR="000C38FD" w:rsidRPr="009D25C7" w:rsidRDefault="009D25C7">
      <w:pPr>
        <w:pStyle w:val="Prrafodelista"/>
        <w:numPr>
          <w:ilvl w:val="0"/>
          <w:numId w:val="176"/>
        </w:numPr>
        <w:spacing w:line="480" w:lineRule="auto"/>
        <w:rPr>
          <w:lang w:val="es-DO"/>
        </w:rPr>
      </w:pPr>
      <w:r>
        <w:rPr>
          <w:lang w:val="es-DO"/>
        </w:rPr>
        <w:t>A</w:t>
      </w:r>
      <w:r w:rsidR="000C38FD" w:rsidRPr="009D25C7">
        <w:rPr>
          <w:lang w:val="es-DO"/>
        </w:rPr>
        <w:t xml:space="preserve">cción realizada. </w:t>
      </w:r>
    </w:p>
    <w:p w14:paraId="6742CB02" w14:textId="77777777" w:rsidR="000C38FD" w:rsidRPr="000C38FD" w:rsidRDefault="000C38FD" w:rsidP="00780B6F">
      <w:pPr>
        <w:rPr>
          <w:lang w:val="es-DO"/>
        </w:rPr>
      </w:pPr>
      <w:r w:rsidRPr="000C38FD">
        <w:rPr>
          <w:lang w:val="es-DO"/>
        </w:rPr>
        <w:t>Cada registro contiene:</w:t>
      </w:r>
    </w:p>
    <w:p w14:paraId="08730A0F" w14:textId="1808F05D" w:rsidR="000C38FD" w:rsidRPr="009D25C7" w:rsidRDefault="009D25C7">
      <w:pPr>
        <w:pStyle w:val="Prrafodelista"/>
        <w:numPr>
          <w:ilvl w:val="0"/>
          <w:numId w:val="175"/>
        </w:numPr>
        <w:spacing w:line="480" w:lineRule="auto"/>
        <w:rPr>
          <w:lang w:val="es-DO"/>
        </w:rPr>
      </w:pPr>
      <w:r w:rsidRPr="009D25C7">
        <w:rPr>
          <w:lang w:val="es-DO"/>
        </w:rPr>
        <w:t>U</w:t>
      </w:r>
      <w:r w:rsidR="000C38FD" w:rsidRPr="009D25C7">
        <w:rPr>
          <w:lang w:val="es-DO"/>
        </w:rPr>
        <w:t>suario</w:t>
      </w:r>
      <w:r>
        <w:rPr>
          <w:lang w:val="es-DO"/>
        </w:rPr>
        <w:t>.</w:t>
      </w:r>
    </w:p>
    <w:p w14:paraId="40559E5E" w14:textId="3B2C9D45" w:rsidR="000C38FD" w:rsidRPr="009D25C7" w:rsidRDefault="009D25C7">
      <w:pPr>
        <w:pStyle w:val="Prrafodelista"/>
        <w:numPr>
          <w:ilvl w:val="0"/>
          <w:numId w:val="175"/>
        </w:numPr>
        <w:spacing w:line="480" w:lineRule="auto"/>
        <w:rPr>
          <w:lang w:val="es-DO"/>
        </w:rPr>
      </w:pPr>
      <w:r>
        <w:rPr>
          <w:lang w:val="es-DO"/>
        </w:rPr>
        <w:t>A</w:t>
      </w:r>
      <w:r w:rsidR="000C38FD" w:rsidRPr="009D25C7">
        <w:rPr>
          <w:lang w:val="es-DO"/>
        </w:rPr>
        <w:t>cción ejecutada</w:t>
      </w:r>
      <w:r>
        <w:rPr>
          <w:lang w:val="es-DO"/>
        </w:rPr>
        <w:t>.</w:t>
      </w:r>
    </w:p>
    <w:p w14:paraId="2FA9497A" w14:textId="6EC0048B" w:rsidR="000C38FD" w:rsidRPr="009D25C7" w:rsidRDefault="009D25C7">
      <w:pPr>
        <w:pStyle w:val="Prrafodelista"/>
        <w:numPr>
          <w:ilvl w:val="0"/>
          <w:numId w:val="175"/>
        </w:numPr>
        <w:spacing w:line="480" w:lineRule="auto"/>
        <w:rPr>
          <w:lang w:val="es-DO"/>
        </w:rPr>
      </w:pPr>
      <w:r>
        <w:rPr>
          <w:lang w:val="es-DO"/>
        </w:rPr>
        <w:t>M</w:t>
      </w:r>
      <w:r w:rsidR="000C38FD" w:rsidRPr="009D25C7">
        <w:rPr>
          <w:lang w:val="es-DO"/>
        </w:rPr>
        <w:t>ódulo afectado</w:t>
      </w:r>
      <w:r>
        <w:rPr>
          <w:lang w:val="es-DO"/>
        </w:rPr>
        <w:t>.</w:t>
      </w:r>
    </w:p>
    <w:p w14:paraId="0C74922F" w14:textId="5FA3D06E" w:rsidR="000C38FD" w:rsidRPr="009D25C7" w:rsidRDefault="009D25C7">
      <w:pPr>
        <w:pStyle w:val="Prrafodelista"/>
        <w:numPr>
          <w:ilvl w:val="0"/>
          <w:numId w:val="175"/>
        </w:numPr>
        <w:spacing w:line="480" w:lineRule="auto"/>
        <w:rPr>
          <w:lang w:val="es-DO"/>
        </w:rPr>
      </w:pPr>
      <w:r>
        <w:rPr>
          <w:lang w:val="es-DO"/>
        </w:rPr>
        <w:t>I</w:t>
      </w:r>
      <w:r w:rsidR="000C38FD" w:rsidRPr="009D25C7">
        <w:rPr>
          <w:lang w:val="es-DO"/>
        </w:rPr>
        <w:t>dentificador del registro</w:t>
      </w:r>
      <w:r>
        <w:rPr>
          <w:lang w:val="es-DO"/>
        </w:rPr>
        <w:t>.</w:t>
      </w:r>
    </w:p>
    <w:p w14:paraId="6F18C5C6" w14:textId="3297B395" w:rsidR="000C38FD" w:rsidRPr="009D25C7" w:rsidRDefault="009D25C7">
      <w:pPr>
        <w:pStyle w:val="Prrafodelista"/>
        <w:numPr>
          <w:ilvl w:val="0"/>
          <w:numId w:val="175"/>
        </w:numPr>
        <w:spacing w:line="480" w:lineRule="auto"/>
        <w:rPr>
          <w:lang w:val="es-DO"/>
        </w:rPr>
      </w:pPr>
      <w:r>
        <w:rPr>
          <w:lang w:val="es-DO"/>
        </w:rPr>
        <w:t>D</w:t>
      </w:r>
      <w:r w:rsidR="000C38FD" w:rsidRPr="009D25C7">
        <w:rPr>
          <w:lang w:val="es-DO"/>
        </w:rPr>
        <w:t>escripción</w:t>
      </w:r>
      <w:r>
        <w:rPr>
          <w:lang w:val="es-DO"/>
        </w:rPr>
        <w:t>.</w:t>
      </w:r>
    </w:p>
    <w:p w14:paraId="24683FAE" w14:textId="7304159E" w:rsidR="000C38FD" w:rsidRPr="009D25C7" w:rsidRDefault="009D25C7">
      <w:pPr>
        <w:pStyle w:val="Prrafodelista"/>
        <w:numPr>
          <w:ilvl w:val="0"/>
          <w:numId w:val="175"/>
        </w:numPr>
        <w:spacing w:line="480" w:lineRule="auto"/>
        <w:rPr>
          <w:lang w:val="es-DO"/>
        </w:rPr>
      </w:pPr>
      <w:r>
        <w:rPr>
          <w:lang w:val="es-DO"/>
        </w:rPr>
        <w:t>F</w:t>
      </w:r>
      <w:r w:rsidR="000C38FD" w:rsidRPr="009D25C7">
        <w:rPr>
          <w:lang w:val="es-DO"/>
        </w:rPr>
        <w:t xml:space="preserve">echa y hora. </w:t>
      </w:r>
    </w:p>
    <w:p w14:paraId="4E5FCEB3" w14:textId="77777777" w:rsidR="000C38FD" w:rsidRDefault="000C38FD" w:rsidP="00780B6F">
      <w:pPr>
        <w:rPr>
          <w:lang w:val="es-DO"/>
        </w:rPr>
      </w:pPr>
      <w:r w:rsidRPr="000C38FD">
        <w:rPr>
          <w:lang w:val="es-DO"/>
        </w:rPr>
        <w:t>Este reporte permite dar seguimiento a todas las operaciones efectuadas por los usuarios y constituye una herramienta importante para fines de control y trazabilidad.</w:t>
      </w:r>
    </w:p>
    <w:p w14:paraId="0ED9B61B" w14:textId="36C9D5AC" w:rsidR="00780B6F" w:rsidRDefault="00780B6F" w:rsidP="00780B6F">
      <w:pPr>
        <w:ind w:firstLine="0"/>
        <w:rPr>
          <w:lang w:val="es-DO"/>
        </w:rPr>
      </w:pPr>
      <w:r w:rsidRPr="00780B6F">
        <w:rPr>
          <w:noProof/>
          <w:lang w:val="es-DO" w:eastAsia="es-DO"/>
        </w:rPr>
        <w:lastRenderedPageBreak/>
        <w:drawing>
          <wp:inline distT="0" distB="0" distL="0" distR="0" wp14:anchorId="7816F75B" wp14:editId="4F36B091">
            <wp:extent cx="5957570" cy="3499485"/>
            <wp:effectExtent l="0" t="0" r="5080" b="5715"/>
            <wp:docPr id="23776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17" name=""/>
                    <pic:cNvPicPr/>
                  </pic:nvPicPr>
                  <pic:blipFill>
                    <a:blip r:embed="rId56"/>
                    <a:stretch>
                      <a:fillRect/>
                    </a:stretch>
                  </pic:blipFill>
                  <pic:spPr>
                    <a:xfrm>
                      <a:off x="0" y="0"/>
                      <a:ext cx="5957570" cy="3499485"/>
                    </a:xfrm>
                    <a:prstGeom prst="rect">
                      <a:avLst/>
                    </a:prstGeom>
                  </pic:spPr>
                </pic:pic>
              </a:graphicData>
            </a:graphic>
          </wp:inline>
        </w:drawing>
      </w:r>
    </w:p>
    <w:p w14:paraId="4C8996B9" w14:textId="5E0C11E5" w:rsidR="000C38FD" w:rsidRPr="009D25C7" w:rsidRDefault="00780B6F" w:rsidP="009D25C7">
      <w:pPr>
        <w:ind w:firstLine="0"/>
        <w:jc w:val="center"/>
        <w:rPr>
          <w:i/>
          <w:iCs/>
          <w:lang w:val="es-DO"/>
        </w:rPr>
      </w:pPr>
      <w:r w:rsidRPr="009D25C7">
        <w:rPr>
          <w:i/>
          <w:iCs/>
          <w:lang w:val="es-DO"/>
        </w:rPr>
        <w:t>Figura 36. Reportes por Auditorias.</w:t>
      </w:r>
    </w:p>
    <w:p w14:paraId="55680E0C" w14:textId="77777777" w:rsidR="000C38FD" w:rsidRPr="000C38FD" w:rsidRDefault="000C38FD" w:rsidP="009D25C7">
      <w:pPr>
        <w:pStyle w:val="Ttulo4"/>
        <w:rPr>
          <w:lang w:val="es-DO"/>
        </w:rPr>
      </w:pPr>
      <w:r w:rsidRPr="000C38FD">
        <w:rPr>
          <w:lang w:val="es-DO"/>
        </w:rPr>
        <w:t>Reporte de Usuarios</w:t>
      </w:r>
    </w:p>
    <w:p w14:paraId="677E68B9" w14:textId="179A0113" w:rsidR="000C38FD" w:rsidRPr="000C38FD" w:rsidRDefault="000C38FD" w:rsidP="009D25C7">
      <w:pPr>
        <w:rPr>
          <w:lang w:val="es-DO"/>
        </w:rPr>
      </w:pPr>
      <w:r w:rsidRPr="000C38FD">
        <w:rPr>
          <w:lang w:val="es-DO"/>
        </w:rPr>
        <w:t>Presenta información estadística sobre los usuarios registrados en el sistema.</w:t>
      </w:r>
      <w:r w:rsidR="009D25C7">
        <w:rPr>
          <w:lang w:val="es-DO"/>
        </w:rPr>
        <w:t xml:space="preserve"> </w:t>
      </w:r>
      <w:r w:rsidRPr="000C38FD">
        <w:rPr>
          <w:lang w:val="es-DO"/>
        </w:rPr>
        <w:t>Puede filtrarse por:</w:t>
      </w:r>
    </w:p>
    <w:p w14:paraId="778466BB" w14:textId="41E17E7C" w:rsidR="000C38FD" w:rsidRPr="009D25C7" w:rsidRDefault="009D25C7">
      <w:pPr>
        <w:pStyle w:val="Prrafodelista"/>
        <w:numPr>
          <w:ilvl w:val="0"/>
          <w:numId w:val="177"/>
        </w:numPr>
        <w:spacing w:line="480" w:lineRule="auto"/>
        <w:rPr>
          <w:lang w:val="es-DO"/>
        </w:rPr>
      </w:pPr>
      <w:r>
        <w:rPr>
          <w:lang w:val="es-DO"/>
        </w:rPr>
        <w:t>R</w:t>
      </w:r>
      <w:r w:rsidR="000C38FD" w:rsidRPr="009D25C7">
        <w:rPr>
          <w:lang w:val="es-DO"/>
        </w:rPr>
        <w:t>ol</w:t>
      </w:r>
      <w:r>
        <w:rPr>
          <w:lang w:val="es-DO"/>
        </w:rPr>
        <w:t>.</w:t>
      </w:r>
    </w:p>
    <w:p w14:paraId="2D6618DC" w14:textId="2D2268FD" w:rsidR="000C38FD" w:rsidRPr="009D25C7" w:rsidRDefault="009D25C7">
      <w:pPr>
        <w:pStyle w:val="Prrafodelista"/>
        <w:numPr>
          <w:ilvl w:val="0"/>
          <w:numId w:val="177"/>
        </w:numPr>
        <w:spacing w:line="480" w:lineRule="auto"/>
        <w:rPr>
          <w:lang w:val="es-DO"/>
        </w:rPr>
      </w:pPr>
      <w:r>
        <w:rPr>
          <w:lang w:val="es-DO"/>
        </w:rPr>
        <w:t>D</w:t>
      </w:r>
      <w:r w:rsidR="000C38FD" w:rsidRPr="009D25C7">
        <w:rPr>
          <w:lang w:val="es-DO"/>
        </w:rPr>
        <w:t>epartamento</w:t>
      </w:r>
      <w:r>
        <w:rPr>
          <w:lang w:val="es-DO"/>
        </w:rPr>
        <w:t>.</w:t>
      </w:r>
    </w:p>
    <w:p w14:paraId="40D46C64" w14:textId="6F674F53" w:rsidR="000C38FD" w:rsidRPr="009D25C7" w:rsidRDefault="009D25C7">
      <w:pPr>
        <w:pStyle w:val="Prrafodelista"/>
        <w:numPr>
          <w:ilvl w:val="0"/>
          <w:numId w:val="177"/>
        </w:numPr>
        <w:spacing w:line="480" w:lineRule="auto"/>
        <w:rPr>
          <w:lang w:val="es-DO"/>
        </w:rPr>
      </w:pPr>
      <w:r>
        <w:rPr>
          <w:lang w:val="es-DO"/>
        </w:rPr>
        <w:t>E</w:t>
      </w:r>
      <w:r w:rsidR="000C38FD" w:rsidRPr="009D25C7">
        <w:rPr>
          <w:lang w:val="es-DO"/>
        </w:rPr>
        <w:t xml:space="preserve">stado. </w:t>
      </w:r>
    </w:p>
    <w:p w14:paraId="304F0235" w14:textId="77777777" w:rsidR="000C38FD" w:rsidRPr="000C38FD" w:rsidRDefault="000C38FD" w:rsidP="009D25C7">
      <w:pPr>
        <w:rPr>
          <w:lang w:val="es-DO"/>
        </w:rPr>
      </w:pPr>
      <w:r w:rsidRPr="000C38FD">
        <w:rPr>
          <w:lang w:val="es-DO"/>
        </w:rPr>
        <w:t>El reporte incluye:</w:t>
      </w:r>
    </w:p>
    <w:p w14:paraId="621488D6" w14:textId="37B0CB5F" w:rsidR="000C38FD" w:rsidRPr="009D25C7" w:rsidRDefault="009D25C7">
      <w:pPr>
        <w:pStyle w:val="Prrafodelista"/>
        <w:numPr>
          <w:ilvl w:val="0"/>
          <w:numId w:val="178"/>
        </w:numPr>
        <w:spacing w:line="480" w:lineRule="auto"/>
        <w:rPr>
          <w:lang w:val="es-DO"/>
        </w:rPr>
      </w:pPr>
      <w:r>
        <w:rPr>
          <w:lang w:val="es-DO"/>
        </w:rPr>
        <w:t>N</w:t>
      </w:r>
      <w:r w:rsidR="000C38FD" w:rsidRPr="009D25C7">
        <w:rPr>
          <w:lang w:val="es-DO"/>
        </w:rPr>
        <w:t>ombre de usuario</w:t>
      </w:r>
      <w:r>
        <w:rPr>
          <w:lang w:val="es-DO"/>
        </w:rPr>
        <w:t>.</w:t>
      </w:r>
      <w:r w:rsidR="000C38FD" w:rsidRPr="009D25C7">
        <w:rPr>
          <w:lang w:val="es-DO"/>
        </w:rPr>
        <w:t xml:space="preserve"> </w:t>
      </w:r>
    </w:p>
    <w:p w14:paraId="48D274ED" w14:textId="36E527C2" w:rsidR="000C38FD" w:rsidRPr="009D25C7" w:rsidRDefault="009D25C7">
      <w:pPr>
        <w:pStyle w:val="Prrafodelista"/>
        <w:numPr>
          <w:ilvl w:val="0"/>
          <w:numId w:val="178"/>
        </w:numPr>
        <w:spacing w:line="480" w:lineRule="auto"/>
        <w:rPr>
          <w:lang w:val="es-DO"/>
        </w:rPr>
      </w:pPr>
      <w:r>
        <w:rPr>
          <w:lang w:val="es-DO"/>
        </w:rPr>
        <w:t>N</w:t>
      </w:r>
      <w:r w:rsidR="000C38FD" w:rsidRPr="009D25C7">
        <w:rPr>
          <w:lang w:val="es-DO"/>
        </w:rPr>
        <w:t>ombre completo</w:t>
      </w:r>
      <w:r>
        <w:rPr>
          <w:lang w:val="es-DO"/>
        </w:rPr>
        <w:t>.</w:t>
      </w:r>
      <w:r w:rsidR="000C38FD" w:rsidRPr="009D25C7">
        <w:rPr>
          <w:lang w:val="es-DO"/>
        </w:rPr>
        <w:t xml:space="preserve"> </w:t>
      </w:r>
    </w:p>
    <w:p w14:paraId="4CDC7340" w14:textId="2E1DD154" w:rsidR="000C38FD" w:rsidRPr="009D25C7" w:rsidRDefault="009D25C7">
      <w:pPr>
        <w:pStyle w:val="Prrafodelista"/>
        <w:numPr>
          <w:ilvl w:val="0"/>
          <w:numId w:val="178"/>
        </w:numPr>
        <w:spacing w:line="480" w:lineRule="auto"/>
        <w:rPr>
          <w:lang w:val="es-DO"/>
        </w:rPr>
      </w:pPr>
      <w:r>
        <w:rPr>
          <w:lang w:val="es-DO"/>
        </w:rPr>
        <w:t>C</w:t>
      </w:r>
      <w:r w:rsidR="000C38FD" w:rsidRPr="009D25C7">
        <w:rPr>
          <w:lang w:val="es-DO"/>
        </w:rPr>
        <w:t>orreo electrónico</w:t>
      </w:r>
      <w:r>
        <w:rPr>
          <w:lang w:val="es-DO"/>
        </w:rPr>
        <w:t>.</w:t>
      </w:r>
      <w:r w:rsidR="000C38FD" w:rsidRPr="009D25C7">
        <w:rPr>
          <w:lang w:val="es-DO"/>
        </w:rPr>
        <w:t xml:space="preserve"> </w:t>
      </w:r>
    </w:p>
    <w:p w14:paraId="403E3F35" w14:textId="6F6AD883" w:rsidR="000C38FD" w:rsidRPr="009D25C7" w:rsidRDefault="009D25C7">
      <w:pPr>
        <w:pStyle w:val="Prrafodelista"/>
        <w:numPr>
          <w:ilvl w:val="0"/>
          <w:numId w:val="178"/>
        </w:numPr>
        <w:spacing w:line="480" w:lineRule="auto"/>
        <w:rPr>
          <w:lang w:val="es-DO"/>
        </w:rPr>
      </w:pPr>
      <w:r>
        <w:rPr>
          <w:lang w:val="es-DO"/>
        </w:rPr>
        <w:t>R</w:t>
      </w:r>
      <w:r w:rsidR="000C38FD" w:rsidRPr="009D25C7">
        <w:rPr>
          <w:lang w:val="es-DO"/>
        </w:rPr>
        <w:t>ol asignado</w:t>
      </w:r>
      <w:r>
        <w:rPr>
          <w:lang w:val="es-DO"/>
        </w:rPr>
        <w:t>.</w:t>
      </w:r>
      <w:r w:rsidR="000C38FD" w:rsidRPr="009D25C7">
        <w:rPr>
          <w:lang w:val="es-DO"/>
        </w:rPr>
        <w:t xml:space="preserve"> </w:t>
      </w:r>
    </w:p>
    <w:p w14:paraId="2F0BAFBE" w14:textId="3890251E" w:rsidR="000C38FD" w:rsidRPr="009D25C7" w:rsidRDefault="009D25C7">
      <w:pPr>
        <w:pStyle w:val="Prrafodelista"/>
        <w:numPr>
          <w:ilvl w:val="0"/>
          <w:numId w:val="178"/>
        </w:numPr>
        <w:spacing w:line="480" w:lineRule="auto"/>
        <w:rPr>
          <w:lang w:val="es-DO"/>
        </w:rPr>
      </w:pPr>
      <w:r>
        <w:rPr>
          <w:lang w:val="es-DO"/>
        </w:rPr>
        <w:lastRenderedPageBreak/>
        <w:t>D</w:t>
      </w:r>
      <w:r w:rsidR="000C38FD" w:rsidRPr="009D25C7">
        <w:rPr>
          <w:lang w:val="es-DO"/>
        </w:rPr>
        <w:t>epartamento</w:t>
      </w:r>
      <w:r>
        <w:rPr>
          <w:lang w:val="es-DO"/>
        </w:rPr>
        <w:t>.</w:t>
      </w:r>
    </w:p>
    <w:p w14:paraId="6E61DD8B" w14:textId="42A5ED4D" w:rsidR="000C38FD" w:rsidRPr="009D25C7" w:rsidRDefault="009D25C7">
      <w:pPr>
        <w:pStyle w:val="Prrafodelista"/>
        <w:numPr>
          <w:ilvl w:val="0"/>
          <w:numId w:val="178"/>
        </w:numPr>
        <w:spacing w:line="480" w:lineRule="auto"/>
        <w:rPr>
          <w:lang w:val="es-DO"/>
        </w:rPr>
      </w:pPr>
      <w:r>
        <w:rPr>
          <w:lang w:val="es-DO"/>
        </w:rPr>
        <w:t>Ú</w:t>
      </w:r>
      <w:r w:rsidR="000C38FD" w:rsidRPr="009D25C7">
        <w:rPr>
          <w:lang w:val="es-DO"/>
        </w:rPr>
        <w:t>ltimo acceso</w:t>
      </w:r>
      <w:r>
        <w:rPr>
          <w:lang w:val="es-DO"/>
        </w:rPr>
        <w:t>.</w:t>
      </w:r>
    </w:p>
    <w:p w14:paraId="3B7D0F50" w14:textId="142084E3" w:rsidR="000C38FD" w:rsidRPr="009D25C7" w:rsidRDefault="009D25C7">
      <w:pPr>
        <w:pStyle w:val="Prrafodelista"/>
        <w:numPr>
          <w:ilvl w:val="0"/>
          <w:numId w:val="178"/>
        </w:numPr>
        <w:spacing w:line="480" w:lineRule="auto"/>
        <w:rPr>
          <w:lang w:val="es-DO"/>
        </w:rPr>
      </w:pPr>
      <w:r>
        <w:rPr>
          <w:lang w:val="es-DO"/>
        </w:rPr>
        <w:t>E</w:t>
      </w:r>
      <w:r w:rsidR="000C38FD" w:rsidRPr="009D25C7">
        <w:rPr>
          <w:lang w:val="es-DO"/>
        </w:rPr>
        <w:t xml:space="preserve">stado de la cuenta. </w:t>
      </w:r>
    </w:p>
    <w:p w14:paraId="47C1469B" w14:textId="77777777" w:rsidR="000C38FD" w:rsidRPr="000C38FD" w:rsidRDefault="000C38FD" w:rsidP="009D25C7">
      <w:pPr>
        <w:rPr>
          <w:lang w:val="es-DO"/>
        </w:rPr>
      </w:pPr>
      <w:r w:rsidRPr="000C38FD">
        <w:rPr>
          <w:lang w:val="es-DO"/>
        </w:rPr>
        <w:t>También muestra un resumen con:</w:t>
      </w:r>
    </w:p>
    <w:p w14:paraId="5CBE7A47" w14:textId="4965E0AD" w:rsidR="000C38FD" w:rsidRPr="009D25C7" w:rsidRDefault="009D25C7">
      <w:pPr>
        <w:pStyle w:val="Prrafodelista"/>
        <w:numPr>
          <w:ilvl w:val="0"/>
          <w:numId w:val="179"/>
        </w:numPr>
        <w:spacing w:line="480" w:lineRule="auto"/>
        <w:rPr>
          <w:lang w:val="es-DO"/>
        </w:rPr>
      </w:pPr>
      <w:proofErr w:type="gramStart"/>
      <w:r>
        <w:rPr>
          <w:lang w:val="es-DO"/>
        </w:rPr>
        <w:t>T</w:t>
      </w:r>
      <w:r w:rsidR="000C38FD" w:rsidRPr="009D25C7">
        <w:rPr>
          <w:lang w:val="es-DO"/>
        </w:rPr>
        <w:t>otal</w:t>
      </w:r>
      <w:proofErr w:type="gramEnd"/>
      <w:r w:rsidR="000C38FD" w:rsidRPr="009D25C7">
        <w:rPr>
          <w:lang w:val="es-DO"/>
        </w:rPr>
        <w:t xml:space="preserve"> de usuarios</w:t>
      </w:r>
      <w:r>
        <w:rPr>
          <w:lang w:val="es-DO"/>
        </w:rPr>
        <w:t>.</w:t>
      </w:r>
    </w:p>
    <w:p w14:paraId="1265EB0F" w14:textId="076C01BD" w:rsidR="000C38FD" w:rsidRPr="009D25C7" w:rsidRDefault="009D25C7">
      <w:pPr>
        <w:pStyle w:val="Prrafodelista"/>
        <w:numPr>
          <w:ilvl w:val="0"/>
          <w:numId w:val="179"/>
        </w:numPr>
        <w:spacing w:line="480" w:lineRule="auto"/>
        <w:rPr>
          <w:lang w:val="es-DO"/>
        </w:rPr>
      </w:pPr>
      <w:r>
        <w:rPr>
          <w:lang w:val="es-DO"/>
        </w:rPr>
        <w:t>U</w:t>
      </w:r>
      <w:r w:rsidR="000C38FD" w:rsidRPr="009D25C7">
        <w:rPr>
          <w:lang w:val="es-DO"/>
        </w:rPr>
        <w:t>suarios activos</w:t>
      </w:r>
      <w:r>
        <w:rPr>
          <w:lang w:val="es-DO"/>
        </w:rPr>
        <w:t>.</w:t>
      </w:r>
    </w:p>
    <w:p w14:paraId="6AF75C30" w14:textId="77777777" w:rsidR="000C38FD" w:rsidRPr="009D25C7" w:rsidRDefault="000C38FD">
      <w:pPr>
        <w:pStyle w:val="Prrafodelista"/>
        <w:numPr>
          <w:ilvl w:val="0"/>
          <w:numId w:val="179"/>
        </w:numPr>
        <w:spacing w:line="480" w:lineRule="auto"/>
        <w:rPr>
          <w:lang w:val="es-DO"/>
        </w:rPr>
      </w:pPr>
      <w:r w:rsidRPr="009D25C7">
        <w:rPr>
          <w:lang w:val="es-DO"/>
        </w:rPr>
        <w:t xml:space="preserve">usuarios inactivos. </w:t>
      </w:r>
    </w:p>
    <w:p w14:paraId="2E98910E" w14:textId="0304D954" w:rsidR="000C38FD" w:rsidRDefault="009D25C7" w:rsidP="009D25C7">
      <w:pPr>
        <w:ind w:firstLine="0"/>
        <w:rPr>
          <w:lang w:val="es-DO"/>
        </w:rPr>
      </w:pPr>
      <w:r w:rsidRPr="009D25C7">
        <w:rPr>
          <w:noProof/>
          <w:lang w:val="es-DO" w:eastAsia="es-DO"/>
        </w:rPr>
        <w:drawing>
          <wp:inline distT="0" distB="0" distL="0" distR="0" wp14:anchorId="6C122C1A" wp14:editId="39F51908">
            <wp:extent cx="5957570" cy="3486150"/>
            <wp:effectExtent l="0" t="0" r="5080" b="0"/>
            <wp:docPr id="118994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45747" name=""/>
                    <pic:cNvPicPr/>
                  </pic:nvPicPr>
                  <pic:blipFill>
                    <a:blip r:embed="rId57"/>
                    <a:stretch>
                      <a:fillRect/>
                    </a:stretch>
                  </pic:blipFill>
                  <pic:spPr>
                    <a:xfrm>
                      <a:off x="0" y="0"/>
                      <a:ext cx="5957570" cy="3486150"/>
                    </a:xfrm>
                    <a:prstGeom prst="rect">
                      <a:avLst/>
                    </a:prstGeom>
                  </pic:spPr>
                </pic:pic>
              </a:graphicData>
            </a:graphic>
          </wp:inline>
        </w:drawing>
      </w:r>
    </w:p>
    <w:p w14:paraId="1E568C11" w14:textId="4F14106B" w:rsidR="009D25C7" w:rsidRPr="009D25C7" w:rsidRDefault="009D25C7" w:rsidP="009D25C7">
      <w:pPr>
        <w:ind w:firstLine="0"/>
        <w:jc w:val="center"/>
        <w:rPr>
          <w:i/>
          <w:iCs/>
          <w:lang w:val="es-DO"/>
        </w:rPr>
      </w:pPr>
      <w:r w:rsidRPr="009D25C7">
        <w:rPr>
          <w:i/>
          <w:iCs/>
          <w:lang w:val="es-DO"/>
        </w:rPr>
        <w:t>Figura 37. Reportes por Usuarios.</w:t>
      </w:r>
    </w:p>
    <w:p w14:paraId="09832F55" w14:textId="77777777" w:rsidR="006D4FE9" w:rsidRDefault="006D4FE9" w:rsidP="006D4FE9">
      <w:pPr>
        <w:pStyle w:val="Ttulo4"/>
        <w:ind w:firstLine="0"/>
        <w:rPr>
          <w:lang w:val="es-DO"/>
        </w:rPr>
      </w:pPr>
    </w:p>
    <w:p w14:paraId="1B54FB1F" w14:textId="77777777" w:rsidR="006D4FE9" w:rsidRPr="006D4FE9" w:rsidRDefault="006D4FE9" w:rsidP="006D4FE9">
      <w:pPr>
        <w:rPr>
          <w:lang w:val="es-DO"/>
        </w:rPr>
      </w:pPr>
    </w:p>
    <w:p w14:paraId="2E01840E" w14:textId="2946504C" w:rsidR="000C38FD" w:rsidRPr="000C38FD" w:rsidRDefault="000C38FD" w:rsidP="009D25C7">
      <w:pPr>
        <w:pStyle w:val="Ttulo4"/>
        <w:rPr>
          <w:lang w:val="es-DO"/>
        </w:rPr>
      </w:pPr>
      <w:r w:rsidRPr="000C38FD">
        <w:rPr>
          <w:lang w:val="es-DO"/>
        </w:rPr>
        <w:lastRenderedPageBreak/>
        <w:t>Exportación de reportes</w:t>
      </w:r>
    </w:p>
    <w:p w14:paraId="0B33C8E2" w14:textId="77777777" w:rsidR="000C38FD" w:rsidRPr="000C38FD" w:rsidRDefault="000C38FD" w:rsidP="009D25C7">
      <w:pPr>
        <w:rPr>
          <w:lang w:val="es-DO"/>
        </w:rPr>
      </w:pPr>
      <w:r w:rsidRPr="000C38FD">
        <w:rPr>
          <w:lang w:val="es-DO"/>
        </w:rPr>
        <w:t>Desde cualquiera de las pestañas el usuario puede generar el reporte mostrado en dos formatos:</w:t>
      </w:r>
    </w:p>
    <w:p w14:paraId="5CAE37A1" w14:textId="77777777" w:rsidR="000C38FD" w:rsidRPr="009D25C7" w:rsidRDefault="000C38FD">
      <w:pPr>
        <w:pStyle w:val="Prrafodelista"/>
        <w:numPr>
          <w:ilvl w:val="0"/>
          <w:numId w:val="180"/>
        </w:numPr>
        <w:spacing w:line="480" w:lineRule="auto"/>
        <w:rPr>
          <w:lang w:val="es-DO"/>
        </w:rPr>
      </w:pPr>
      <w:r w:rsidRPr="009D25C7">
        <w:rPr>
          <w:lang w:val="es-DO"/>
        </w:rPr>
        <w:t xml:space="preserve">Excel (.xlsx) para procesamiento y análisis de datos. </w:t>
      </w:r>
    </w:p>
    <w:p w14:paraId="2298F7CD" w14:textId="77777777" w:rsidR="000C38FD" w:rsidRPr="009D25C7" w:rsidRDefault="000C38FD">
      <w:pPr>
        <w:pStyle w:val="Prrafodelista"/>
        <w:numPr>
          <w:ilvl w:val="0"/>
          <w:numId w:val="180"/>
        </w:numPr>
        <w:spacing w:line="480" w:lineRule="auto"/>
        <w:rPr>
          <w:lang w:val="es-DO"/>
        </w:rPr>
      </w:pPr>
      <w:r w:rsidRPr="009D25C7">
        <w:rPr>
          <w:lang w:val="es-DO"/>
        </w:rPr>
        <w:t xml:space="preserve">PDF para impresión o distribución del reporte. </w:t>
      </w:r>
    </w:p>
    <w:p w14:paraId="790CEA65" w14:textId="4C0EC077" w:rsidR="005839DA" w:rsidRPr="0045294A" w:rsidRDefault="000C38FD" w:rsidP="009D25C7">
      <w:pPr>
        <w:rPr>
          <w:lang w:val="es-DO"/>
        </w:rPr>
      </w:pPr>
      <w:r w:rsidRPr="000C38FD">
        <w:rPr>
          <w:lang w:val="es-DO"/>
        </w:rPr>
        <w:t>La exportación respeta automáticamente los filtros aplicados en la vista actual, permitiendo obtener únicamente la información de interés.</w:t>
      </w:r>
    </w:p>
    <w:p w14:paraId="24FF5EBB" w14:textId="77777777" w:rsidR="0045294A" w:rsidRPr="0045294A" w:rsidRDefault="0045294A" w:rsidP="003F1CE9">
      <w:pPr>
        <w:pStyle w:val="Ttulo3"/>
        <w:rPr>
          <w:lang w:val="es-DO"/>
        </w:rPr>
      </w:pPr>
      <w:bookmarkStart w:id="136" w:name="_Toc237457113"/>
      <w:r w:rsidRPr="0045294A">
        <w:rPr>
          <w:lang w:val="es-DO"/>
        </w:rPr>
        <w:t>Gestión de Perfil</w:t>
      </w:r>
      <w:bookmarkEnd w:id="136"/>
    </w:p>
    <w:p w14:paraId="73E1F1D7" w14:textId="77777777" w:rsidR="0045294A" w:rsidRDefault="0045294A" w:rsidP="006D4FE9">
      <w:pPr>
        <w:spacing w:after="0"/>
        <w:rPr>
          <w:lang w:val="es-DO"/>
        </w:rPr>
      </w:pPr>
      <w:r w:rsidRPr="003F1CE9">
        <w:rPr>
          <w:lang w:val="es-DO"/>
        </w:rPr>
        <w:t>El módulo de Perfil permite al usuario administrar la información de su cuenta dentro del sistema. Desde esta sección es posible actualizar los datos personales, modificar la fotografía de perfil y cambiar la contraseña de acceso, manteniendo siempre actualizada la información del usuario.</w:t>
      </w:r>
    </w:p>
    <w:p w14:paraId="0308B56D" w14:textId="38A9F10C" w:rsidR="003F1CE9" w:rsidRDefault="003F1CE9" w:rsidP="003F1CE9">
      <w:pPr>
        <w:ind w:firstLine="0"/>
        <w:rPr>
          <w:lang w:val="es-DO"/>
        </w:rPr>
      </w:pPr>
      <w:r w:rsidRPr="003F1CE9">
        <w:rPr>
          <w:noProof/>
          <w:lang w:val="es-DO" w:eastAsia="es-DO"/>
        </w:rPr>
        <w:drawing>
          <wp:inline distT="0" distB="0" distL="0" distR="0" wp14:anchorId="6A913764" wp14:editId="3D6A71FB">
            <wp:extent cx="5957570" cy="3498215"/>
            <wp:effectExtent l="0" t="0" r="5080" b="6985"/>
            <wp:docPr id="75278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84336" name=""/>
                    <pic:cNvPicPr/>
                  </pic:nvPicPr>
                  <pic:blipFill>
                    <a:blip r:embed="rId58"/>
                    <a:stretch>
                      <a:fillRect/>
                    </a:stretch>
                  </pic:blipFill>
                  <pic:spPr>
                    <a:xfrm>
                      <a:off x="0" y="0"/>
                      <a:ext cx="5957570" cy="3498215"/>
                    </a:xfrm>
                    <a:prstGeom prst="rect">
                      <a:avLst/>
                    </a:prstGeom>
                  </pic:spPr>
                </pic:pic>
              </a:graphicData>
            </a:graphic>
          </wp:inline>
        </w:drawing>
      </w:r>
    </w:p>
    <w:p w14:paraId="1693F149" w14:textId="4DF4DB63" w:rsidR="003F1CE9" w:rsidRPr="003F1CE9" w:rsidRDefault="003F1CE9" w:rsidP="003F1CE9">
      <w:pPr>
        <w:ind w:firstLine="0"/>
        <w:jc w:val="center"/>
        <w:rPr>
          <w:i/>
          <w:iCs/>
          <w:lang w:val="es-DO"/>
        </w:rPr>
      </w:pPr>
      <w:r w:rsidRPr="003F1CE9">
        <w:rPr>
          <w:i/>
          <w:iCs/>
          <w:lang w:val="es-DO"/>
        </w:rPr>
        <w:t>Figura 31. Gestión de Perfil</w:t>
      </w:r>
      <w:r>
        <w:rPr>
          <w:i/>
          <w:iCs/>
          <w:lang w:val="es-DO"/>
        </w:rPr>
        <w:t>.</w:t>
      </w:r>
    </w:p>
    <w:p w14:paraId="3E07B101" w14:textId="77777777" w:rsidR="0045294A" w:rsidRPr="0045294A" w:rsidRDefault="0045294A" w:rsidP="003F1CE9">
      <w:pPr>
        <w:pStyle w:val="Ttulo4"/>
        <w:rPr>
          <w:lang w:val="es-DO"/>
        </w:rPr>
      </w:pPr>
      <w:r w:rsidRPr="0045294A">
        <w:rPr>
          <w:lang w:val="es-DO"/>
        </w:rPr>
        <w:lastRenderedPageBreak/>
        <w:t>Funcionalidades principales</w:t>
      </w:r>
    </w:p>
    <w:p w14:paraId="481E3C6B" w14:textId="77777777" w:rsidR="0045294A" w:rsidRPr="0045294A" w:rsidRDefault="0045294A">
      <w:pPr>
        <w:pStyle w:val="Ttulo4"/>
        <w:numPr>
          <w:ilvl w:val="0"/>
          <w:numId w:val="159"/>
        </w:numPr>
        <w:rPr>
          <w:lang w:val="es-DO"/>
        </w:rPr>
      </w:pPr>
      <w:r w:rsidRPr="0045294A">
        <w:rPr>
          <w:lang w:val="es-DO"/>
        </w:rPr>
        <w:t>Información de la cuenta</w:t>
      </w:r>
    </w:p>
    <w:p w14:paraId="4B00B288" w14:textId="77777777" w:rsidR="0045294A" w:rsidRPr="0045294A" w:rsidRDefault="0045294A" w:rsidP="003F1CE9">
      <w:pPr>
        <w:rPr>
          <w:lang w:val="es-DO"/>
        </w:rPr>
      </w:pPr>
      <w:r w:rsidRPr="0045294A">
        <w:rPr>
          <w:lang w:val="es-DO"/>
        </w:rPr>
        <w:t>La primera sección del perfil reúne los datos principales utilizados para la autenticación del usuario.</w:t>
      </w:r>
    </w:p>
    <w:p w14:paraId="74CDE731" w14:textId="77777777" w:rsidR="0045294A" w:rsidRPr="0045294A" w:rsidRDefault="0045294A" w:rsidP="003F1CE9">
      <w:pPr>
        <w:rPr>
          <w:lang w:val="es-DO"/>
        </w:rPr>
      </w:pPr>
      <w:r w:rsidRPr="0045294A">
        <w:rPr>
          <w:lang w:val="es-DO"/>
        </w:rPr>
        <w:t>Desde esta sección pueden modificarse los siguientes campos:</w:t>
      </w:r>
    </w:p>
    <w:p w14:paraId="1A2B3033" w14:textId="77777777" w:rsidR="0045294A" w:rsidRPr="003F1CE9" w:rsidRDefault="0045294A">
      <w:pPr>
        <w:pStyle w:val="Prrafodelista"/>
        <w:numPr>
          <w:ilvl w:val="0"/>
          <w:numId w:val="160"/>
        </w:numPr>
        <w:spacing w:line="480" w:lineRule="auto"/>
        <w:rPr>
          <w:lang w:val="es-DO"/>
        </w:rPr>
      </w:pPr>
      <w:r w:rsidRPr="003F1CE9">
        <w:rPr>
          <w:lang w:val="es-DO"/>
        </w:rPr>
        <w:t xml:space="preserve">Nombre de usuario. </w:t>
      </w:r>
    </w:p>
    <w:p w14:paraId="05E4CF80" w14:textId="77777777" w:rsidR="0045294A" w:rsidRPr="003F1CE9" w:rsidRDefault="0045294A">
      <w:pPr>
        <w:pStyle w:val="Prrafodelista"/>
        <w:numPr>
          <w:ilvl w:val="0"/>
          <w:numId w:val="160"/>
        </w:numPr>
        <w:spacing w:line="480" w:lineRule="auto"/>
        <w:rPr>
          <w:lang w:val="es-DO"/>
        </w:rPr>
      </w:pPr>
      <w:r w:rsidRPr="003F1CE9">
        <w:rPr>
          <w:lang w:val="es-DO"/>
        </w:rPr>
        <w:t xml:space="preserve">Correo electrónico institucional o personal. </w:t>
      </w:r>
    </w:p>
    <w:p w14:paraId="2F5EAFBA" w14:textId="6B0EECAF" w:rsidR="0045294A" w:rsidRPr="00202B7C" w:rsidRDefault="0045294A" w:rsidP="00202B7C">
      <w:pPr>
        <w:rPr>
          <w:lang w:val="es-DO"/>
        </w:rPr>
      </w:pPr>
      <w:r w:rsidRPr="0045294A">
        <w:rPr>
          <w:lang w:val="es-DO"/>
        </w:rPr>
        <w:t>Estos datos son utilizados por el sistema para identificar al usuario y permitir su acceso a la plataforma.</w:t>
      </w:r>
    </w:p>
    <w:p w14:paraId="5E883FE5" w14:textId="77777777" w:rsidR="0045294A" w:rsidRPr="0045294A" w:rsidRDefault="0045294A">
      <w:pPr>
        <w:pStyle w:val="Ttulo4"/>
        <w:numPr>
          <w:ilvl w:val="0"/>
          <w:numId w:val="161"/>
        </w:numPr>
        <w:rPr>
          <w:lang w:val="es-DO"/>
        </w:rPr>
      </w:pPr>
      <w:r w:rsidRPr="0045294A">
        <w:rPr>
          <w:lang w:val="es-DO"/>
        </w:rPr>
        <w:t>Información personal</w:t>
      </w:r>
    </w:p>
    <w:p w14:paraId="2C081F6A" w14:textId="77777777" w:rsidR="0045294A" w:rsidRPr="00202B7C" w:rsidRDefault="0045294A" w:rsidP="00202B7C">
      <w:pPr>
        <w:rPr>
          <w:lang w:val="es-DO"/>
        </w:rPr>
      </w:pPr>
      <w:r w:rsidRPr="00202B7C">
        <w:rPr>
          <w:lang w:val="es-DO"/>
        </w:rPr>
        <w:t>El módulo permite actualizar la información personal asociada a la cuenta.</w:t>
      </w:r>
    </w:p>
    <w:p w14:paraId="4EA9FC93" w14:textId="77777777" w:rsidR="0045294A" w:rsidRPr="00202B7C" w:rsidRDefault="0045294A" w:rsidP="00202B7C">
      <w:pPr>
        <w:rPr>
          <w:lang w:val="es-DO"/>
        </w:rPr>
      </w:pPr>
      <w:r w:rsidRPr="00202B7C">
        <w:rPr>
          <w:lang w:val="es-DO"/>
        </w:rPr>
        <w:t>Los campos disponibles son:</w:t>
      </w:r>
    </w:p>
    <w:p w14:paraId="6A4B6FC9" w14:textId="77777777" w:rsidR="0045294A" w:rsidRPr="00202B7C" w:rsidRDefault="0045294A">
      <w:pPr>
        <w:pStyle w:val="Prrafodelista"/>
        <w:numPr>
          <w:ilvl w:val="0"/>
          <w:numId w:val="162"/>
        </w:numPr>
        <w:spacing w:line="480" w:lineRule="auto"/>
        <w:rPr>
          <w:lang w:val="es-DO"/>
        </w:rPr>
      </w:pPr>
      <w:r w:rsidRPr="00202B7C">
        <w:rPr>
          <w:lang w:val="es-DO"/>
        </w:rPr>
        <w:t xml:space="preserve">Nombre. </w:t>
      </w:r>
    </w:p>
    <w:p w14:paraId="6B0C70CC" w14:textId="77777777" w:rsidR="0045294A" w:rsidRPr="00202B7C" w:rsidRDefault="0045294A">
      <w:pPr>
        <w:pStyle w:val="Prrafodelista"/>
        <w:numPr>
          <w:ilvl w:val="0"/>
          <w:numId w:val="162"/>
        </w:numPr>
        <w:spacing w:line="480" w:lineRule="auto"/>
        <w:rPr>
          <w:lang w:val="es-DO"/>
        </w:rPr>
      </w:pPr>
      <w:r w:rsidRPr="00202B7C">
        <w:rPr>
          <w:lang w:val="es-DO"/>
        </w:rPr>
        <w:t xml:space="preserve">Apellido. </w:t>
      </w:r>
    </w:p>
    <w:p w14:paraId="575028D6" w14:textId="77777777" w:rsidR="0045294A" w:rsidRPr="00202B7C" w:rsidRDefault="0045294A">
      <w:pPr>
        <w:pStyle w:val="Prrafodelista"/>
        <w:numPr>
          <w:ilvl w:val="0"/>
          <w:numId w:val="162"/>
        </w:numPr>
        <w:spacing w:line="480" w:lineRule="auto"/>
        <w:rPr>
          <w:lang w:val="es-DO"/>
        </w:rPr>
      </w:pPr>
      <w:r w:rsidRPr="00202B7C">
        <w:rPr>
          <w:lang w:val="es-DO"/>
        </w:rPr>
        <w:t xml:space="preserve">Número telefónico. </w:t>
      </w:r>
    </w:p>
    <w:p w14:paraId="38FBEABB" w14:textId="431DE1D0" w:rsidR="0045294A" w:rsidRPr="00202B7C" w:rsidRDefault="0045294A" w:rsidP="00202B7C">
      <w:pPr>
        <w:rPr>
          <w:lang w:val="es-DO"/>
        </w:rPr>
      </w:pPr>
      <w:r w:rsidRPr="00202B7C">
        <w:rPr>
          <w:lang w:val="es-DO"/>
        </w:rPr>
        <w:t>Una vez realizados los cambios, el usuario puede guardarlos mediante el botón Guardar cambios, actualizando inmediatamente la información almacenada en el sistema.</w:t>
      </w:r>
    </w:p>
    <w:p w14:paraId="3368EC1D" w14:textId="77777777" w:rsidR="0045294A" w:rsidRPr="0045294A" w:rsidRDefault="0045294A">
      <w:pPr>
        <w:pStyle w:val="Ttulo4"/>
        <w:numPr>
          <w:ilvl w:val="0"/>
          <w:numId w:val="163"/>
        </w:numPr>
        <w:rPr>
          <w:lang w:val="es-DO"/>
        </w:rPr>
      </w:pPr>
      <w:r w:rsidRPr="0045294A">
        <w:rPr>
          <w:lang w:val="es-DO"/>
        </w:rPr>
        <w:t>Fotografía de perfil</w:t>
      </w:r>
    </w:p>
    <w:p w14:paraId="6CF19072" w14:textId="21B74376" w:rsidR="0045294A" w:rsidRPr="00202B7C" w:rsidRDefault="0045294A" w:rsidP="00202B7C">
      <w:pPr>
        <w:rPr>
          <w:lang w:val="es-DO"/>
        </w:rPr>
      </w:pPr>
      <w:r w:rsidRPr="00202B7C">
        <w:rPr>
          <w:lang w:val="es-DO"/>
        </w:rPr>
        <w:t>El usuario puede personalizar su cuenta mediante una fotografía de perfil.</w:t>
      </w:r>
      <w:r w:rsidR="00202B7C" w:rsidRPr="00202B7C">
        <w:rPr>
          <w:lang w:val="es-DO"/>
        </w:rPr>
        <w:t xml:space="preserve"> </w:t>
      </w:r>
      <w:r w:rsidRPr="00202B7C">
        <w:rPr>
          <w:lang w:val="es-DO"/>
        </w:rPr>
        <w:t>Para ello dispone de la opción Cambiar foto, que permite seleccionar una imagen desde el dispositivo.</w:t>
      </w:r>
      <w:r w:rsidR="00202B7C" w:rsidRPr="00202B7C">
        <w:rPr>
          <w:lang w:val="es-DO"/>
        </w:rPr>
        <w:t xml:space="preserve"> </w:t>
      </w:r>
      <w:r w:rsidRPr="00202B7C">
        <w:rPr>
          <w:lang w:val="es-DO"/>
        </w:rPr>
        <w:t>Después de seleccionar la fotografía:</w:t>
      </w:r>
    </w:p>
    <w:p w14:paraId="0A3F6445" w14:textId="15F83620" w:rsidR="0045294A" w:rsidRPr="00202B7C" w:rsidRDefault="00202B7C">
      <w:pPr>
        <w:pStyle w:val="Prrafodelista"/>
        <w:numPr>
          <w:ilvl w:val="0"/>
          <w:numId w:val="164"/>
        </w:numPr>
        <w:spacing w:line="480" w:lineRule="auto"/>
        <w:rPr>
          <w:lang w:val="es-DO"/>
        </w:rPr>
      </w:pPr>
      <w:r>
        <w:rPr>
          <w:lang w:val="es-DO"/>
        </w:rPr>
        <w:t>S</w:t>
      </w:r>
      <w:r w:rsidR="0045294A" w:rsidRPr="00202B7C">
        <w:rPr>
          <w:lang w:val="es-DO"/>
        </w:rPr>
        <w:t xml:space="preserve">e muestra una vista previa </w:t>
      </w:r>
    </w:p>
    <w:p w14:paraId="3CF67279" w14:textId="6715223B" w:rsidR="0045294A" w:rsidRPr="00202B7C" w:rsidRDefault="00202B7C">
      <w:pPr>
        <w:pStyle w:val="Prrafodelista"/>
        <w:numPr>
          <w:ilvl w:val="0"/>
          <w:numId w:val="164"/>
        </w:numPr>
        <w:spacing w:line="480" w:lineRule="auto"/>
        <w:rPr>
          <w:lang w:val="es-DO"/>
        </w:rPr>
      </w:pPr>
      <w:r>
        <w:rPr>
          <w:lang w:val="es-DO"/>
        </w:rPr>
        <w:lastRenderedPageBreak/>
        <w:t>La</w:t>
      </w:r>
      <w:r w:rsidR="0045294A" w:rsidRPr="00202B7C">
        <w:rPr>
          <w:lang w:val="es-DO"/>
        </w:rPr>
        <w:t xml:space="preserve"> imagen queda preparada para enviarse al servidor</w:t>
      </w:r>
    </w:p>
    <w:p w14:paraId="559269C4" w14:textId="1323E044" w:rsidR="0045294A" w:rsidRPr="00202B7C" w:rsidRDefault="00202B7C">
      <w:pPr>
        <w:pStyle w:val="Prrafodelista"/>
        <w:numPr>
          <w:ilvl w:val="0"/>
          <w:numId w:val="164"/>
        </w:numPr>
        <w:spacing w:line="480" w:lineRule="auto"/>
        <w:rPr>
          <w:lang w:val="es-DO"/>
        </w:rPr>
      </w:pPr>
      <w:r>
        <w:rPr>
          <w:lang w:val="es-DO"/>
        </w:rPr>
        <w:t>A</w:t>
      </w:r>
      <w:r w:rsidR="0045294A" w:rsidRPr="00202B7C">
        <w:rPr>
          <w:lang w:val="es-DO"/>
        </w:rPr>
        <w:t xml:space="preserve">l guardar los cambios se actualiza la fotografía utilizada en toda la aplicación. </w:t>
      </w:r>
    </w:p>
    <w:p w14:paraId="5EB60240" w14:textId="7E9EA9A9" w:rsidR="0045294A" w:rsidRPr="00202B7C" w:rsidRDefault="0045294A" w:rsidP="00202B7C">
      <w:pPr>
        <w:rPr>
          <w:lang w:val="es-DO"/>
        </w:rPr>
      </w:pPr>
      <w:r w:rsidRPr="0045294A">
        <w:rPr>
          <w:lang w:val="es-DO"/>
        </w:rPr>
        <w:t>En caso de no existir una fotografía personalizada, el sistema utiliza una imagen predeterminada.</w:t>
      </w:r>
    </w:p>
    <w:p w14:paraId="0781337C" w14:textId="77777777" w:rsidR="0045294A" w:rsidRPr="0045294A" w:rsidRDefault="0045294A" w:rsidP="00202B7C">
      <w:pPr>
        <w:pStyle w:val="Ttulo4"/>
        <w:rPr>
          <w:lang w:val="es-DO"/>
        </w:rPr>
      </w:pPr>
      <w:r w:rsidRPr="0045294A">
        <w:rPr>
          <w:lang w:val="es-DO"/>
        </w:rPr>
        <w:t>Cambio de contraseña</w:t>
      </w:r>
    </w:p>
    <w:p w14:paraId="6F06B0AF" w14:textId="60EFDF64" w:rsidR="0045294A" w:rsidRPr="0045294A" w:rsidRDefault="0045294A" w:rsidP="00202B7C">
      <w:pPr>
        <w:rPr>
          <w:lang w:val="es-DO"/>
        </w:rPr>
      </w:pPr>
      <w:r w:rsidRPr="0045294A">
        <w:rPr>
          <w:lang w:val="es-DO"/>
        </w:rPr>
        <w:t>El módulo incorpora una funcionalidad independiente para modificar la contraseña de acceso.</w:t>
      </w:r>
      <w:r w:rsidR="00202B7C">
        <w:rPr>
          <w:lang w:val="es-DO"/>
        </w:rPr>
        <w:t xml:space="preserve"> </w:t>
      </w:r>
      <w:r w:rsidRPr="0045294A">
        <w:rPr>
          <w:lang w:val="es-DO"/>
        </w:rPr>
        <w:t xml:space="preserve">Al seleccionar la opción </w:t>
      </w:r>
      <w:r w:rsidRPr="00202B7C">
        <w:rPr>
          <w:lang w:val="es-DO"/>
        </w:rPr>
        <w:t>Cambiar</w:t>
      </w:r>
      <w:r w:rsidRPr="0045294A">
        <w:rPr>
          <w:lang w:val="es-DO"/>
        </w:rPr>
        <w:t>, se habilita un formulario donde deben introducirse:</w:t>
      </w:r>
    </w:p>
    <w:p w14:paraId="6EB521C2" w14:textId="346E50F2" w:rsidR="0045294A" w:rsidRPr="00202B7C" w:rsidRDefault="00202B7C">
      <w:pPr>
        <w:pStyle w:val="Prrafodelista"/>
        <w:numPr>
          <w:ilvl w:val="0"/>
          <w:numId w:val="165"/>
        </w:numPr>
        <w:spacing w:line="480" w:lineRule="auto"/>
        <w:rPr>
          <w:lang w:val="es-DO"/>
        </w:rPr>
      </w:pPr>
      <w:r>
        <w:rPr>
          <w:lang w:val="es-DO"/>
        </w:rPr>
        <w:t>C</w:t>
      </w:r>
      <w:r w:rsidR="0045294A" w:rsidRPr="00202B7C">
        <w:rPr>
          <w:lang w:val="es-DO"/>
        </w:rPr>
        <w:t>ontraseña actual</w:t>
      </w:r>
    </w:p>
    <w:p w14:paraId="35DD0DE2" w14:textId="0ED45B21" w:rsidR="0045294A" w:rsidRPr="00202B7C" w:rsidRDefault="00202B7C">
      <w:pPr>
        <w:pStyle w:val="Prrafodelista"/>
        <w:numPr>
          <w:ilvl w:val="0"/>
          <w:numId w:val="165"/>
        </w:numPr>
        <w:spacing w:line="480" w:lineRule="auto"/>
        <w:rPr>
          <w:lang w:val="es-DO"/>
        </w:rPr>
      </w:pPr>
      <w:r>
        <w:rPr>
          <w:lang w:val="es-DO"/>
        </w:rPr>
        <w:t>N</w:t>
      </w:r>
      <w:r w:rsidR="0045294A" w:rsidRPr="00202B7C">
        <w:rPr>
          <w:lang w:val="es-DO"/>
        </w:rPr>
        <w:t>ueva contraseña</w:t>
      </w:r>
    </w:p>
    <w:p w14:paraId="4B475F2C" w14:textId="2D629BF9" w:rsidR="0045294A" w:rsidRPr="00202B7C" w:rsidRDefault="0045294A" w:rsidP="00202B7C">
      <w:pPr>
        <w:rPr>
          <w:lang w:val="es-DO"/>
        </w:rPr>
      </w:pPr>
      <w:r w:rsidRPr="0045294A">
        <w:rPr>
          <w:lang w:val="es-DO"/>
        </w:rPr>
        <w:t>El sistema valida que ambos campos hayan sido completados antes de enviar la solicitud de cambio.</w:t>
      </w:r>
      <w:r w:rsidR="00202B7C">
        <w:rPr>
          <w:lang w:val="es-DO"/>
        </w:rPr>
        <w:t xml:space="preserve"> </w:t>
      </w:r>
      <w:r w:rsidRPr="0045294A">
        <w:rPr>
          <w:lang w:val="es-DO"/>
        </w:rPr>
        <w:t>Una vez actualizada correctamente, la contraseña anterior deja de ser válida para futuros accesos.</w:t>
      </w:r>
    </w:p>
    <w:p w14:paraId="0C1AFCD8" w14:textId="77777777" w:rsidR="0045294A" w:rsidRPr="0045294A" w:rsidRDefault="0045294A" w:rsidP="00202B7C">
      <w:pPr>
        <w:pStyle w:val="Ttulo4"/>
        <w:rPr>
          <w:lang w:val="es-DO"/>
        </w:rPr>
      </w:pPr>
      <w:r w:rsidRPr="0045294A">
        <w:rPr>
          <w:lang w:val="es-DO"/>
        </w:rPr>
        <w:t>Acciones disponibles</w:t>
      </w:r>
    </w:p>
    <w:p w14:paraId="0262A67E" w14:textId="77777777" w:rsidR="0045294A" w:rsidRPr="0045294A" w:rsidRDefault="0045294A" w:rsidP="00202B7C">
      <w:pPr>
        <w:rPr>
          <w:lang w:val="es-DO"/>
        </w:rPr>
      </w:pPr>
      <w:r w:rsidRPr="0045294A">
        <w:rPr>
          <w:lang w:val="es-DO"/>
        </w:rPr>
        <w:t>El usuario dispone de las siguientes acciones dentro del módulo:</w:t>
      </w:r>
    </w:p>
    <w:p w14:paraId="1D99CFD8" w14:textId="77777777" w:rsidR="0045294A" w:rsidRPr="00202B7C" w:rsidRDefault="0045294A">
      <w:pPr>
        <w:pStyle w:val="Prrafodelista"/>
        <w:numPr>
          <w:ilvl w:val="0"/>
          <w:numId w:val="166"/>
        </w:numPr>
        <w:spacing w:line="480" w:lineRule="auto"/>
        <w:rPr>
          <w:lang w:val="es-DO"/>
        </w:rPr>
      </w:pPr>
      <w:r w:rsidRPr="00202B7C">
        <w:rPr>
          <w:lang w:val="es-DO"/>
        </w:rPr>
        <w:t xml:space="preserve">Guardar cambios del perfil. </w:t>
      </w:r>
    </w:p>
    <w:p w14:paraId="30C7616C" w14:textId="77777777" w:rsidR="0045294A" w:rsidRPr="00202B7C" w:rsidRDefault="0045294A">
      <w:pPr>
        <w:pStyle w:val="Prrafodelista"/>
        <w:numPr>
          <w:ilvl w:val="0"/>
          <w:numId w:val="166"/>
        </w:numPr>
        <w:spacing w:line="480" w:lineRule="auto"/>
        <w:rPr>
          <w:lang w:val="es-DO"/>
        </w:rPr>
      </w:pPr>
      <w:r w:rsidRPr="00202B7C">
        <w:rPr>
          <w:lang w:val="es-DO"/>
        </w:rPr>
        <w:t xml:space="preserve">Cambiar fotografía. </w:t>
      </w:r>
    </w:p>
    <w:p w14:paraId="6BF12F71" w14:textId="77777777" w:rsidR="0045294A" w:rsidRPr="00202B7C" w:rsidRDefault="0045294A">
      <w:pPr>
        <w:pStyle w:val="Prrafodelista"/>
        <w:numPr>
          <w:ilvl w:val="0"/>
          <w:numId w:val="166"/>
        </w:numPr>
        <w:spacing w:line="480" w:lineRule="auto"/>
        <w:rPr>
          <w:lang w:val="es-DO"/>
        </w:rPr>
      </w:pPr>
      <w:r w:rsidRPr="00202B7C">
        <w:rPr>
          <w:lang w:val="es-DO"/>
        </w:rPr>
        <w:t xml:space="preserve">Modificar contraseña. </w:t>
      </w:r>
    </w:p>
    <w:p w14:paraId="471CADD0" w14:textId="067AE271" w:rsidR="0045294A" w:rsidRPr="00202B7C" w:rsidRDefault="0045294A">
      <w:pPr>
        <w:pStyle w:val="Prrafodelista"/>
        <w:numPr>
          <w:ilvl w:val="0"/>
          <w:numId w:val="166"/>
        </w:numPr>
        <w:spacing w:line="480" w:lineRule="auto"/>
        <w:rPr>
          <w:lang w:val="es-DO"/>
        </w:rPr>
      </w:pPr>
      <w:r w:rsidRPr="00202B7C">
        <w:rPr>
          <w:lang w:val="es-DO"/>
        </w:rPr>
        <w:t xml:space="preserve">Volver al panel principal sin realizar modificaciones. </w:t>
      </w:r>
    </w:p>
    <w:p w14:paraId="3244D4BD" w14:textId="77777777" w:rsidR="0045294A" w:rsidRPr="0045294A" w:rsidRDefault="0045294A" w:rsidP="00202B7C">
      <w:pPr>
        <w:pStyle w:val="Ttulo4"/>
        <w:rPr>
          <w:lang w:val="es-DO"/>
        </w:rPr>
      </w:pPr>
      <w:r w:rsidRPr="0045294A">
        <w:rPr>
          <w:lang w:val="es-DO"/>
        </w:rPr>
        <w:t>Validaciones</w:t>
      </w:r>
    </w:p>
    <w:p w14:paraId="15A217C7" w14:textId="77777777" w:rsidR="0045294A" w:rsidRPr="0045294A" w:rsidRDefault="0045294A" w:rsidP="00202B7C">
      <w:pPr>
        <w:rPr>
          <w:lang w:val="es-DO"/>
        </w:rPr>
      </w:pPr>
      <w:r w:rsidRPr="0045294A">
        <w:rPr>
          <w:lang w:val="es-DO"/>
        </w:rPr>
        <w:t>Antes de guardar la información, el sistema realiza diversas validaciones, entre ellas:</w:t>
      </w:r>
    </w:p>
    <w:p w14:paraId="0676DADA" w14:textId="12BBC3F7" w:rsidR="0045294A" w:rsidRPr="00202B7C" w:rsidRDefault="00202B7C">
      <w:pPr>
        <w:pStyle w:val="Prrafodelista"/>
        <w:numPr>
          <w:ilvl w:val="0"/>
          <w:numId w:val="167"/>
        </w:numPr>
        <w:spacing w:line="480" w:lineRule="auto"/>
        <w:rPr>
          <w:lang w:val="es-DO"/>
        </w:rPr>
      </w:pPr>
      <w:r>
        <w:rPr>
          <w:lang w:val="es-DO"/>
        </w:rPr>
        <w:t>V</w:t>
      </w:r>
      <w:r w:rsidR="0045294A" w:rsidRPr="00202B7C">
        <w:rPr>
          <w:lang w:val="es-DO"/>
        </w:rPr>
        <w:t>erificación de los campos obligatorios</w:t>
      </w:r>
    </w:p>
    <w:p w14:paraId="18B6A175" w14:textId="2DDF825E" w:rsidR="0045294A" w:rsidRPr="00202B7C" w:rsidRDefault="00202B7C">
      <w:pPr>
        <w:pStyle w:val="Prrafodelista"/>
        <w:numPr>
          <w:ilvl w:val="0"/>
          <w:numId w:val="167"/>
        </w:numPr>
        <w:spacing w:line="480" w:lineRule="auto"/>
        <w:rPr>
          <w:lang w:val="es-DO"/>
        </w:rPr>
      </w:pPr>
      <w:r>
        <w:rPr>
          <w:lang w:val="es-DO"/>
        </w:rPr>
        <w:t>V</w:t>
      </w:r>
      <w:r w:rsidR="0045294A" w:rsidRPr="00202B7C">
        <w:rPr>
          <w:lang w:val="es-DO"/>
        </w:rPr>
        <w:t>alidación del cambio de contraseña</w:t>
      </w:r>
    </w:p>
    <w:p w14:paraId="315CCB30" w14:textId="77F28BD5" w:rsidR="0045294A" w:rsidRPr="00202B7C" w:rsidRDefault="00202B7C">
      <w:pPr>
        <w:pStyle w:val="Prrafodelista"/>
        <w:numPr>
          <w:ilvl w:val="0"/>
          <w:numId w:val="167"/>
        </w:numPr>
        <w:spacing w:line="480" w:lineRule="auto"/>
        <w:rPr>
          <w:lang w:val="es-DO"/>
        </w:rPr>
      </w:pPr>
      <w:r>
        <w:rPr>
          <w:lang w:val="es-DO"/>
        </w:rPr>
        <w:lastRenderedPageBreak/>
        <w:t>C</w:t>
      </w:r>
      <w:r w:rsidR="0045294A" w:rsidRPr="00202B7C">
        <w:rPr>
          <w:lang w:val="es-DO"/>
        </w:rPr>
        <w:t>omprobación de que exista una fotografía válida cuando se selecciona un nuevo archivo</w:t>
      </w:r>
    </w:p>
    <w:p w14:paraId="4FEBC76E" w14:textId="149353D9" w:rsidR="0045294A" w:rsidRPr="00202B7C" w:rsidRDefault="00202B7C">
      <w:pPr>
        <w:pStyle w:val="Prrafodelista"/>
        <w:numPr>
          <w:ilvl w:val="0"/>
          <w:numId w:val="167"/>
        </w:numPr>
        <w:spacing w:line="480" w:lineRule="auto"/>
        <w:rPr>
          <w:lang w:val="es-DO"/>
        </w:rPr>
      </w:pPr>
      <w:r>
        <w:rPr>
          <w:lang w:val="es-DO"/>
        </w:rPr>
        <w:t>C</w:t>
      </w:r>
      <w:r w:rsidR="0045294A" w:rsidRPr="00202B7C">
        <w:rPr>
          <w:lang w:val="es-DO"/>
        </w:rPr>
        <w:t>ontrol de errores durante la actualización del perfil</w:t>
      </w:r>
    </w:p>
    <w:p w14:paraId="19D211C7" w14:textId="0DC59D77" w:rsidR="0045294A" w:rsidRPr="00202B7C" w:rsidRDefault="0045294A" w:rsidP="00202B7C">
      <w:pPr>
        <w:rPr>
          <w:lang w:val="es-DO"/>
        </w:rPr>
      </w:pPr>
      <w:r w:rsidRPr="0045294A">
        <w:rPr>
          <w:lang w:val="es-DO"/>
        </w:rPr>
        <w:t>Cuando ocurre algún inconveniente, el sistema informa al usuario mediante mensajes de notificación.</w:t>
      </w:r>
    </w:p>
    <w:p w14:paraId="2B00BF49" w14:textId="77777777" w:rsidR="0045294A" w:rsidRPr="0045294A" w:rsidRDefault="0045294A" w:rsidP="00202B7C">
      <w:pPr>
        <w:pStyle w:val="Ttulo4"/>
        <w:rPr>
          <w:lang w:val="es-DO"/>
        </w:rPr>
      </w:pPr>
      <w:r w:rsidRPr="0045294A">
        <w:rPr>
          <w:lang w:val="es-DO"/>
        </w:rPr>
        <w:t>Flujo funcional</w:t>
      </w:r>
    </w:p>
    <w:p w14:paraId="56B70BA4" w14:textId="77777777" w:rsidR="0045294A" w:rsidRPr="0045294A" w:rsidRDefault="0045294A" w:rsidP="00202B7C">
      <w:r w:rsidRPr="0045294A">
        <w:t>El funcionamiento del módulo sigue el siguiente proceso:</w:t>
      </w:r>
    </w:p>
    <w:p w14:paraId="47466E4A" w14:textId="77777777" w:rsidR="0045294A" w:rsidRPr="00202B7C" w:rsidRDefault="0045294A">
      <w:pPr>
        <w:pStyle w:val="Prrafodelista"/>
        <w:numPr>
          <w:ilvl w:val="0"/>
          <w:numId w:val="168"/>
        </w:numPr>
        <w:spacing w:line="480" w:lineRule="auto"/>
      </w:pPr>
      <w:r w:rsidRPr="00202B7C">
        <w:t xml:space="preserve">El usuario accede a la sección Mi Perfil. </w:t>
      </w:r>
    </w:p>
    <w:p w14:paraId="7401F34F" w14:textId="77777777" w:rsidR="0045294A" w:rsidRPr="00202B7C" w:rsidRDefault="0045294A">
      <w:pPr>
        <w:pStyle w:val="Prrafodelista"/>
        <w:numPr>
          <w:ilvl w:val="0"/>
          <w:numId w:val="168"/>
        </w:numPr>
        <w:spacing w:line="480" w:lineRule="auto"/>
      </w:pPr>
      <w:r w:rsidRPr="00202B7C">
        <w:t xml:space="preserve">El sistema obtiene automáticamente la información almacenada de la cuenta. </w:t>
      </w:r>
    </w:p>
    <w:p w14:paraId="09E00328" w14:textId="77777777" w:rsidR="0045294A" w:rsidRPr="00202B7C" w:rsidRDefault="0045294A">
      <w:pPr>
        <w:pStyle w:val="Prrafodelista"/>
        <w:numPr>
          <w:ilvl w:val="0"/>
          <w:numId w:val="168"/>
        </w:numPr>
        <w:spacing w:line="480" w:lineRule="auto"/>
      </w:pPr>
      <w:r w:rsidRPr="00202B7C">
        <w:t xml:space="preserve">El usuario puede actualizar sus datos personales o seleccionar una nueva fotografía. </w:t>
      </w:r>
    </w:p>
    <w:p w14:paraId="71E5C6E8" w14:textId="77777777" w:rsidR="0045294A" w:rsidRPr="00202B7C" w:rsidRDefault="0045294A">
      <w:pPr>
        <w:pStyle w:val="Prrafodelista"/>
        <w:numPr>
          <w:ilvl w:val="0"/>
          <w:numId w:val="168"/>
        </w:numPr>
        <w:spacing w:line="480" w:lineRule="auto"/>
      </w:pPr>
      <w:r w:rsidRPr="00202B7C">
        <w:t xml:space="preserve">Si desea modificar su contraseña, habilita el formulario correspondiente e introduce la contraseña actual y la nueva contraseña. </w:t>
      </w:r>
    </w:p>
    <w:p w14:paraId="170CA706" w14:textId="77777777" w:rsidR="0045294A" w:rsidRPr="00202B7C" w:rsidRDefault="0045294A">
      <w:pPr>
        <w:pStyle w:val="Prrafodelista"/>
        <w:numPr>
          <w:ilvl w:val="0"/>
          <w:numId w:val="168"/>
        </w:numPr>
        <w:spacing w:line="480" w:lineRule="auto"/>
      </w:pPr>
      <w:r w:rsidRPr="00202B7C">
        <w:t xml:space="preserve">Al guardar los cambios, el sistema valida la información y actualiza los datos del perfil. </w:t>
      </w:r>
    </w:p>
    <w:p w14:paraId="7D06B2B3" w14:textId="5BE85540" w:rsidR="0045294A" w:rsidRPr="00202B7C" w:rsidRDefault="0045294A">
      <w:pPr>
        <w:pStyle w:val="Prrafodelista"/>
        <w:numPr>
          <w:ilvl w:val="0"/>
          <w:numId w:val="168"/>
        </w:numPr>
        <w:spacing w:line="480" w:lineRule="auto"/>
      </w:pPr>
      <w:r w:rsidRPr="00202B7C">
        <w:t xml:space="preserve">Finalmente, se muestra un mensaje de confirmación indicando que la información fue actualizada correctamente. </w:t>
      </w:r>
    </w:p>
    <w:p w14:paraId="05027CC9" w14:textId="77777777" w:rsidR="0045294A" w:rsidRPr="0045294A" w:rsidRDefault="0045294A" w:rsidP="00202B7C">
      <w:pPr>
        <w:pStyle w:val="Ttulo4"/>
        <w:rPr>
          <w:lang w:val="es-DO"/>
        </w:rPr>
      </w:pPr>
      <w:r w:rsidRPr="0045294A">
        <w:rPr>
          <w:lang w:val="es-DO"/>
        </w:rPr>
        <w:t>Objetivo del módulo</w:t>
      </w:r>
    </w:p>
    <w:p w14:paraId="4B79D2F5" w14:textId="77777777" w:rsidR="0045294A" w:rsidRPr="0045294A" w:rsidRDefault="0045294A" w:rsidP="00202B7C">
      <w:pPr>
        <w:rPr>
          <w:lang w:val="es-DO"/>
        </w:rPr>
      </w:pPr>
      <w:r w:rsidRPr="0045294A">
        <w:rPr>
          <w:lang w:val="es-DO"/>
        </w:rPr>
        <w:t>El módulo de Perfil proporciona un espacio seguro para que cada usuario administre su propia información sin afectar la configuración general del sistema. Esto permite mantener actualizados los datos personales, fortalecer la seguridad mediante el cambio periódico de contraseñas y personalizar la cuenta mediante una fotografía de perfil, mejorando la experiencia de uso de la plataforma.</w:t>
      </w:r>
    </w:p>
    <w:p w14:paraId="648A3EDC" w14:textId="77777777" w:rsidR="00CC68AE" w:rsidRPr="00BE1C76" w:rsidRDefault="00CC68AE" w:rsidP="00BE1C76">
      <w:pPr>
        <w:ind w:firstLine="0"/>
        <w:jc w:val="left"/>
        <w:rPr>
          <w:i/>
          <w:iCs/>
          <w:lang w:val="es-DO"/>
        </w:rPr>
      </w:pPr>
    </w:p>
    <w:p w14:paraId="2C305C48" w14:textId="6C8D688D" w:rsidR="009D27BD" w:rsidRPr="00840FB2" w:rsidRDefault="0041532C" w:rsidP="00874273">
      <w:pPr>
        <w:pStyle w:val="Ttulo2"/>
        <w:rPr>
          <w:rStyle w:val="Ttulo3Car"/>
          <w:b/>
          <w:bCs/>
        </w:rPr>
      </w:pPr>
      <w:bookmarkStart w:id="137" w:name="_Toc237457114"/>
      <w:r>
        <w:rPr>
          <w:rStyle w:val="Ttulo3Car"/>
          <w:b/>
          <w:bCs/>
        </w:rPr>
        <w:lastRenderedPageBreak/>
        <w:t xml:space="preserve">Anexo C: </w:t>
      </w:r>
      <w:r w:rsidR="009D27BD" w:rsidRPr="00840FB2">
        <w:rPr>
          <w:rStyle w:val="Ttulo3Car"/>
          <w:b/>
          <w:bCs/>
        </w:rPr>
        <w:t>E</w:t>
      </w:r>
      <w:r w:rsidR="00874273" w:rsidRPr="00840FB2">
        <w:rPr>
          <w:rStyle w:val="Ttulo3Car"/>
          <w:b/>
          <w:bCs/>
        </w:rPr>
        <w:t>ntrevista</w:t>
      </w:r>
      <w:r w:rsidR="009D27BD" w:rsidRPr="00840FB2">
        <w:rPr>
          <w:rStyle w:val="Ttulo3Car"/>
          <w:b/>
          <w:bCs/>
        </w:rPr>
        <w:t>s Realizadas</w:t>
      </w:r>
      <w:bookmarkEnd w:id="137"/>
    </w:p>
    <w:p w14:paraId="33E43EA3" w14:textId="77777777" w:rsidR="009D27BD" w:rsidRPr="00D92380" w:rsidRDefault="00874273" w:rsidP="00D92380">
      <w:pPr>
        <w:pStyle w:val="Ttulo3"/>
      </w:pPr>
      <w:r w:rsidRPr="00D92380">
        <w:rPr>
          <w:rStyle w:val="Ttulo3Car"/>
          <w:b/>
        </w:rPr>
        <w:t xml:space="preserve"> </w:t>
      </w:r>
      <w:bookmarkStart w:id="138" w:name="_Toc237457115"/>
      <w:r w:rsidR="009D27BD" w:rsidRPr="00D92380">
        <w:t xml:space="preserve">Entrevista realizada a la </w:t>
      </w:r>
      <w:proofErr w:type="gramStart"/>
      <w:r w:rsidR="009D27BD" w:rsidRPr="00D92380">
        <w:t>Directora</w:t>
      </w:r>
      <w:proofErr w:type="gramEnd"/>
      <w:r w:rsidR="009D27BD" w:rsidRPr="00D92380">
        <w:t xml:space="preserve"> de OSEPLANDI</w:t>
      </w:r>
      <w:bookmarkEnd w:id="138"/>
    </w:p>
    <w:p w14:paraId="5643CB41" w14:textId="77777777" w:rsidR="009D27BD" w:rsidRPr="00D92380" w:rsidRDefault="009D27BD" w:rsidP="00D92380">
      <w:r w:rsidRPr="00D92380">
        <w:rPr>
          <w:rStyle w:val="Fuerte"/>
          <w:rFonts w:cs="Arial"/>
        </w:rPr>
        <w:t>Fecha:</w:t>
      </w:r>
      <w:r w:rsidRPr="00D92380">
        <w:t xml:space="preserve"> 30 de julio de 2026</w:t>
      </w:r>
    </w:p>
    <w:p w14:paraId="01D966DE" w14:textId="77777777" w:rsidR="009D27BD" w:rsidRPr="00D92380" w:rsidRDefault="009D27BD" w:rsidP="00D92380">
      <w:r w:rsidRPr="00D92380">
        <w:rPr>
          <w:rStyle w:val="Fuerte"/>
          <w:rFonts w:cs="Arial"/>
        </w:rPr>
        <w:t>Lugar:</w:t>
      </w:r>
      <w:r w:rsidRPr="00D92380">
        <w:t xml:space="preserve"> Oficina Sectorial de Planificación y Desarrollo Institucional (OSEPLANDI), UASD.</w:t>
      </w:r>
    </w:p>
    <w:p w14:paraId="0C4BF57E" w14:textId="050BA324" w:rsidR="009D27BD" w:rsidRPr="00D92380" w:rsidRDefault="009D27BD" w:rsidP="00D92380">
      <w:r w:rsidRPr="00D92380">
        <w:rPr>
          <w:rStyle w:val="Fuerte"/>
          <w:rFonts w:cs="Arial"/>
        </w:rPr>
        <w:t>Entrevistada:</w:t>
      </w:r>
      <w:r w:rsidRPr="00D92380">
        <w:t xml:space="preserve"> Evelin Álvarez</w:t>
      </w:r>
    </w:p>
    <w:p w14:paraId="14F7A9EF" w14:textId="495D2B5D" w:rsidR="00874273" w:rsidRDefault="00D92380" w:rsidP="00D92380">
      <w:r w:rsidRPr="00D92380">
        <w:rPr>
          <w:b/>
          <w:bCs/>
        </w:rPr>
        <w:t>Objetivo:</w:t>
      </w:r>
      <w:r w:rsidRPr="00D92380">
        <w:t xml:space="preserve"> </w:t>
      </w:r>
      <w:r w:rsidR="004769BD" w:rsidRPr="004769BD">
        <w:t>Recopilar información sobre el proceso actual de gestión de evidencias para la Evaluación Quinquenal de la Universidad Autónoma de Santo Domingo, con el propósito de identificar necesidades y oportunidades de mejora para el sistema propuesto.</w:t>
      </w:r>
    </w:p>
    <w:p w14:paraId="7B3A00D3" w14:textId="77777777" w:rsidR="004769BD" w:rsidRPr="004769BD" w:rsidRDefault="004769BD" w:rsidP="004769BD">
      <w:pPr>
        <w:rPr>
          <w:b/>
          <w:bCs/>
        </w:rPr>
      </w:pPr>
      <w:r w:rsidRPr="004769BD">
        <w:rPr>
          <w:b/>
          <w:bCs/>
        </w:rPr>
        <w:t>1. ¿Ha participado directamente en el proceso de Evaluación Quinquenal del MESCyT en la UASD?</w:t>
      </w:r>
    </w:p>
    <w:p w14:paraId="7B3E9C4E" w14:textId="77777777" w:rsidR="004769BD" w:rsidRPr="004769BD" w:rsidRDefault="004769BD" w:rsidP="004769BD">
      <w:r w:rsidRPr="004769BD">
        <w:t>Respuesta:</w:t>
      </w:r>
    </w:p>
    <w:p w14:paraId="2BFF4DB4" w14:textId="77777777" w:rsidR="004769BD" w:rsidRPr="004769BD" w:rsidRDefault="004769BD" w:rsidP="004769BD">
      <w:r w:rsidRPr="004769BD">
        <w:t>He tenido conocimiento del proceso, aunque no he participado directamente en su coordinación. Actualmente, esa responsabilidad recae en el Coordinador de Calidad, quien se encarga de recopilar las evidencias y verificar el cumplimiento de los indicadores establecidos por el MESCyT.</w:t>
      </w:r>
    </w:p>
    <w:p w14:paraId="7C54C57C" w14:textId="77777777" w:rsidR="004769BD" w:rsidRPr="004769BD" w:rsidRDefault="004769BD" w:rsidP="004769BD">
      <w:r w:rsidRPr="004769BD">
        <w:t>Desde OSEPLANDI colaboramos proporcionando los informes y documentos que nos son solicitados. Posteriormente, estos insumos son integrados por DIGEPLANDI para la elaboración del informe institucional que finalmente es remitido a Rectoría y, posteriormente, al MESCyT.</w:t>
      </w:r>
    </w:p>
    <w:p w14:paraId="404ECB4F" w14:textId="77777777" w:rsidR="0041532C" w:rsidRDefault="0041532C" w:rsidP="004769BD">
      <w:pPr>
        <w:rPr>
          <w:b/>
          <w:bCs/>
        </w:rPr>
      </w:pPr>
    </w:p>
    <w:p w14:paraId="3DBEDE3E" w14:textId="77777777" w:rsidR="0041532C" w:rsidRDefault="0041532C" w:rsidP="004769BD">
      <w:pPr>
        <w:rPr>
          <w:b/>
          <w:bCs/>
        </w:rPr>
      </w:pPr>
    </w:p>
    <w:p w14:paraId="41B90989" w14:textId="77777777" w:rsidR="0041532C" w:rsidRDefault="0041532C" w:rsidP="004769BD">
      <w:pPr>
        <w:rPr>
          <w:b/>
          <w:bCs/>
        </w:rPr>
      </w:pPr>
    </w:p>
    <w:p w14:paraId="57CE1DE3" w14:textId="77777777" w:rsidR="0041532C" w:rsidRDefault="0041532C" w:rsidP="004769BD">
      <w:pPr>
        <w:rPr>
          <w:b/>
          <w:bCs/>
        </w:rPr>
      </w:pPr>
    </w:p>
    <w:p w14:paraId="51743C0A" w14:textId="72AFA808" w:rsidR="004769BD" w:rsidRPr="004769BD" w:rsidRDefault="004769BD" w:rsidP="004769BD">
      <w:pPr>
        <w:rPr>
          <w:b/>
          <w:bCs/>
        </w:rPr>
      </w:pPr>
      <w:r w:rsidRPr="004769BD">
        <w:rPr>
          <w:b/>
          <w:bCs/>
        </w:rPr>
        <w:lastRenderedPageBreak/>
        <w:t>2. ¿Cómo se recopilan y envían actualmente las evidencias o informes?</w:t>
      </w:r>
    </w:p>
    <w:p w14:paraId="73301E80" w14:textId="77777777" w:rsidR="004769BD" w:rsidRPr="004769BD" w:rsidRDefault="004769BD" w:rsidP="004769BD">
      <w:r w:rsidRPr="004769BD">
        <w:t>Respuesta:</w:t>
      </w:r>
    </w:p>
    <w:p w14:paraId="180F10A9" w14:textId="77777777" w:rsidR="004769BD" w:rsidRPr="004769BD" w:rsidRDefault="004769BD" w:rsidP="004769BD">
      <w:r w:rsidRPr="004769BD">
        <w:t>Las evidencias son solicitadas tanto en formato físico como digital. Posteriormente, la documentación se envía mediante el correo institucional de DIGEPLANDI para su revisión y validación en conjunto con Rectoría.</w:t>
      </w:r>
    </w:p>
    <w:p w14:paraId="0F693BFB" w14:textId="0C8CD25E" w:rsidR="004769BD" w:rsidRPr="004769BD" w:rsidRDefault="004769BD" w:rsidP="004769BD">
      <w:r w:rsidRPr="004769BD">
        <w:t>Una vez que las evidencias han sido revisadas y aprobadas, DIGEPLANDI centraliza toda la documentación generada por las diferentes dependencias para elaborar el informe institucional correspondiente.</w:t>
      </w:r>
    </w:p>
    <w:p w14:paraId="532EC20E" w14:textId="77777777" w:rsidR="004769BD" w:rsidRPr="004769BD" w:rsidRDefault="004769BD" w:rsidP="004769BD">
      <w:pPr>
        <w:rPr>
          <w:b/>
          <w:bCs/>
        </w:rPr>
      </w:pPr>
      <w:r w:rsidRPr="004769BD">
        <w:rPr>
          <w:b/>
          <w:bCs/>
        </w:rPr>
        <w:t>3. ¿Se proporciona a cada departamento una guía o requisitos específicos para elaborar las evidencias?</w:t>
      </w:r>
    </w:p>
    <w:p w14:paraId="43D783EE" w14:textId="77777777" w:rsidR="004769BD" w:rsidRPr="004769BD" w:rsidRDefault="004769BD" w:rsidP="004769BD">
      <w:r w:rsidRPr="004769BD">
        <w:t>Respuesta:</w:t>
      </w:r>
    </w:p>
    <w:p w14:paraId="3DED0A11" w14:textId="77777777" w:rsidR="004769BD" w:rsidRPr="004769BD" w:rsidRDefault="004769BD" w:rsidP="004769BD">
      <w:r w:rsidRPr="004769BD">
        <w:t>Generalmente no se entregan los requisitos específicos que debe cumplir cada evidencia. Lo que se recibe es una estructura básica o formato de informe que sirve como referencia para elaborar la documentación solicitada.</w:t>
      </w:r>
    </w:p>
    <w:p w14:paraId="49A80864" w14:textId="77777777" w:rsidR="004769BD" w:rsidRPr="004769BD" w:rsidRDefault="004769BD" w:rsidP="004769BD">
      <w:r w:rsidRPr="004769BD">
        <w:t>En algunos casos, dicha estructura requiere ser adaptada por los departamentos debido a que su diseño resulta poco flexible o no responde completamente a las necesidades actuales del proceso.</w:t>
      </w:r>
    </w:p>
    <w:p w14:paraId="6F09DD77" w14:textId="77777777" w:rsidR="004769BD" w:rsidRPr="00840FB2" w:rsidRDefault="004769BD" w:rsidP="004769BD">
      <w:pPr>
        <w:rPr>
          <w:b/>
          <w:bCs/>
        </w:rPr>
      </w:pPr>
      <w:r w:rsidRPr="00840FB2">
        <w:rPr>
          <w:b/>
          <w:bCs/>
        </w:rPr>
        <w:t>4. ¿Cómo conocen los departamentos el estado de las evidencias enviadas?</w:t>
      </w:r>
    </w:p>
    <w:p w14:paraId="688214B1" w14:textId="77777777" w:rsidR="004769BD" w:rsidRPr="004769BD" w:rsidRDefault="004769BD" w:rsidP="004769BD">
      <w:r w:rsidRPr="004769BD">
        <w:t>Respuesta:</w:t>
      </w:r>
    </w:p>
    <w:p w14:paraId="6160AAE2" w14:textId="77777777" w:rsidR="004769BD" w:rsidRPr="004769BD" w:rsidRDefault="004769BD" w:rsidP="004769BD">
      <w:r w:rsidRPr="004769BD">
        <w:t>Normalmente no se recibe una notificación cuando las evidencias son aprobadas, aunque sería recomendable que existiera una confirmación formal mediante correo electrónico.</w:t>
      </w:r>
    </w:p>
    <w:p w14:paraId="54887F1C" w14:textId="77777777" w:rsidR="004769BD" w:rsidRPr="004769BD" w:rsidRDefault="004769BD" w:rsidP="004769BD">
      <w:r w:rsidRPr="004769BD">
        <w:lastRenderedPageBreak/>
        <w:t>En la práctica, únicamente se establece contacto cuando existe algún inconveniente, como la necesidad de corregir información, completar documentación faltante o reenviar algún informe. Estas observaciones suelen comunicarse mediante llamadas telefónicas.</w:t>
      </w:r>
    </w:p>
    <w:p w14:paraId="13813B4D" w14:textId="77777777" w:rsidR="004769BD" w:rsidRPr="004769BD" w:rsidRDefault="004769BD" w:rsidP="004769BD">
      <w:r w:rsidRPr="004769BD">
        <w:t>Por esta razón, los departamentos no disponen de un mecanismo que les permita consultar el estado de las evidencias enviadas.</w:t>
      </w:r>
    </w:p>
    <w:p w14:paraId="4D50834C" w14:textId="77777777" w:rsidR="004769BD" w:rsidRPr="00840FB2" w:rsidRDefault="004769BD" w:rsidP="004769BD">
      <w:pPr>
        <w:rPr>
          <w:b/>
          <w:bCs/>
        </w:rPr>
      </w:pPr>
      <w:r w:rsidRPr="00840FB2">
        <w:rPr>
          <w:b/>
          <w:bCs/>
        </w:rPr>
        <w:t>5. ¿Qué beneficios considera que tendría la implementación de una plataforma para la gestión de evidencias?</w:t>
      </w:r>
    </w:p>
    <w:p w14:paraId="24C9DFEA" w14:textId="77777777" w:rsidR="004769BD" w:rsidRPr="004769BD" w:rsidRDefault="004769BD" w:rsidP="004769BD">
      <w:r w:rsidRPr="004769BD">
        <w:t>Respuesta:</w:t>
      </w:r>
    </w:p>
    <w:p w14:paraId="6F9FDDA9" w14:textId="77777777" w:rsidR="004769BD" w:rsidRPr="004769BD" w:rsidRDefault="004769BD" w:rsidP="004769BD">
      <w:r w:rsidRPr="004769BD">
        <w:t>Una plataforma especializada facilitaría considerablemente el proceso de gestión de evidencias. Permitirá asignar claramente las evidencias que corresponden a cada departamento, evitando dudas sobre la documentación que debe entregarse.</w:t>
      </w:r>
    </w:p>
    <w:p w14:paraId="63078B70" w14:textId="77777777" w:rsidR="004769BD" w:rsidRPr="004769BD" w:rsidRDefault="004769BD" w:rsidP="004769BD">
      <w:r w:rsidRPr="004769BD">
        <w:t>Asimismo, reduciría la dependencia del correo electrónico para el envío y corrección de archivos, centralizando toda la información en un único sistema y permitiendo un mejor seguimiento del proceso de revisión y aprobación.</w:t>
      </w:r>
    </w:p>
    <w:p w14:paraId="59E4AF83" w14:textId="77777777" w:rsidR="004769BD" w:rsidRPr="00840FB2" w:rsidRDefault="004769BD" w:rsidP="004769BD">
      <w:pPr>
        <w:rPr>
          <w:b/>
          <w:bCs/>
        </w:rPr>
      </w:pPr>
      <w:r w:rsidRPr="00840FB2">
        <w:rPr>
          <w:b/>
          <w:bCs/>
        </w:rPr>
        <w:t>6. ¿Qué departamentos participan en el proceso de recopilación de evidencias?</w:t>
      </w:r>
    </w:p>
    <w:p w14:paraId="352E1FD0" w14:textId="77777777" w:rsidR="004769BD" w:rsidRPr="004769BD" w:rsidRDefault="004769BD" w:rsidP="004769BD">
      <w:r w:rsidRPr="004769BD">
        <w:t>Respuesta:</w:t>
      </w:r>
    </w:p>
    <w:p w14:paraId="458745A1" w14:textId="77777777" w:rsidR="004769BD" w:rsidRPr="004769BD" w:rsidRDefault="004769BD" w:rsidP="004769BD">
      <w:r w:rsidRPr="004769BD">
        <w:t>Participan las distintas dependencias responsables de generar la información solicitada por los indicadores institucionales. Cada departamento prepara sus evidencias y las remite a DIGEPLANDI, entidad encargada de consolidar la información para su posterior revisión por Rectoría y envío al MESCyT.</w:t>
      </w:r>
    </w:p>
    <w:p w14:paraId="2F06305F" w14:textId="77777777" w:rsidR="0041532C" w:rsidRDefault="0041532C" w:rsidP="004769BD">
      <w:pPr>
        <w:rPr>
          <w:b/>
          <w:bCs/>
        </w:rPr>
      </w:pPr>
    </w:p>
    <w:p w14:paraId="453F0ADA" w14:textId="77777777" w:rsidR="0041532C" w:rsidRDefault="0041532C" w:rsidP="004769BD">
      <w:pPr>
        <w:rPr>
          <w:b/>
          <w:bCs/>
        </w:rPr>
      </w:pPr>
    </w:p>
    <w:p w14:paraId="652C22CA" w14:textId="1B7A7DF6" w:rsidR="004769BD" w:rsidRPr="00840FB2" w:rsidRDefault="004769BD" w:rsidP="004769BD">
      <w:pPr>
        <w:rPr>
          <w:b/>
          <w:bCs/>
        </w:rPr>
      </w:pPr>
      <w:r w:rsidRPr="00840FB2">
        <w:rPr>
          <w:b/>
          <w:bCs/>
        </w:rPr>
        <w:lastRenderedPageBreak/>
        <w:t>7. ¿Cuáles son las principales dificultades del proceso actual?</w:t>
      </w:r>
    </w:p>
    <w:p w14:paraId="693F861B" w14:textId="77777777" w:rsidR="004769BD" w:rsidRPr="004769BD" w:rsidRDefault="004769BD" w:rsidP="004769BD">
      <w:r w:rsidRPr="004769BD">
        <w:t>Respuesta:</w:t>
      </w:r>
    </w:p>
    <w:p w14:paraId="4508BB23" w14:textId="77777777" w:rsidR="004769BD" w:rsidRPr="004769BD" w:rsidRDefault="004769BD" w:rsidP="004769BD">
      <w:r w:rsidRPr="004769BD">
        <w:t>Entre las principales dificultades identificadas se encuentran:</w:t>
      </w:r>
    </w:p>
    <w:p w14:paraId="7AFFF4D2" w14:textId="77777777" w:rsidR="004769BD" w:rsidRPr="004769BD" w:rsidRDefault="004769BD">
      <w:pPr>
        <w:pStyle w:val="Prrafodelista"/>
        <w:numPr>
          <w:ilvl w:val="0"/>
          <w:numId w:val="31"/>
        </w:numPr>
        <w:spacing w:line="480" w:lineRule="auto"/>
      </w:pPr>
      <w:r w:rsidRPr="004769BD">
        <w:t xml:space="preserve">La ausencia de un sistema centralizado para la gestión de evidencias. </w:t>
      </w:r>
    </w:p>
    <w:p w14:paraId="48600497" w14:textId="77777777" w:rsidR="004769BD" w:rsidRPr="004769BD" w:rsidRDefault="004769BD">
      <w:pPr>
        <w:pStyle w:val="Prrafodelista"/>
        <w:numPr>
          <w:ilvl w:val="0"/>
          <w:numId w:val="31"/>
        </w:numPr>
        <w:spacing w:line="480" w:lineRule="auto"/>
      </w:pPr>
      <w:r w:rsidRPr="004769BD">
        <w:t xml:space="preserve">La dependencia del correo electrónico para el intercambio de documentación. </w:t>
      </w:r>
    </w:p>
    <w:p w14:paraId="269CE8B4" w14:textId="77777777" w:rsidR="004769BD" w:rsidRPr="004769BD" w:rsidRDefault="004769BD">
      <w:pPr>
        <w:pStyle w:val="Prrafodelista"/>
        <w:numPr>
          <w:ilvl w:val="0"/>
          <w:numId w:val="31"/>
        </w:numPr>
        <w:spacing w:line="480" w:lineRule="auto"/>
      </w:pPr>
      <w:r w:rsidRPr="004769BD">
        <w:t xml:space="preserve">La falta de seguimiento del estado de las evidencias enviadas. </w:t>
      </w:r>
    </w:p>
    <w:p w14:paraId="6C97FEAE" w14:textId="77777777" w:rsidR="004769BD" w:rsidRPr="004769BD" w:rsidRDefault="004769BD">
      <w:pPr>
        <w:pStyle w:val="Prrafodelista"/>
        <w:numPr>
          <w:ilvl w:val="0"/>
          <w:numId w:val="31"/>
        </w:numPr>
        <w:spacing w:line="480" w:lineRule="auto"/>
      </w:pPr>
      <w:r w:rsidRPr="004769BD">
        <w:t xml:space="preserve">La utilización de formatos poco actualizados para la elaboración de los informes. </w:t>
      </w:r>
    </w:p>
    <w:p w14:paraId="3E95E4EE" w14:textId="31B0F89B" w:rsidR="004769BD" w:rsidRPr="004769BD" w:rsidRDefault="004769BD">
      <w:pPr>
        <w:pStyle w:val="Prrafodelista"/>
        <w:numPr>
          <w:ilvl w:val="0"/>
          <w:numId w:val="31"/>
        </w:numPr>
        <w:spacing w:line="480" w:lineRule="auto"/>
      </w:pPr>
      <w:r w:rsidRPr="004769BD">
        <w:t xml:space="preserve">La comunicación de observaciones mediante llamadas telefónicas, dificultando el registro y seguimiento del proceso. </w:t>
      </w:r>
    </w:p>
    <w:p w14:paraId="177C5E5F" w14:textId="77777777" w:rsidR="004769BD" w:rsidRPr="00840FB2" w:rsidRDefault="004769BD" w:rsidP="004769BD">
      <w:pPr>
        <w:rPr>
          <w:b/>
          <w:bCs/>
        </w:rPr>
      </w:pPr>
      <w:r w:rsidRPr="00840FB2">
        <w:rPr>
          <w:b/>
          <w:bCs/>
        </w:rPr>
        <w:t>8. ¿Qué funcionalidades considera indispensables para un sistema de gestión de evidencias?</w:t>
      </w:r>
    </w:p>
    <w:p w14:paraId="5F337D87" w14:textId="77777777" w:rsidR="004769BD" w:rsidRPr="004769BD" w:rsidRDefault="004769BD">
      <w:pPr>
        <w:pStyle w:val="Prrafodelista"/>
        <w:numPr>
          <w:ilvl w:val="0"/>
          <w:numId w:val="32"/>
        </w:numPr>
        <w:spacing w:line="480" w:lineRule="auto"/>
      </w:pPr>
      <w:r w:rsidRPr="004769BD">
        <w:t xml:space="preserve">Asignar indicadores y evidencias a cada departamento. </w:t>
      </w:r>
    </w:p>
    <w:p w14:paraId="55638573" w14:textId="77777777" w:rsidR="004769BD" w:rsidRPr="004769BD" w:rsidRDefault="004769BD">
      <w:pPr>
        <w:pStyle w:val="Prrafodelista"/>
        <w:numPr>
          <w:ilvl w:val="0"/>
          <w:numId w:val="32"/>
        </w:numPr>
        <w:spacing w:line="480" w:lineRule="auto"/>
      </w:pPr>
      <w:r w:rsidRPr="004769BD">
        <w:t xml:space="preserve">Cargar documentos de manera digital. </w:t>
      </w:r>
    </w:p>
    <w:p w14:paraId="66036BB6" w14:textId="77777777" w:rsidR="004769BD" w:rsidRPr="004769BD" w:rsidRDefault="004769BD">
      <w:pPr>
        <w:pStyle w:val="Prrafodelista"/>
        <w:numPr>
          <w:ilvl w:val="0"/>
          <w:numId w:val="32"/>
        </w:numPr>
        <w:spacing w:line="480" w:lineRule="auto"/>
      </w:pPr>
      <w:r w:rsidRPr="004769BD">
        <w:t xml:space="preserve">Centralizar toda la documentación institucional. </w:t>
      </w:r>
    </w:p>
    <w:p w14:paraId="2C480447" w14:textId="77777777" w:rsidR="004769BD" w:rsidRPr="004769BD" w:rsidRDefault="004769BD">
      <w:pPr>
        <w:pStyle w:val="Prrafodelista"/>
        <w:numPr>
          <w:ilvl w:val="0"/>
          <w:numId w:val="32"/>
        </w:numPr>
        <w:spacing w:line="480" w:lineRule="auto"/>
      </w:pPr>
      <w:r w:rsidRPr="004769BD">
        <w:t xml:space="preserve">Registrar observaciones y solicitudes de corrección. </w:t>
      </w:r>
    </w:p>
    <w:p w14:paraId="61D8E57E" w14:textId="77777777" w:rsidR="004769BD" w:rsidRPr="004769BD" w:rsidRDefault="004769BD">
      <w:pPr>
        <w:pStyle w:val="Prrafodelista"/>
        <w:numPr>
          <w:ilvl w:val="0"/>
          <w:numId w:val="32"/>
        </w:numPr>
        <w:spacing w:line="480" w:lineRule="auto"/>
      </w:pPr>
      <w:r w:rsidRPr="004769BD">
        <w:t xml:space="preserve">Consultar el estado de revisión y aprobación de cada evidencia. </w:t>
      </w:r>
    </w:p>
    <w:p w14:paraId="58E8FA79" w14:textId="77777777" w:rsidR="004769BD" w:rsidRPr="004769BD" w:rsidRDefault="004769BD">
      <w:pPr>
        <w:pStyle w:val="Prrafodelista"/>
        <w:numPr>
          <w:ilvl w:val="0"/>
          <w:numId w:val="32"/>
        </w:numPr>
        <w:spacing w:line="480" w:lineRule="auto"/>
      </w:pPr>
      <w:r w:rsidRPr="004769BD">
        <w:t xml:space="preserve">Reducir el uso del correo electrónico para el intercambio de documentos. </w:t>
      </w:r>
    </w:p>
    <w:p w14:paraId="1B5314A7" w14:textId="77777777" w:rsidR="0041532C" w:rsidRDefault="0041532C" w:rsidP="00840FB2">
      <w:pPr>
        <w:pStyle w:val="Ttulo3"/>
      </w:pPr>
    </w:p>
    <w:p w14:paraId="2A975167" w14:textId="77777777" w:rsidR="0041532C" w:rsidRDefault="0041532C" w:rsidP="00840FB2">
      <w:pPr>
        <w:pStyle w:val="Ttulo3"/>
      </w:pPr>
    </w:p>
    <w:p w14:paraId="3BEBE960" w14:textId="77777777" w:rsidR="0041532C" w:rsidRDefault="0041532C" w:rsidP="00840FB2">
      <w:pPr>
        <w:pStyle w:val="Ttulo3"/>
      </w:pPr>
    </w:p>
    <w:p w14:paraId="75AF3FD2" w14:textId="77777777" w:rsidR="0041532C" w:rsidRPr="0041532C" w:rsidRDefault="0041532C" w:rsidP="0041532C"/>
    <w:p w14:paraId="666BC2EA" w14:textId="0A1AA9AC" w:rsidR="004769BD" w:rsidRPr="00840FB2" w:rsidRDefault="004769BD" w:rsidP="00840FB2">
      <w:pPr>
        <w:pStyle w:val="Ttulo3"/>
      </w:pPr>
      <w:bookmarkStart w:id="139" w:name="_Toc237457116"/>
      <w:r w:rsidRPr="00840FB2">
        <w:lastRenderedPageBreak/>
        <w:t>Observaciones generales</w:t>
      </w:r>
      <w:bookmarkEnd w:id="139"/>
    </w:p>
    <w:p w14:paraId="5987AF96" w14:textId="77777777" w:rsidR="00840FB2" w:rsidRDefault="004769BD" w:rsidP="00840FB2">
      <w:r w:rsidRPr="004769BD">
        <w:t>Como resultado de la entrevista, se identificó que el principal problema del proceso actual no radica únicamente en la recopilación de las evidencias, sino en la ausencia de una herramienta que permita administrar de forma centralizada la asignación, carga, revisión, seguimiento y aprobación de la documentación requerida para la Evaluación Quinquenal. Esta necesidad respalda el desarrollo del Sistema de Gestión de Evidencias para la Evaluación Quinquenal UASD–MESCyT, cuyo propósito es modernizar y optimizar dicho proceso mediante una plataforma web.</w:t>
      </w:r>
    </w:p>
    <w:p w14:paraId="41CA3353" w14:textId="18B7AD7F" w:rsidR="00840FB2" w:rsidRDefault="00840FB2" w:rsidP="00840FB2">
      <w:pPr>
        <w:pStyle w:val="Ttulo3"/>
      </w:pPr>
      <w:bookmarkStart w:id="140" w:name="_Toc237457117"/>
      <w:r>
        <w:t>Imagen de la visita a la Universidad.</w:t>
      </w:r>
      <w:bookmarkEnd w:id="140"/>
    </w:p>
    <w:p w14:paraId="7438D75D" w14:textId="38487927" w:rsidR="00840FB2" w:rsidRPr="00840FB2" w:rsidRDefault="00840FB2" w:rsidP="00840FB2">
      <w:pPr>
        <w:jc w:val="center"/>
        <w:rPr>
          <w:lang w:val="es-DO"/>
        </w:rPr>
      </w:pPr>
      <w:r w:rsidRPr="00840FB2">
        <w:rPr>
          <w:noProof/>
          <w:lang w:val="es-DO" w:eastAsia="es-DO"/>
        </w:rPr>
        <w:drawing>
          <wp:inline distT="0" distB="0" distL="0" distR="0" wp14:anchorId="23894217" wp14:editId="65AC82A0">
            <wp:extent cx="3912500" cy="5216668"/>
            <wp:effectExtent l="0" t="0" r="0" b="3175"/>
            <wp:docPr id="57151429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24587" cy="5232784"/>
                    </a:xfrm>
                    <a:prstGeom prst="rect">
                      <a:avLst/>
                    </a:prstGeom>
                    <a:noFill/>
                    <a:ln>
                      <a:noFill/>
                    </a:ln>
                  </pic:spPr>
                </pic:pic>
              </a:graphicData>
            </a:graphic>
          </wp:inline>
        </w:drawing>
      </w:r>
    </w:p>
    <w:p w14:paraId="5573915C" w14:textId="12FD680A" w:rsidR="00215A2E" w:rsidRDefault="0041532C" w:rsidP="00215A2E">
      <w:pPr>
        <w:pStyle w:val="Ttulo2"/>
      </w:pPr>
      <w:bookmarkStart w:id="141" w:name="_Toc237457118"/>
      <w:r>
        <w:lastRenderedPageBreak/>
        <w:t xml:space="preserve">Anexo D: </w:t>
      </w:r>
      <w:r w:rsidR="00215A2E">
        <w:t>Repositorio del proyecto</w:t>
      </w:r>
      <w:bookmarkEnd w:id="141"/>
    </w:p>
    <w:p w14:paraId="5E779CE5" w14:textId="00830D32" w:rsidR="00215A2E" w:rsidRPr="00215A2E" w:rsidRDefault="00215A2E" w:rsidP="00215A2E">
      <w:pPr>
        <w:rPr>
          <w:lang w:val="es-DO"/>
        </w:rPr>
      </w:pPr>
      <w:r w:rsidRPr="00215A2E">
        <w:rPr>
          <w:lang w:val="es-DO"/>
        </w:rPr>
        <w:t>Con el propósito de mantener un</w:t>
      </w:r>
      <w:r w:rsidR="00C44C2C">
        <w:rPr>
          <w:lang w:val="es-DO"/>
        </w:rPr>
        <w:t xml:space="preserve"> buen</w:t>
      </w:r>
      <w:r w:rsidRPr="00215A2E">
        <w:rPr>
          <w:lang w:val="es-DO"/>
        </w:rPr>
        <w:t xml:space="preserve"> control de versiones durante el desarrollo del sistema y facilitar el acceso al código fuente, el proyecto se encuentra alojado en </w:t>
      </w:r>
      <w:r w:rsidRPr="00C44C2C">
        <w:rPr>
          <w:lang w:val="es-DO"/>
        </w:rPr>
        <w:t>GitHub</w:t>
      </w:r>
      <w:r w:rsidRPr="00215A2E">
        <w:rPr>
          <w:lang w:val="es-DO"/>
        </w:rPr>
        <w:t xml:space="preserve">, donde se almacenan tanto el código del </w:t>
      </w:r>
      <w:proofErr w:type="spellStart"/>
      <w:r w:rsidRPr="00215A2E">
        <w:rPr>
          <w:lang w:val="es-DO"/>
        </w:rPr>
        <w:t>frontend</w:t>
      </w:r>
      <w:proofErr w:type="spellEnd"/>
      <w:r w:rsidRPr="00215A2E">
        <w:rPr>
          <w:lang w:val="es-DO"/>
        </w:rPr>
        <w:t xml:space="preserve"> y </w:t>
      </w:r>
      <w:proofErr w:type="spellStart"/>
      <w:r w:rsidRPr="00215A2E">
        <w:rPr>
          <w:lang w:val="es-DO"/>
        </w:rPr>
        <w:t>backend</w:t>
      </w:r>
      <w:proofErr w:type="spellEnd"/>
      <w:r w:rsidRPr="00215A2E">
        <w:rPr>
          <w:lang w:val="es-DO"/>
        </w:rPr>
        <w:t xml:space="preserve"> como la documentación técnica y el historial de cambios realizados durante el desarrollo</w:t>
      </w:r>
      <w:r w:rsidR="00C44C2C">
        <w:rPr>
          <w:lang w:val="es-DO"/>
        </w:rPr>
        <w:t>, además de las distintas ramas de desarrollo de cada uno de los miembros</w:t>
      </w:r>
      <w:r w:rsidRPr="00215A2E">
        <w:rPr>
          <w:lang w:val="es-DO"/>
        </w:rPr>
        <w:t>.</w:t>
      </w:r>
    </w:p>
    <w:p w14:paraId="5E316B54" w14:textId="7B45A238" w:rsidR="00215A2E" w:rsidRPr="00215A2E" w:rsidRDefault="00274D2F" w:rsidP="00C44C2C">
      <w:pPr>
        <w:jc w:val="left"/>
        <w:rPr>
          <w:lang w:val="es-DO"/>
        </w:rPr>
      </w:pPr>
      <w:r>
        <w:rPr>
          <w:b/>
          <w:bCs/>
          <w:lang w:val="es-DO"/>
        </w:rPr>
        <w:t>Enlace al r</w:t>
      </w:r>
      <w:r w:rsidR="00215A2E" w:rsidRPr="00215A2E">
        <w:rPr>
          <w:b/>
          <w:bCs/>
          <w:lang w:val="es-DO"/>
        </w:rPr>
        <w:t>epositorio oficial del proyecto:</w:t>
      </w:r>
      <w:r w:rsidR="00215A2E" w:rsidRPr="00215A2E">
        <w:rPr>
          <w:lang w:val="es-DO"/>
        </w:rPr>
        <w:br/>
      </w:r>
      <w:hyperlink r:id="rId60" w:tgtFrame="_new" w:history="1">
        <w:r w:rsidR="00215A2E" w:rsidRPr="00215A2E">
          <w:rPr>
            <w:rStyle w:val="Hipervnculo"/>
            <w:lang w:val="es-DO"/>
          </w:rPr>
          <w:t>https://github.com/ReyRodriP/Evaluaci-n-Quinquenal-UASDMESCyT.git</w:t>
        </w:r>
      </w:hyperlink>
    </w:p>
    <w:p w14:paraId="28EF65FC" w14:textId="77777777" w:rsidR="00215A2E" w:rsidRPr="00215A2E" w:rsidRDefault="00215A2E" w:rsidP="00215A2E">
      <w:pPr>
        <w:rPr>
          <w:lang w:val="es-DO"/>
        </w:rPr>
      </w:pPr>
      <w:r w:rsidRPr="00215A2E">
        <w:rPr>
          <w:lang w:val="es-DO"/>
        </w:rPr>
        <w:t>En dicho repositorio se encuentran disponibles los siguientes componentes:</w:t>
      </w:r>
    </w:p>
    <w:p w14:paraId="032840AE" w14:textId="77777777" w:rsidR="00215A2E" w:rsidRPr="00C44C2C" w:rsidRDefault="00215A2E">
      <w:pPr>
        <w:pStyle w:val="Prrafodelista"/>
        <w:numPr>
          <w:ilvl w:val="0"/>
          <w:numId w:val="17"/>
        </w:numPr>
        <w:spacing w:line="480" w:lineRule="auto"/>
        <w:rPr>
          <w:lang w:val="es-DO"/>
        </w:rPr>
      </w:pPr>
      <w:r w:rsidRPr="00C44C2C">
        <w:rPr>
          <w:lang w:val="es-DO"/>
        </w:rPr>
        <w:t xml:space="preserve">Código fuente del sistema. </w:t>
      </w:r>
    </w:p>
    <w:p w14:paraId="3A45F54E" w14:textId="77777777" w:rsidR="00215A2E" w:rsidRPr="00C44C2C" w:rsidRDefault="00215A2E">
      <w:pPr>
        <w:pStyle w:val="Prrafodelista"/>
        <w:numPr>
          <w:ilvl w:val="0"/>
          <w:numId w:val="17"/>
        </w:numPr>
        <w:spacing w:line="480" w:lineRule="auto"/>
        <w:rPr>
          <w:lang w:val="es-DO"/>
        </w:rPr>
      </w:pPr>
      <w:r w:rsidRPr="00C44C2C">
        <w:rPr>
          <w:lang w:val="es-DO"/>
        </w:rPr>
        <w:t xml:space="preserve">Historial de versiones y cambios realizados. </w:t>
      </w:r>
    </w:p>
    <w:p w14:paraId="28E07D9E" w14:textId="77777777" w:rsidR="00215A2E" w:rsidRPr="00C44C2C" w:rsidRDefault="00215A2E">
      <w:pPr>
        <w:pStyle w:val="Prrafodelista"/>
        <w:numPr>
          <w:ilvl w:val="0"/>
          <w:numId w:val="17"/>
        </w:numPr>
        <w:spacing w:line="480" w:lineRule="auto"/>
        <w:rPr>
          <w:lang w:val="es-DO"/>
        </w:rPr>
      </w:pPr>
      <w:r w:rsidRPr="00C44C2C">
        <w:rPr>
          <w:lang w:val="es-DO"/>
        </w:rPr>
        <w:t xml:space="preserve">Estructura del proyecto. </w:t>
      </w:r>
    </w:p>
    <w:p w14:paraId="473FDD6E" w14:textId="77777777" w:rsidR="00215A2E" w:rsidRPr="00C44C2C" w:rsidRDefault="00215A2E">
      <w:pPr>
        <w:pStyle w:val="Prrafodelista"/>
        <w:numPr>
          <w:ilvl w:val="0"/>
          <w:numId w:val="17"/>
        </w:numPr>
        <w:spacing w:line="480" w:lineRule="auto"/>
        <w:rPr>
          <w:lang w:val="es-DO"/>
        </w:rPr>
      </w:pPr>
      <w:r w:rsidRPr="00C44C2C">
        <w:rPr>
          <w:lang w:val="es-DO"/>
        </w:rPr>
        <w:t xml:space="preserve">Archivos de configuración necesarios para su ejecución. </w:t>
      </w:r>
    </w:p>
    <w:p w14:paraId="781EA64A" w14:textId="77777777" w:rsidR="00215A2E" w:rsidRPr="00C44C2C" w:rsidRDefault="00215A2E">
      <w:pPr>
        <w:pStyle w:val="Prrafodelista"/>
        <w:numPr>
          <w:ilvl w:val="0"/>
          <w:numId w:val="17"/>
        </w:numPr>
        <w:spacing w:line="480" w:lineRule="auto"/>
        <w:rPr>
          <w:lang w:val="es-DO"/>
        </w:rPr>
      </w:pPr>
      <w:r w:rsidRPr="00C44C2C">
        <w:rPr>
          <w:lang w:val="es-DO"/>
        </w:rPr>
        <w:t>Documentación técnica complementaria.</w:t>
      </w:r>
    </w:p>
    <w:p w14:paraId="2ADB4AD6" w14:textId="77777777" w:rsidR="00215A2E" w:rsidRPr="00215A2E" w:rsidRDefault="00215A2E" w:rsidP="00215A2E">
      <w:pPr>
        <w:ind w:firstLine="0"/>
      </w:pPr>
    </w:p>
    <w:sectPr w:rsidR="00215A2E" w:rsidRPr="00215A2E" w:rsidSect="00B751E5">
      <w:headerReference w:type="default" r:id="rId61"/>
      <w:pgSz w:w="12240" w:h="15840" w:code="1"/>
      <w:pgMar w:top="1440" w:right="1440" w:bottom="1440"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A5234" w14:textId="77777777" w:rsidR="007970CC" w:rsidRDefault="007970CC" w:rsidP="00940078">
      <w:pPr>
        <w:spacing w:after="0" w:line="240" w:lineRule="auto"/>
      </w:pPr>
      <w:r>
        <w:separator/>
      </w:r>
    </w:p>
  </w:endnote>
  <w:endnote w:type="continuationSeparator" w:id="0">
    <w:p w14:paraId="4DD5E152" w14:textId="77777777" w:rsidR="007970CC" w:rsidRDefault="007970CC" w:rsidP="00940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1DD98" w14:textId="77777777" w:rsidR="007970CC" w:rsidRDefault="007970CC" w:rsidP="00940078">
      <w:pPr>
        <w:spacing w:after="0" w:line="240" w:lineRule="auto"/>
      </w:pPr>
      <w:r>
        <w:separator/>
      </w:r>
    </w:p>
  </w:footnote>
  <w:footnote w:type="continuationSeparator" w:id="0">
    <w:p w14:paraId="3DE7EB95" w14:textId="77777777" w:rsidR="007970CC" w:rsidRDefault="007970CC" w:rsidP="00940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123993"/>
      <w:docPartObj>
        <w:docPartGallery w:val="Page Numbers (Top of Page)"/>
        <w:docPartUnique/>
      </w:docPartObj>
    </w:sdtPr>
    <w:sdtContent>
      <w:p w14:paraId="45CF15E8" w14:textId="1D70ADF1" w:rsidR="001F00A8" w:rsidRDefault="001F00A8">
        <w:pPr>
          <w:pStyle w:val="Encabezado"/>
          <w:jc w:val="right"/>
        </w:pPr>
        <w:r>
          <w:fldChar w:fldCharType="begin"/>
        </w:r>
        <w:r>
          <w:instrText>PAGE   \* MERGEFORMAT</w:instrText>
        </w:r>
        <w:r>
          <w:fldChar w:fldCharType="separate"/>
        </w:r>
        <w:r w:rsidR="008D35B5">
          <w:rPr>
            <w:noProof/>
          </w:rPr>
          <w:t>9</w:t>
        </w:r>
        <w:r>
          <w:fldChar w:fldCharType="end"/>
        </w:r>
      </w:p>
    </w:sdtContent>
  </w:sdt>
  <w:p w14:paraId="4A0891D3" w14:textId="77777777" w:rsidR="001F00A8" w:rsidRDefault="001F00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A0E795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541E7AA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323DEF"/>
    <w:multiLevelType w:val="hybridMultilevel"/>
    <w:tmpl w:val="63DED75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 w15:restartNumberingAfterBreak="0">
    <w:nsid w:val="00416FF7"/>
    <w:multiLevelType w:val="hybridMultilevel"/>
    <w:tmpl w:val="1C2AB666"/>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 w15:restartNumberingAfterBreak="0">
    <w:nsid w:val="005A30D8"/>
    <w:multiLevelType w:val="hybridMultilevel"/>
    <w:tmpl w:val="FA8A25CE"/>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 w15:restartNumberingAfterBreak="0">
    <w:nsid w:val="011F3AA3"/>
    <w:multiLevelType w:val="hybridMultilevel"/>
    <w:tmpl w:val="5FD25ED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 w15:restartNumberingAfterBreak="0">
    <w:nsid w:val="01F00BA1"/>
    <w:multiLevelType w:val="hybridMultilevel"/>
    <w:tmpl w:val="80EA057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 w15:restartNumberingAfterBreak="0">
    <w:nsid w:val="031B4F24"/>
    <w:multiLevelType w:val="hybridMultilevel"/>
    <w:tmpl w:val="83666EF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 w15:restartNumberingAfterBreak="0">
    <w:nsid w:val="03D414BB"/>
    <w:multiLevelType w:val="multilevel"/>
    <w:tmpl w:val="09BCCB7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1B3206"/>
    <w:multiLevelType w:val="hybridMultilevel"/>
    <w:tmpl w:val="9822BEB4"/>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0" w15:restartNumberingAfterBreak="0">
    <w:nsid w:val="04352743"/>
    <w:multiLevelType w:val="hybridMultilevel"/>
    <w:tmpl w:val="F184D39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1" w15:restartNumberingAfterBreak="0">
    <w:nsid w:val="04D75CD4"/>
    <w:multiLevelType w:val="multilevel"/>
    <w:tmpl w:val="CF54685A"/>
    <w:lvl w:ilvl="0">
      <w:start w:val="1"/>
      <w:numFmt w:val="upperRoman"/>
      <w:lvlText w:val="%1."/>
      <w:lvlJc w:val="right"/>
      <w:pPr>
        <w:ind w:left="720" w:hanging="360"/>
      </w:pPr>
      <w:rPr>
        <w:b/>
        <w:bCs w:val="0"/>
        <w:color w:val="auto"/>
      </w:rPr>
    </w:lvl>
    <w:lvl w:ilvl="1">
      <w:start w:val="1"/>
      <w:numFmt w:val="decimal"/>
      <w:lvlText w:val="%2."/>
      <w:lvlJc w:val="left"/>
      <w:pPr>
        <w:ind w:left="720" w:hanging="360"/>
      </w:pPr>
    </w:lvl>
    <w:lvl w:ilvl="2">
      <w:start w:val="1"/>
      <w:numFmt w:val="decimal"/>
      <w:isLgl/>
      <w:lvlText w:val="%1.%2.%3."/>
      <w:lvlJc w:val="left"/>
      <w:pPr>
        <w:ind w:left="1080" w:hanging="720"/>
      </w:pPr>
      <w:rPr>
        <w:rFonts w:hint="default"/>
        <w:b/>
        <w:bCs w:val="0"/>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05F23797"/>
    <w:multiLevelType w:val="hybridMultilevel"/>
    <w:tmpl w:val="D58A9408"/>
    <w:lvl w:ilvl="0" w:tplc="1C0A0005">
      <w:start w:val="1"/>
      <w:numFmt w:val="bullet"/>
      <w:lvlText w:val=""/>
      <w:lvlJc w:val="left"/>
      <w:pPr>
        <w:ind w:left="2880" w:hanging="360"/>
      </w:pPr>
      <w:rPr>
        <w:rFonts w:ascii="Wingdings" w:hAnsi="Wingdings" w:hint="default"/>
      </w:rPr>
    </w:lvl>
    <w:lvl w:ilvl="1" w:tplc="1C0A0003" w:tentative="1">
      <w:start w:val="1"/>
      <w:numFmt w:val="bullet"/>
      <w:lvlText w:val="o"/>
      <w:lvlJc w:val="left"/>
      <w:pPr>
        <w:ind w:left="3600" w:hanging="360"/>
      </w:pPr>
      <w:rPr>
        <w:rFonts w:ascii="Courier New" w:hAnsi="Courier New" w:cs="Courier New" w:hint="default"/>
      </w:rPr>
    </w:lvl>
    <w:lvl w:ilvl="2" w:tplc="1C0A0005" w:tentative="1">
      <w:start w:val="1"/>
      <w:numFmt w:val="bullet"/>
      <w:lvlText w:val=""/>
      <w:lvlJc w:val="left"/>
      <w:pPr>
        <w:ind w:left="4320" w:hanging="360"/>
      </w:pPr>
      <w:rPr>
        <w:rFonts w:ascii="Wingdings" w:hAnsi="Wingdings" w:hint="default"/>
      </w:rPr>
    </w:lvl>
    <w:lvl w:ilvl="3" w:tplc="1C0A0001" w:tentative="1">
      <w:start w:val="1"/>
      <w:numFmt w:val="bullet"/>
      <w:lvlText w:val=""/>
      <w:lvlJc w:val="left"/>
      <w:pPr>
        <w:ind w:left="5040" w:hanging="360"/>
      </w:pPr>
      <w:rPr>
        <w:rFonts w:ascii="Symbol" w:hAnsi="Symbol" w:hint="default"/>
      </w:rPr>
    </w:lvl>
    <w:lvl w:ilvl="4" w:tplc="1C0A0003" w:tentative="1">
      <w:start w:val="1"/>
      <w:numFmt w:val="bullet"/>
      <w:lvlText w:val="o"/>
      <w:lvlJc w:val="left"/>
      <w:pPr>
        <w:ind w:left="5760" w:hanging="360"/>
      </w:pPr>
      <w:rPr>
        <w:rFonts w:ascii="Courier New" w:hAnsi="Courier New" w:cs="Courier New" w:hint="default"/>
      </w:rPr>
    </w:lvl>
    <w:lvl w:ilvl="5" w:tplc="1C0A0005" w:tentative="1">
      <w:start w:val="1"/>
      <w:numFmt w:val="bullet"/>
      <w:lvlText w:val=""/>
      <w:lvlJc w:val="left"/>
      <w:pPr>
        <w:ind w:left="6480" w:hanging="360"/>
      </w:pPr>
      <w:rPr>
        <w:rFonts w:ascii="Wingdings" w:hAnsi="Wingdings" w:hint="default"/>
      </w:rPr>
    </w:lvl>
    <w:lvl w:ilvl="6" w:tplc="1C0A0001" w:tentative="1">
      <w:start w:val="1"/>
      <w:numFmt w:val="bullet"/>
      <w:lvlText w:val=""/>
      <w:lvlJc w:val="left"/>
      <w:pPr>
        <w:ind w:left="7200" w:hanging="360"/>
      </w:pPr>
      <w:rPr>
        <w:rFonts w:ascii="Symbol" w:hAnsi="Symbol" w:hint="default"/>
      </w:rPr>
    </w:lvl>
    <w:lvl w:ilvl="7" w:tplc="1C0A0003" w:tentative="1">
      <w:start w:val="1"/>
      <w:numFmt w:val="bullet"/>
      <w:lvlText w:val="o"/>
      <w:lvlJc w:val="left"/>
      <w:pPr>
        <w:ind w:left="7920" w:hanging="360"/>
      </w:pPr>
      <w:rPr>
        <w:rFonts w:ascii="Courier New" w:hAnsi="Courier New" w:cs="Courier New" w:hint="default"/>
      </w:rPr>
    </w:lvl>
    <w:lvl w:ilvl="8" w:tplc="1C0A0005" w:tentative="1">
      <w:start w:val="1"/>
      <w:numFmt w:val="bullet"/>
      <w:lvlText w:val=""/>
      <w:lvlJc w:val="left"/>
      <w:pPr>
        <w:ind w:left="8640" w:hanging="360"/>
      </w:pPr>
      <w:rPr>
        <w:rFonts w:ascii="Wingdings" w:hAnsi="Wingdings" w:hint="default"/>
      </w:rPr>
    </w:lvl>
  </w:abstractNum>
  <w:abstractNum w:abstractNumId="13" w15:restartNumberingAfterBreak="0">
    <w:nsid w:val="07E80A46"/>
    <w:multiLevelType w:val="hybridMultilevel"/>
    <w:tmpl w:val="B868E78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 w15:restartNumberingAfterBreak="0">
    <w:nsid w:val="08461A42"/>
    <w:multiLevelType w:val="hybridMultilevel"/>
    <w:tmpl w:val="F2B4A14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 w15:restartNumberingAfterBreak="0">
    <w:nsid w:val="08BB11E4"/>
    <w:multiLevelType w:val="hybridMultilevel"/>
    <w:tmpl w:val="2502440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 w15:restartNumberingAfterBreak="0">
    <w:nsid w:val="09825F88"/>
    <w:multiLevelType w:val="hybridMultilevel"/>
    <w:tmpl w:val="3A76338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7" w15:restartNumberingAfterBreak="0">
    <w:nsid w:val="0ACB42EE"/>
    <w:multiLevelType w:val="hybridMultilevel"/>
    <w:tmpl w:val="D272182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0B963A18"/>
    <w:multiLevelType w:val="hybridMultilevel"/>
    <w:tmpl w:val="F9443DB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9" w15:restartNumberingAfterBreak="0">
    <w:nsid w:val="0BC9500D"/>
    <w:multiLevelType w:val="hybridMultilevel"/>
    <w:tmpl w:val="AB66E89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0D8D7FD1"/>
    <w:multiLevelType w:val="hybridMultilevel"/>
    <w:tmpl w:val="6AAA89D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1" w15:restartNumberingAfterBreak="0">
    <w:nsid w:val="0E6275B6"/>
    <w:multiLevelType w:val="hybridMultilevel"/>
    <w:tmpl w:val="48D47306"/>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2" w15:restartNumberingAfterBreak="0">
    <w:nsid w:val="0ECB32E5"/>
    <w:multiLevelType w:val="hybridMultilevel"/>
    <w:tmpl w:val="9DA07F9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3" w15:restartNumberingAfterBreak="0">
    <w:nsid w:val="0F277052"/>
    <w:multiLevelType w:val="hybridMultilevel"/>
    <w:tmpl w:val="83F4A36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24" w15:restartNumberingAfterBreak="0">
    <w:nsid w:val="11A471C4"/>
    <w:multiLevelType w:val="hybridMultilevel"/>
    <w:tmpl w:val="8754321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5" w15:restartNumberingAfterBreak="0">
    <w:nsid w:val="1237732B"/>
    <w:multiLevelType w:val="hybridMultilevel"/>
    <w:tmpl w:val="2B3E541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26" w15:restartNumberingAfterBreak="0">
    <w:nsid w:val="12F3319C"/>
    <w:multiLevelType w:val="hybridMultilevel"/>
    <w:tmpl w:val="EE34EF2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7" w15:restartNumberingAfterBreak="0">
    <w:nsid w:val="13252EFB"/>
    <w:multiLevelType w:val="hybridMultilevel"/>
    <w:tmpl w:val="22821B02"/>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8" w15:restartNumberingAfterBreak="0">
    <w:nsid w:val="15952BB1"/>
    <w:multiLevelType w:val="hybridMultilevel"/>
    <w:tmpl w:val="B192C018"/>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9" w15:restartNumberingAfterBreak="0">
    <w:nsid w:val="17526A44"/>
    <w:multiLevelType w:val="hybridMultilevel"/>
    <w:tmpl w:val="A36E4928"/>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17791F61"/>
    <w:multiLevelType w:val="hybridMultilevel"/>
    <w:tmpl w:val="E5E04F9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1" w15:restartNumberingAfterBreak="0">
    <w:nsid w:val="17F07E16"/>
    <w:multiLevelType w:val="hybridMultilevel"/>
    <w:tmpl w:val="508A17A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2" w15:restartNumberingAfterBreak="0">
    <w:nsid w:val="18617BB2"/>
    <w:multiLevelType w:val="hybridMultilevel"/>
    <w:tmpl w:val="57747AE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19772AFA"/>
    <w:multiLevelType w:val="hybridMultilevel"/>
    <w:tmpl w:val="D87E10B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4" w15:restartNumberingAfterBreak="0">
    <w:nsid w:val="19B903E7"/>
    <w:multiLevelType w:val="hybridMultilevel"/>
    <w:tmpl w:val="0812E3AC"/>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5" w15:restartNumberingAfterBreak="0">
    <w:nsid w:val="19C67B46"/>
    <w:multiLevelType w:val="hybridMultilevel"/>
    <w:tmpl w:val="03507420"/>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36" w15:restartNumberingAfterBreak="0">
    <w:nsid w:val="1AC05F9E"/>
    <w:multiLevelType w:val="hybridMultilevel"/>
    <w:tmpl w:val="0BF637F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37" w15:restartNumberingAfterBreak="0">
    <w:nsid w:val="1C9B10E5"/>
    <w:multiLevelType w:val="hybridMultilevel"/>
    <w:tmpl w:val="A47E090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38" w15:restartNumberingAfterBreak="0">
    <w:nsid w:val="1C9C4B5F"/>
    <w:multiLevelType w:val="hybridMultilevel"/>
    <w:tmpl w:val="5BF0891E"/>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39" w15:restartNumberingAfterBreak="0">
    <w:nsid w:val="1DBF6776"/>
    <w:multiLevelType w:val="hybridMultilevel"/>
    <w:tmpl w:val="C74C4EB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0" w15:restartNumberingAfterBreak="0">
    <w:nsid w:val="1E0D0027"/>
    <w:multiLevelType w:val="hybridMultilevel"/>
    <w:tmpl w:val="9B36F008"/>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1E763B59"/>
    <w:multiLevelType w:val="hybridMultilevel"/>
    <w:tmpl w:val="0B24BAF8"/>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2" w15:restartNumberingAfterBreak="0">
    <w:nsid w:val="20870894"/>
    <w:multiLevelType w:val="hybridMultilevel"/>
    <w:tmpl w:val="9F502B22"/>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43" w15:restartNumberingAfterBreak="0">
    <w:nsid w:val="20994096"/>
    <w:multiLevelType w:val="hybridMultilevel"/>
    <w:tmpl w:val="09FEB588"/>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4" w15:restartNumberingAfterBreak="0">
    <w:nsid w:val="22D469E1"/>
    <w:multiLevelType w:val="hybridMultilevel"/>
    <w:tmpl w:val="5F64186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5" w15:restartNumberingAfterBreak="0">
    <w:nsid w:val="234416D3"/>
    <w:multiLevelType w:val="hybridMultilevel"/>
    <w:tmpl w:val="45D0ACF0"/>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23D96D2F"/>
    <w:multiLevelType w:val="hybridMultilevel"/>
    <w:tmpl w:val="C0D43A4C"/>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7" w15:restartNumberingAfterBreak="0">
    <w:nsid w:val="23DE34DE"/>
    <w:multiLevelType w:val="hybridMultilevel"/>
    <w:tmpl w:val="B338F41E"/>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48" w15:restartNumberingAfterBreak="0">
    <w:nsid w:val="24020927"/>
    <w:multiLevelType w:val="hybridMultilevel"/>
    <w:tmpl w:val="7F3A7B1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49" w15:restartNumberingAfterBreak="0">
    <w:nsid w:val="24A177C0"/>
    <w:multiLevelType w:val="hybridMultilevel"/>
    <w:tmpl w:val="A2924C1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0" w15:restartNumberingAfterBreak="0">
    <w:nsid w:val="268500C0"/>
    <w:multiLevelType w:val="hybridMultilevel"/>
    <w:tmpl w:val="F2C8A3C4"/>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1" w15:restartNumberingAfterBreak="0">
    <w:nsid w:val="27331A96"/>
    <w:multiLevelType w:val="hybridMultilevel"/>
    <w:tmpl w:val="57A004A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2" w15:restartNumberingAfterBreak="0">
    <w:nsid w:val="28C07CA9"/>
    <w:multiLevelType w:val="hybridMultilevel"/>
    <w:tmpl w:val="64BAD40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3" w15:restartNumberingAfterBreak="0">
    <w:nsid w:val="29710A4D"/>
    <w:multiLevelType w:val="hybridMultilevel"/>
    <w:tmpl w:val="9E103D26"/>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29FB415F"/>
    <w:multiLevelType w:val="hybridMultilevel"/>
    <w:tmpl w:val="911A0C8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5" w15:restartNumberingAfterBreak="0">
    <w:nsid w:val="2A0658F5"/>
    <w:multiLevelType w:val="hybridMultilevel"/>
    <w:tmpl w:val="6E3698F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2BA04E61"/>
    <w:multiLevelType w:val="multilevel"/>
    <w:tmpl w:val="421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346B1"/>
    <w:multiLevelType w:val="hybridMultilevel"/>
    <w:tmpl w:val="7E26E83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8" w15:restartNumberingAfterBreak="0">
    <w:nsid w:val="2D1653C4"/>
    <w:multiLevelType w:val="hybridMultilevel"/>
    <w:tmpl w:val="B9C2CAA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9" w15:restartNumberingAfterBreak="0">
    <w:nsid w:val="2D9E4828"/>
    <w:multiLevelType w:val="hybridMultilevel"/>
    <w:tmpl w:val="B4C8E7D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0" w15:restartNumberingAfterBreak="0">
    <w:nsid w:val="2E2C1061"/>
    <w:multiLevelType w:val="multilevel"/>
    <w:tmpl w:val="FDE615E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2E5C43"/>
    <w:multiLevelType w:val="hybridMultilevel"/>
    <w:tmpl w:val="87C27E44"/>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2" w15:restartNumberingAfterBreak="0">
    <w:nsid w:val="301D0374"/>
    <w:multiLevelType w:val="hybridMultilevel"/>
    <w:tmpl w:val="5CA2370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3" w15:restartNumberingAfterBreak="0">
    <w:nsid w:val="30A1525E"/>
    <w:multiLevelType w:val="hybridMultilevel"/>
    <w:tmpl w:val="2E7467D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4" w15:restartNumberingAfterBreak="0">
    <w:nsid w:val="31136FF3"/>
    <w:multiLevelType w:val="hybridMultilevel"/>
    <w:tmpl w:val="11D8E62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5" w15:restartNumberingAfterBreak="0">
    <w:nsid w:val="312A4531"/>
    <w:multiLevelType w:val="hybridMultilevel"/>
    <w:tmpl w:val="418E3D94"/>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6" w15:restartNumberingAfterBreak="0">
    <w:nsid w:val="32E53519"/>
    <w:multiLevelType w:val="hybridMultilevel"/>
    <w:tmpl w:val="E654CD46"/>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7" w15:restartNumberingAfterBreak="0">
    <w:nsid w:val="33160127"/>
    <w:multiLevelType w:val="hybridMultilevel"/>
    <w:tmpl w:val="AF3E83A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8" w15:restartNumberingAfterBreak="0">
    <w:nsid w:val="33335C0C"/>
    <w:multiLevelType w:val="hybridMultilevel"/>
    <w:tmpl w:val="026C444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69" w15:restartNumberingAfterBreak="0">
    <w:nsid w:val="34A72A0E"/>
    <w:multiLevelType w:val="hybridMultilevel"/>
    <w:tmpl w:val="50C4F374"/>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0" w15:restartNumberingAfterBreak="0">
    <w:nsid w:val="36646735"/>
    <w:multiLevelType w:val="hybridMultilevel"/>
    <w:tmpl w:val="543620D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1" w15:restartNumberingAfterBreak="0">
    <w:nsid w:val="36DE239C"/>
    <w:multiLevelType w:val="hybridMultilevel"/>
    <w:tmpl w:val="6BC4D82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2" w15:restartNumberingAfterBreak="0">
    <w:nsid w:val="37810E3E"/>
    <w:multiLevelType w:val="hybridMultilevel"/>
    <w:tmpl w:val="C6BC8E7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3" w15:restartNumberingAfterBreak="0">
    <w:nsid w:val="38F709F3"/>
    <w:multiLevelType w:val="hybridMultilevel"/>
    <w:tmpl w:val="B818F612"/>
    <w:lvl w:ilvl="0" w:tplc="1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395E7825"/>
    <w:multiLevelType w:val="hybridMultilevel"/>
    <w:tmpl w:val="320EB1B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5" w15:restartNumberingAfterBreak="0">
    <w:nsid w:val="39B62F69"/>
    <w:multiLevelType w:val="multilevel"/>
    <w:tmpl w:val="2B024A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945CDC"/>
    <w:multiLevelType w:val="hybridMultilevel"/>
    <w:tmpl w:val="7BB6683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7" w15:restartNumberingAfterBreak="0">
    <w:nsid w:val="3EA21DDF"/>
    <w:multiLevelType w:val="hybridMultilevel"/>
    <w:tmpl w:val="3A10DE7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78" w15:restartNumberingAfterBreak="0">
    <w:nsid w:val="3EDF243B"/>
    <w:multiLevelType w:val="hybridMultilevel"/>
    <w:tmpl w:val="3A6CB91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79" w15:restartNumberingAfterBreak="0">
    <w:nsid w:val="3F277590"/>
    <w:multiLevelType w:val="hybridMultilevel"/>
    <w:tmpl w:val="C2E8F266"/>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80" w15:restartNumberingAfterBreak="0">
    <w:nsid w:val="41227361"/>
    <w:multiLevelType w:val="hybridMultilevel"/>
    <w:tmpl w:val="2190E35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1" w15:restartNumberingAfterBreak="0">
    <w:nsid w:val="41290393"/>
    <w:multiLevelType w:val="hybridMultilevel"/>
    <w:tmpl w:val="078A9C0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2" w15:restartNumberingAfterBreak="0">
    <w:nsid w:val="41407E4F"/>
    <w:multiLevelType w:val="hybridMultilevel"/>
    <w:tmpl w:val="05A0131C"/>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83" w15:restartNumberingAfterBreak="0">
    <w:nsid w:val="42212B3D"/>
    <w:multiLevelType w:val="hybridMultilevel"/>
    <w:tmpl w:val="0C58100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4" w15:restartNumberingAfterBreak="0">
    <w:nsid w:val="42A907EC"/>
    <w:multiLevelType w:val="hybridMultilevel"/>
    <w:tmpl w:val="3A2273F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5" w15:restartNumberingAfterBreak="0">
    <w:nsid w:val="42F73B3B"/>
    <w:multiLevelType w:val="hybridMultilevel"/>
    <w:tmpl w:val="0424299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6" w15:restartNumberingAfterBreak="0">
    <w:nsid w:val="436820B9"/>
    <w:multiLevelType w:val="hybridMultilevel"/>
    <w:tmpl w:val="FB8A907C"/>
    <w:lvl w:ilvl="0" w:tplc="1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43A67480"/>
    <w:multiLevelType w:val="multilevel"/>
    <w:tmpl w:val="37D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7C114C"/>
    <w:multiLevelType w:val="hybridMultilevel"/>
    <w:tmpl w:val="C248BE1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44890C89"/>
    <w:multiLevelType w:val="hybridMultilevel"/>
    <w:tmpl w:val="101441B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0" w15:restartNumberingAfterBreak="0">
    <w:nsid w:val="45A46398"/>
    <w:multiLevelType w:val="hybridMultilevel"/>
    <w:tmpl w:val="188AD244"/>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91" w15:restartNumberingAfterBreak="0">
    <w:nsid w:val="45EA621C"/>
    <w:multiLevelType w:val="hybridMultilevel"/>
    <w:tmpl w:val="4D04FE4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2" w15:restartNumberingAfterBreak="0">
    <w:nsid w:val="464A417E"/>
    <w:multiLevelType w:val="hybridMultilevel"/>
    <w:tmpl w:val="9F98060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3" w15:restartNumberingAfterBreak="0">
    <w:nsid w:val="464A51AD"/>
    <w:multiLevelType w:val="hybridMultilevel"/>
    <w:tmpl w:val="085048A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466671A0"/>
    <w:multiLevelType w:val="hybridMultilevel"/>
    <w:tmpl w:val="CC266D8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5" w15:restartNumberingAfterBreak="0">
    <w:nsid w:val="46735AAF"/>
    <w:multiLevelType w:val="hybridMultilevel"/>
    <w:tmpl w:val="4F26D92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6" w15:restartNumberingAfterBreak="0">
    <w:nsid w:val="48C9099A"/>
    <w:multiLevelType w:val="hybridMultilevel"/>
    <w:tmpl w:val="2F96DAF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7" w15:restartNumberingAfterBreak="0">
    <w:nsid w:val="49BC7ADA"/>
    <w:multiLevelType w:val="multilevel"/>
    <w:tmpl w:val="C15EACB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D53720"/>
    <w:multiLevelType w:val="hybridMultilevel"/>
    <w:tmpl w:val="237EDF7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9" w15:restartNumberingAfterBreak="0">
    <w:nsid w:val="4C686C7D"/>
    <w:multiLevelType w:val="hybridMultilevel"/>
    <w:tmpl w:val="877C43D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00" w15:restartNumberingAfterBreak="0">
    <w:nsid w:val="4CB62DB6"/>
    <w:multiLevelType w:val="multilevel"/>
    <w:tmpl w:val="6D34E3AE"/>
    <w:lvl w:ilvl="0">
      <w:start w:val="1"/>
      <w:numFmt w:val="bullet"/>
      <w:lvlText w:val=""/>
      <w:lvlJc w:val="left"/>
      <w:pPr>
        <w:tabs>
          <w:tab w:val="num" w:pos="720"/>
        </w:tabs>
        <w:ind w:left="720" w:hanging="360"/>
      </w:pPr>
      <w:rPr>
        <w:rFonts w:ascii="Symbol" w:hAnsi="Symbol" w:hint="default"/>
        <w:sz w:val="20"/>
      </w:rPr>
    </w:lvl>
    <w:lvl w:ilvl="1">
      <w:start w:val="5"/>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D2154"/>
    <w:multiLevelType w:val="hybridMultilevel"/>
    <w:tmpl w:val="AE7C766C"/>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2" w15:restartNumberingAfterBreak="0">
    <w:nsid w:val="4D0904D6"/>
    <w:multiLevelType w:val="hybridMultilevel"/>
    <w:tmpl w:val="46A0C52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03" w15:restartNumberingAfterBreak="0">
    <w:nsid w:val="4D5445B6"/>
    <w:multiLevelType w:val="hybridMultilevel"/>
    <w:tmpl w:val="4CF24388"/>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04" w15:restartNumberingAfterBreak="0">
    <w:nsid w:val="4E0C730C"/>
    <w:multiLevelType w:val="hybridMultilevel"/>
    <w:tmpl w:val="CB20296C"/>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05" w15:restartNumberingAfterBreak="0">
    <w:nsid w:val="4E5276C1"/>
    <w:multiLevelType w:val="hybridMultilevel"/>
    <w:tmpl w:val="27428D44"/>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6" w15:restartNumberingAfterBreak="0">
    <w:nsid w:val="50EA792C"/>
    <w:multiLevelType w:val="hybridMultilevel"/>
    <w:tmpl w:val="41607656"/>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7" w15:restartNumberingAfterBreak="0">
    <w:nsid w:val="51D52A48"/>
    <w:multiLevelType w:val="multilevel"/>
    <w:tmpl w:val="A12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D939D4"/>
    <w:multiLevelType w:val="multilevel"/>
    <w:tmpl w:val="9340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E87239"/>
    <w:multiLevelType w:val="hybridMultilevel"/>
    <w:tmpl w:val="770EBCB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10" w15:restartNumberingAfterBreak="0">
    <w:nsid w:val="52B003CB"/>
    <w:multiLevelType w:val="hybridMultilevel"/>
    <w:tmpl w:val="3558DFB4"/>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1" w15:restartNumberingAfterBreak="0">
    <w:nsid w:val="52B06E27"/>
    <w:multiLevelType w:val="multilevel"/>
    <w:tmpl w:val="208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173D84"/>
    <w:multiLevelType w:val="hybridMultilevel"/>
    <w:tmpl w:val="510EF6E6"/>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13" w15:restartNumberingAfterBreak="0">
    <w:nsid w:val="54940189"/>
    <w:multiLevelType w:val="hybridMultilevel"/>
    <w:tmpl w:val="45204D90"/>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14" w15:restartNumberingAfterBreak="0">
    <w:nsid w:val="54981DC9"/>
    <w:multiLevelType w:val="hybridMultilevel"/>
    <w:tmpl w:val="0E7295C6"/>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5" w15:restartNumberingAfterBreak="0">
    <w:nsid w:val="56972A4E"/>
    <w:multiLevelType w:val="hybridMultilevel"/>
    <w:tmpl w:val="3ED2620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16" w15:restartNumberingAfterBreak="0">
    <w:nsid w:val="57343445"/>
    <w:multiLevelType w:val="hybridMultilevel"/>
    <w:tmpl w:val="EBE4314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17" w15:restartNumberingAfterBreak="0">
    <w:nsid w:val="574D7D30"/>
    <w:multiLevelType w:val="hybridMultilevel"/>
    <w:tmpl w:val="E1480F1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18" w15:restartNumberingAfterBreak="0">
    <w:nsid w:val="58DB0406"/>
    <w:multiLevelType w:val="hybridMultilevel"/>
    <w:tmpl w:val="823CAEDE"/>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9" w15:restartNumberingAfterBreak="0">
    <w:nsid w:val="592524DF"/>
    <w:multiLevelType w:val="hybridMultilevel"/>
    <w:tmpl w:val="707CD44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0" w15:restartNumberingAfterBreak="0">
    <w:nsid w:val="59320B93"/>
    <w:multiLevelType w:val="hybridMultilevel"/>
    <w:tmpl w:val="52785FF4"/>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1" w15:restartNumberingAfterBreak="0">
    <w:nsid w:val="59CD639B"/>
    <w:multiLevelType w:val="hybridMultilevel"/>
    <w:tmpl w:val="F6409AF0"/>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2" w15:restartNumberingAfterBreak="0">
    <w:nsid w:val="5A6222B9"/>
    <w:multiLevelType w:val="hybridMultilevel"/>
    <w:tmpl w:val="EFF4259C"/>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3" w15:restartNumberingAfterBreak="0">
    <w:nsid w:val="5A6E6C0E"/>
    <w:multiLevelType w:val="multilevel"/>
    <w:tmpl w:val="2DA2F9E6"/>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7326B3"/>
    <w:multiLevelType w:val="hybridMultilevel"/>
    <w:tmpl w:val="42145952"/>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5" w15:restartNumberingAfterBreak="0">
    <w:nsid w:val="5A7503E9"/>
    <w:multiLevelType w:val="multilevel"/>
    <w:tmpl w:val="542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B10A0C"/>
    <w:multiLevelType w:val="hybridMultilevel"/>
    <w:tmpl w:val="0D3C2D2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7" w15:restartNumberingAfterBreak="0">
    <w:nsid w:val="5B4E7D9F"/>
    <w:multiLevelType w:val="hybridMultilevel"/>
    <w:tmpl w:val="0A166EE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28" w15:restartNumberingAfterBreak="0">
    <w:nsid w:val="5CAF6676"/>
    <w:multiLevelType w:val="hybridMultilevel"/>
    <w:tmpl w:val="9DC2961C"/>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9" w15:restartNumberingAfterBreak="0">
    <w:nsid w:val="5CDF1B03"/>
    <w:multiLevelType w:val="multilevel"/>
    <w:tmpl w:val="D1CA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305162"/>
    <w:multiLevelType w:val="hybridMultilevel"/>
    <w:tmpl w:val="E4B6BC6C"/>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31" w15:restartNumberingAfterBreak="0">
    <w:nsid w:val="5D8E6DA3"/>
    <w:multiLevelType w:val="hybridMultilevel"/>
    <w:tmpl w:val="F0FCB374"/>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5DAC4764"/>
    <w:multiLevelType w:val="hybridMultilevel"/>
    <w:tmpl w:val="1F16CE9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33" w15:restartNumberingAfterBreak="0">
    <w:nsid w:val="5DBA7C79"/>
    <w:multiLevelType w:val="multilevel"/>
    <w:tmpl w:val="E50815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9549CD"/>
    <w:multiLevelType w:val="hybridMultilevel"/>
    <w:tmpl w:val="15E083A2"/>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5" w15:restartNumberingAfterBreak="0">
    <w:nsid w:val="5EF07AD3"/>
    <w:multiLevelType w:val="hybridMultilevel"/>
    <w:tmpl w:val="778C9CB8"/>
    <w:lvl w:ilvl="0" w:tplc="1C0A0001">
      <w:start w:val="1"/>
      <w:numFmt w:val="bullet"/>
      <w:lvlText w:val=""/>
      <w:lvlJc w:val="left"/>
      <w:pPr>
        <w:ind w:left="2160" w:hanging="360"/>
      </w:pPr>
      <w:rPr>
        <w:rFonts w:ascii="Symbol" w:hAnsi="Symbol" w:hint="default"/>
      </w:rPr>
    </w:lvl>
    <w:lvl w:ilvl="1" w:tplc="1C0A0003" w:tentative="1">
      <w:start w:val="1"/>
      <w:numFmt w:val="bullet"/>
      <w:lvlText w:val="o"/>
      <w:lvlJc w:val="left"/>
      <w:pPr>
        <w:ind w:left="2880" w:hanging="360"/>
      </w:pPr>
      <w:rPr>
        <w:rFonts w:ascii="Courier New" w:hAnsi="Courier New" w:cs="Courier New" w:hint="default"/>
      </w:rPr>
    </w:lvl>
    <w:lvl w:ilvl="2" w:tplc="1C0A0005" w:tentative="1">
      <w:start w:val="1"/>
      <w:numFmt w:val="bullet"/>
      <w:lvlText w:val=""/>
      <w:lvlJc w:val="left"/>
      <w:pPr>
        <w:ind w:left="3600" w:hanging="360"/>
      </w:pPr>
      <w:rPr>
        <w:rFonts w:ascii="Wingdings" w:hAnsi="Wingdings" w:hint="default"/>
      </w:rPr>
    </w:lvl>
    <w:lvl w:ilvl="3" w:tplc="1C0A0001" w:tentative="1">
      <w:start w:val="1"/>
      <w:numFmt w:val="bullet"/>
      <w:lvlText w:val=""/>
      <w:lvlJc w:val="left"/>
      <w:pPr>
        <w:ind w:left="4320" w:hanging="360"/>
      </w:pPr>
      <w:rPr>
        <w:rFonts w:ascii="Symbol" w:hAnsi="Symbol" w:hint="default"/>
      </w:rPr>
    </w:lvl>
    <w:lvl w:ilvl="4" w:tplc="1C0A0003" w:tentative="1">
      <w:start w:val="1"/>
      <w:numFmt w:val="bullet"/>
      <w:lvlText w:val="o"/>
      <w:lvlJc w:val="left"/>
      <w:pPr>
        <w:ind w:left="5040" w:hanging="360"/>
      </w:pPr>
      <w:rPr>
        <w:rFonts w:ascii="Courier New" w:hAnsi="Courier New" w:cs="Courier New" w:hint="default"/>
      </w:rPr>
    </w:lvl>
    <w:lvl w:ilvl="5" w:tplc="1C0A0005" w:tentative="1">
      <w:start w:val="1"/>
      <w:numFmt w:val="bullet"/>
      <w:lvlText w:val=""/>
      <w:lvlJc w:val="left"/>
      <w:pPr>
        <w:ind w:left="5760" w:hanging="360"/>
      </w:pPr>
      <w:rPr>
        <w:rFonts w:ascii="Wingdings" w:hAnsi="Wingdings" w:hint="default"/>
      </w:rPr>
    </w:lvl>
    <w:lvl w:ilvl="6" w:tplc="1C0A0001" w:tentative="1">
      <w:start w:val="1"/>
      <w:numFmt w:val="bullet"/>
      <w:lvlText w:val=""/>
      <w:lvlJc w:val="left"/>
      <w:pPr>
        <w:ind w:left="6480" w:hanging="360"/>
      </w:pPr>
      <w:rPr>
        <w:rFonts w:ascii="Symbol" w:hAnsi="Symbol" w:hint="default"/>
      </w:rPr>
    </w:lvl>
    <w:lvl w:ilvl="7" w:tplc="1C0A0003" w:tentative="1">
      <w:start w:val="1"/>
      <w:numFmt w:val="bullet"/>
      <w:lvlText w:val="o"/>
      <w:lvlJc w:val="left"/>
      <w:pPr>
        <w:ind w:left="7200" w:hanging="360"/>
      </w:pPr>
      <w:rPr>
        <w:rFonts w:ascii="Courier New" w:hAnsi="Courier New" w:cs="Courier New" w:hint="default"/>
      </w:rPr>
    </w:lvl>
    <w:lvl w:ilvl="8" w:tplc="1C0A0005" w:tentative="1">
      <w:start w:val="1"/>
      <w:numFmt w:val="bullet"/>
      <w:lvlText w:val=""/>
      <w:lvlJc w:val="left"/>
      <w:pPr>
        <w:ind w:left="7920" w:hanging="360"/>
      </w:pPr>
      <w:rPr>
        <w:rFonts w:ascii="Wingdings" w:hAnsi="Wingdings" w:hint="default"/>
      </w:rPr>
    </w:lvl>
  </w:abstractNum>
  <w:abstractNum w:abstractNumId="136" w15:restartNumberingAfterBreak="0">
    <w:nsid w:val="5FA879D1"/>
    <w:multiLevelType w:val="hybridMultilevel"/>
    <w:tmpl w:val="F86002B0"/>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7" w15:restartNumberingAfterBreak="0">
    <w:nsid w:val="61C20F0E"/>
    <w:multiLevelType w:val="hybridMultilevel"/>
    <w:tmpl w:val="71A2C63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38" w15:restartNumberingAfterBreak="0">
    <w:nsid w:val="62B63134"/>
    <w:multiLevelType w:val="hybridMultilevel"/>
    <w:tmpl w:val="B234240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39" w15:restartNumberingAfterBreak="0">
    <w:nsid w:val="647D4F52"/>
    <w:multiLevelType w:val="hybridMultilevel"/>
    <w:tmpl w:val="75F6BDE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0" w15:restartNumberingAfterBreak="0">
    <w:nsid w:val="650B1ADB"/>
    <w:multiLevelType w:val="hybridMultilevel"/>
    <w:tmpl w:val="AD4A7852"/>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1" w15:restartNumberingAfterBreak="0">
    <w:nsid w:val="65361BCE"/>
    <w:multiLevelType w:val="hybridMultilevel"/>
    <w:tmpl w:val="E3FAA90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2" w15:restartNumberingAfterBreak="0">
    <w:nsid w:val="65507E57"/>
    <w:multiLevelType w:val="hybridMultilevel"/>
    <w:tmpl w:val="4FC6C0D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3" w15:restartNumberingAfterBreak="0">
    <w:nsid w:val="65DF78DC"/>
    <w:multiLevelType w:val="hybridMultilevel"/>
    <w:tmpl w:val="B1D2356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4" w15:restartNumberingAfterBreak="0">
    <w:nsid w:val="67045419"/>
    <w:multiLevelType w:val="hybridMultilevel"/>
    <w:tmpl w:val="2E98D3B2"/>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5" w15:restartNumberingAfterBreak="0">
    <w:nsid w:val="67445D15"/>
    <w:multiLevelType w:val="hybridMultilevel"/>
    <w:tmpl w:val="6CAA398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6" w15:restartNumberingAfterBreak="0">
    <w:nsid w:val="67771CEE"/>
    <w:multiLevelType w:val="hybridMultilevel"/>
    <w:tmpl w:val="2B907ECC"/>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47" w15:restartNumberingAfterBreak="0">
    <w:nsid w:val="67FB6849"/>
    <w:multiLevelType w:val="hybridMultilevel"/>
    <w:tmpl w:val="F1C8432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48" w15:restartNumberingAfterBreak="0">
    <w:nsid w:val="688A469B"/>
    <w:multiLevelType w:val="hybridMultilevel"/>
    <w:tmpl w:val="D1380910"/>
    <w:lvl w:ilvl="0" w:tplc="1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9" w15:restartNumberingAfterBreak="0">
    <w:nsid w:val="69C877FF"/>
    <w:multiLevelType w:val="multilevel"/>
    <w:tmpl w:val="196EFA0C"/>
    <w:lvl w:ilvl="0">
      <w:start w:val="1"/>
      <w:numFmt w:val="upperRoman"/>
      <w:pStyle w:val="Ttulo1"/>
      <w:lvlText w:val="%1."/>
      <w:lvlJc w:val="right"/>
      <w:pPr>
        <w:ind w:left="720" w:hanging="360"/>
      </w:pPr>
      <w:rPr>
        <w:b/>
        <w:bCs w:val="0"/>
        <w:color w:val="auto"/>
      </w:rPr>
    </w:lvl>
    <w:lvl w:ilvl="1">
      <w:start w:val="1"/>
      <w:numFmt w:val="decimal"/>
      <w:pStyle w:val="Ttulo2"/>
      <w:isLgl/>
      <w:lvlText w:val="%1.%2."/>
      <w:lvlJc w:val="left"/>
      <w:pPr>
        <w:ind w:left="1080" w:hanging="720"/>
      </w:pPr>
      <w:rPr>
        <w:rFonts w:hint="default"/>
        <w:b/>
        <w:bCs/>
        <w:color w:val="auto"/>
        <w:sz w:val="22"/>
        <w:szCs w:val="22"/>
        <w:lang w:val="es-ES"/>
      </w:rPr>
    </w:lvl>
    <w:lvl w:ilvl="2">
      <w:start w:val="1"/>
      <w:numFmt w:val="decimal"/>
      <w:isLgl/>
      <w:lvlText w:val="%1.%2.%3."/>
      <w:lvlJc w:val="left"/>
      <w:pPr>
        <w:ind w:left="1080" w:hanging="720"/>
      </w:pPr>
      <w:rPr>
        <w:rFonts w:hint="default"/>
        <w:b/>
        <w:bCs w:val="0"/>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0" w15:restartNumberingAfterBreak="0">
    <w:nsid w:val="69F35F7A"/>
    <w:multiLevelType w:val="hybridMultilevel"/>
    <w:tmpl w:val="4AD68A6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1" w15:restartNumberingAfterBreak="0">
    <w:nsid w:val="6A3302D0"/>
    <w:multiLevelType w:val="hybridMultilevel"/>
    <w:tmpl w:val="3C54AE9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2" w15:restartNumberingAfterBreak="0">
    <w:nsid w:val="6A963946"/>
    <w:multiLevelType w:val="hybridMultilevel"/>
    <w:tmpl w:val="E450535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3" w15:restartNumberingAfterBreak="0">
    <w:nsid w:val="6F3E706A"/>
    <w:multiLevelType w:val="multilevel"/>
    <w:tmpl w:val="DC6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1932DC"/>
    <w:multiLevelType w:val="hybridMultilevel"/>
    <w:tmpl w:val="B73CE8F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5" w15:restartNumberingAfterBreak="0">
    <w:nsid w:val="70582B47"/>
    <w:multiLevelType w:val="hybridMultilevel"/>
    <w:tmpl w:val="A8BCBF4A"/>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6" w15:restartNumberingAfterBreak="0">
    <w:nsid w:val="71813463"/>
    <w:multiLevelType w:val="hybridMultilevel"/>
    <w:tmpl w:val="CC7EB876"/>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7" w15:restartNumberingAfterBreak="0">
    <w:nsid w:val="7294763D"/>
    <w:multiLevelType w:val="hybridMultilevel"/>
    <w:tmpl w:val="895E4D5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8" w15:restartNumberingAfterBreak="0">
    <w:nsid w:val="733578D6"/>
    <w:multiLevelType w:val="hybridMultilevel"/>
    <w:tmpl w:val="A4C478E2"/>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9" w15:restartNumberingAfterBreak="0">
    <w:nsid w:val="73A56130"/>
    <w:multiLevelType w:val="hybridMultilevel"/>
    <w:tmpl w:val="8034C41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0" w15:restartNumberingAfterBreak="0">
    <w:nsid w:val="73CF1D2F"/>
    <w:multiLevelType w:val="hybridMultilevel"/>
    <w:tmpl w:val="7DA2133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1" w15:restartNumberingAfterBreak="0">
    <w:nsid w:val="73DE638D"/>
    <w:multiLevelType w:val="hybridMultilevel"/>
    <w:tmpl w:val="A740B02E"/>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2" w15:restartNumberingAfterBreak="0">
    <w:nsid w:val="743D215C"/>
    <w:multiLevelType w:val="hybridMultilevel"/>
    <w:tmpl w:val="5F3AA06A"/>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3" w15:restartNumberingAfterBreak="0">
    <w:nsid w:val="74D602C8"/>
    <w:multiLevelType w:val="hybridMultilevel"/>
    <w:tmpl w:val="28E89D96"/>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4" w15:restartNumberingAfterBreak="0">
    <w:nsid w:val="751C7D4D"/>
    <w:multiLevelType w:val="hybridMultilevel"/>
    <w:tmpl w:val="0DBA16F6"/>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5" w15:restartNumberingAfterBreak="0">
    <w:nsid w:val="76D92883"/>
    <w:multiLevelType w:val="hybridMultilevel"/>
    <w:tmpl w:val="D75A596A"/>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6" w15:restartNumberingAfterBreak="0">
    <w:nsid w:val="77390778"/>
    <w:multiLevelType w:val="hybridMultilevel"/>
    <w:tmpl w:val="67AA7F1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7" w15:restartNumberingAfterBreak="0">
    <w:nsid w:val="77484462"/>
    <w:multiLevelType w:val="hybridMultilevel"/>
    <w:tmpl w:val="65D41152"/>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68" w15:restartNumberingAfterBreak="0">
    <w:nsid w:val="77A07CFF"/>
    <w:multiLevelType w:val="hybridMultilevel"/>
    <w:tmpl w:val="2E920168"/>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9" w15:restartNumberingAfterBreak="0">
    <w:nsid w:val="780E71BC"/>
    <w:multiLevelType w:val="hybridMultilevel"/>
    <w:tmpl w:val="2522EB7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70" w15:restartNumberingAfterBreak="0">
    <w:nsid w:val="78AB090F"/>
    <w:multiLevelType w:val="hybridMultilevel"/>
    <w:tmpl w:val="603A0B1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71" w15:restartNumberingAfterBreak="0">
    <w:nsid w:val="793115DE"/>
    <w:multiLevelType w:val="multilevel"/>
    <w:tmpl w:val="55A4ED4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E807EB"/>
    <w:multiLevelType w:val="multilevel"/>
    <w:tmpl w:val="CF54685A"/>
    <w:lvl w:ilvl="0">
      <w:start w:val="1"/>
      <w:numFmt w:val="upperRoman"/>
      <w:lvlText w:val="%1."/>
      <w:lvlJc w:val="right"/>
      <w:pPr>
        <w:ind w:left="720" w:hanging="360"/>
      </w:pPr>
      <w:rPr>
        <w:b/>
        <w:bCs w:val="0"/>
        <w:color w:val="auto"/>
      </w:rPr>
    </w:lvl>
    <w:lvl w:ilvl="1">
      <w:start w:val="1"/>
      <w:numFmt w:val="decimal"/>
      <w:lvlText w:val="%2."/>
      <w:lvlJc w:val="left"/>
      <w:pPr>
        <w:ind w:left="720" w:hanging="360"/>
      </w:pPr>
    </w:lvl>
    <w:lvl w:ilvl="2">
      <w:start w:val="1"/>
      <w:numFmt w:val="decimal"/>
      <w:isLgl/>
      <w:lvlText w:val="%1.%2.%3."/>
      <w:lvlJc w:val="left"/>
      <w:pPr>
        <w:ind w:left="1080" w:hanging="720"/>
      </w:pPr>
      <w:rPr>
        <w:rFonts w:hint="default"/>
        <w:b/>
        <w:bCs w:val="0"/>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3" w15:restartNumberingAfterBreak="0">
    <w:nsid w:val="7A527B17"/>
    <w:multiLevelType w:val="hybridMultilevel"/>
    <w:tmpl w:val="C5140DEA"/>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74" w15:restartNumberingAfterBreak="0">
    <w:nsid w:val="7A7B1C7F"/>
    <w:multiLevelType w:val="hybridMultilevel"/>
    <w:tmpl w:val="BBB81A2C"/>
    <w:lvl w:ilvl="0" w:tplc="1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5" w15:restartNumberingAfterBreak="0">
    <w:nsid w:val="7C3C6B74"/>
    <w:multiLevelType w:val="hybridMultilevel"/>
    <w:tmpl w:val="306CEC26"/>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176" w15:restartNumberingAfterBreak="0">
    <w:nsid w:val="7C912BAC"/>
    <w:multiLevelType w:val="hybridMultilevel"/>
    <w:tmpl w:val="1CD80EF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77" w15:restartNumberingAfterBreak="0">
    <w:nsid w:val="7CCB5684"/>
    <w:multiLevelType w:val="hybridMultilevel"/>
    <w:tmpl w:val="ACF6F734"/>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78" w15:restartNumberingAfterBreak="0">
    <w:nsid w:val="7F621DA7"/>
    <w:multiLevelType w:val="hybridMultilevel"/>
    <w:tmpl w:val="A336D7CE"/>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num w:numId="1" w16cid:durableId="1396201686">
    <w:abstractNumId w:val="149"/>
  </w:num>
  <w:num w:numId="2" w16cid:durableId="1300069553">
    <w:abstractNumId w:val="17"/>
  </w:num>
  <w:num w:numId="3" w16cid:durableId="213010864">
    <w:abstractNumId w:val="100"/>
  </w:num>
  <w:num w:numId="4" w16cid:durableId="411438479">
    <w:abstractNumId w:val="108"/>
  </w:num>
  <w:num w:numId="5" w16cid:durableId="298614328">
    <w:abstractNumId w:val="133"/>
  </w:num>
  <w:num w:numId="6" w16cid:durableId="694308984">
    <w:abstractNumId w:val="75"/>
  </w:num>
  <w:num w:numId="7" w16cid:durableId="1737389180">
    <w:abstractNumId w:val="97"/>
  </w:num>
  <w:num w:numId="8" w16cid:durableId="1200246459">
    <w:abstractNumId w:val="8"/>
  </w:num>
  <w:num w:numId="9" w16cid:durableId="1018655419">
    <w:abstractNumId w:val="60"/>
  </w:num>
  <w:num w:numId="10" w16cid:durableId="534002856">
    <w:abstractNumId w:val="171"/>
  </w:num>
  <w:num w:numId="11" w16cid:durableId="2078048075">
    <w:abstractNumId w:val="123"/>
  </w:num>
  <w:num w:numId="12" w16cid:durableId="1584683338">
    <w:abstractNumId w:val="119"/>
  </w:num>
  <w:num w:numId="13" w16cid:durableId="388502631">
    <w:abstractNumId w:val="127"/>
  </w:num>
  <w:num w:numId="14" w16cid:durableId="1834641029">
    <w:abstractNumId w:val="115"/>
  </w:num>
  <w:num w:numId="15" w16cid:durableId="294679240">
    <w:abstractNumId w:val="147"/>
  </w:num>
  <w:num w:numId="16" w16cid:durableId="774055091">
    <w:abstractNumId w:val="178"/>
  </w:num>
  <w:num w:numId="17" w16cid:durableId="2057967377">
    <w:abstractNumId w:val="70"/>
  </w:num>
  <w:num w:numId="18" w16cid:durableId="971403031">
    <w:abstractNumId w:val="125"/>
  </w:num>
  <w:num w:numId="19" w16cid:durableId="1305771358">
    <w:abstractNumId w:val="129"/>
  </w:num>
  <w:num w:numId="20" w16cid:durableId="1489906961">
    <w:abstractNumId w:val="107"/>
  </w:num>
  <w:num w:numId="21" w16cid:durableId="1580942254">
    <w:abstractNumId w:val="111"/>
  </w:num>
  <w:num w:numId="22" w16cid:durableId="1638149915">
    <w:abstractNumId w:val="87"/>
  </w:num>
  <w:num w:numId="23" w16cid:durableId="837236196">
    <w:abstractNumId w:val="153"/>
  </w:num>
  <w:num w:numId="24" w16cid:durableId="166137658">
    <w:abstractNumId w:val="14"/>
  </w:num>
  <w:num w:numId="25" w16cid:durableId="1472554248">
    <w:abstractNumId w:val="135"/>
  </w:num>
  <w:num w:numId="26" w16cid:durableId="790904819">
    <w:abstractNumId w:val="12"/>
  </w:num>
  <w:num w:numId="27" w16cid:durableId="1550216454">
    <w:abstractNumId w:val="1"/>
  </w:num>
  <w:num w:numId="28" w16cid:durableId="1575822178">
    <w:abstractNumId w:val="149"/>
    <w:lvlOverride w:ilvl="0">
      <w:startOverride w:val="21"/>
    </w:lvlOverride>
    <w:lvlOverride w:ilvl="1">
      <w:startOverride w:val="1"/>
    </w:lvlOverride>
  </w:num>
  <w:num w:numId="29" w16cid:durableId="973827181">
    <w:abstractNumId w:val="149"/>
  </w:num>
  <w:num w:numId="30" w16cid:durableId="971985250">
    <w:abstractNumId w:val="0"/>
  </w:num>
  <w:num w:numId="31" w16cid:durableId="1381782186">
    <w:abstractNumId w:val="151"/>
  </w:num>
  <w:num w:numId="32" w16cid:durableId="1177575268">
    <w:abstractNumId w:val="15"/>
  </w:num>
  <w:num w:numId="33" w16cid:durableId="789667750">
    <w:abstractNumId w:val="44"/>
  </w:num>
  <w:num w:numId="34" w16cid:durableId="1912540754">
    <w:abstractNumId w:val="51"/>
  </w:num>
  <w:num w:numId="35" w16cid:durableId="847863300">
    <w:abstractNumId w:val="86"/>
  </w:num>
  <w:num w:numId="36" w16cid:durableId="1652978133">
    <w:abstractNumId w:val="138"/>
  </w:num>
  <w:num w:numId="37" w16cid:durableId="929463355">
    <w:abstractNumId w:val="77"/>
  </w:num>
  <w:num w:numId="38" w16cid:durableId="1686979080">
    <w:abstractNumId w:val="9"/>
  </w:num>
  <w:num w:numId="39" w16cid:durableId="488247985">
    <w:abstractNumId w:val="49"/>
  </w:num>
  <w:num w:numId="40" w16cid:durableId="923610443">
    <w:abstractNumId w:val="80"/>
  </w:num>
  <w:num w:numId="41" w16cid:durableId="1133983796">
    <w:abstractNumId w:val="148"/>
  </w:num>
  <w:num w:numId="42" w16cid:durableId="1724058660">
    <w:abstractNumId w:val="30"/>
  </w:num>
  <w:num w:numId="43" w16cid:durableId="1676810600">
    <w:abstractNumId w:val="76"/>
  </w:num>
  <w:num w:numId="44" w16cid:durableId="1510755437">
    <w:abstractNumId w:val="56"/>
  </w:num>
  <w:num w:numId="45" w16cid:durableId="861550518">
    <w:abstractNumId w:val="35"/>
  </w:num>
  <w:num w:numId="46" w16cid:durableId="1027633761">
    <w:abstractNumId w:val="132"/>
  </w:num>
  <w:num w:numId="47" w16cid:durableId="482042096">
    <w:abstractNumId w:val="43"/>
  </w:num>
  <w:num w:numId="48" w16cid:durableId="1053381538">
    <w:abstractNumId w:val="45"/>
  </w:num>
  <w:num w:numId="49" w16cid:durableId="1350988529">
    <w:abstractNumId w:val="141"/>
  </w:num>
  <w:num w:numId="50" w16cid:durableId="1610351134">
    <w:abstractNumId w:val="67"/>
  </w:num>
  <w:num w:numId="51" w16cid:durableId="597909763">
    <w:abstractNumId w:val="53"/>
  </w:num>
  <w:num w:numId="52" w16cid:durableId="1617371057">
    <w:abstractNumId w:val="65"/>
  </w:num>
  <w:num w:numId="53" w16cid:durableId="1172834935">
    <w:abstractNumId w:val="58"/>
  </w:num>
  <w:num w:numId="54" w16cid:durableId="174075377">
    <w:abstractNumId w:val="31"/>
  </w:num>
  <w:num w:numId="55" w16cid:durableId="1404837126">
    <w:abstractNumId w:val="134"/>
  </w:num>
  <w:num w:numId="56" w16cid:durableId="1371301681">
    <w:abstractNumId w:val="103"/>
  </w:num>
  <w:num w:numId="57" w16cid:durableId="1511794195">
    <w:abstractNumId w:val="122"/>
  </w:num>
  <w:num w:numId="58" w16cid:durableId="82846416">
    <w:abstractNumId w:val="69"/>
  </w:num>
  <w:num w:numId="59" w16cid:durableId="1060251949">
    <w:abstractNumId w:val="83"/>
  </w:num>
  <w:num w:numId="60" w16cid:durableId="1455444069">
    <w:abstractNumId w:val="7"/>
  </w:num>
  <w:num w:numId="61" w16cid:durableId="2015186550">
    <w:abstractNumId w:val="105"/>
  </w:num>
  <w:num w:numId="62" w16cid:durableId="2135519360">
    <w:abstractNumId w:val="41"/>
  </w:num>
  <w:num w:numId="63" w16cid:durableId="2122257636">
    <w:abstractNumId w:val="130"/>
  </w:num>
  <w:num w:numId="64" w16cid:durableId="1903328131">
    <w:abstractNumId w:val="120"/>
  </w:num>
  <w:num w:numId="65" w16cid:durableId="366415328">
    <w:abstractNumId w:val="4"/>
  </w:num>
  <w:num w:numId="66" w16cid:durableId="1439518712">
    <w:abstractNumId w:val="34"/>
  </w:num>
  <w:num w:numId="67" w16cid:durableId="1030497188">
    <w:abstractNumId w:val="131"/>
  </w:num>
  <w:num w:numId="68" w16cid:durableId="1343707969">
    <w:abstractNumId w:val="20"/>
  </w:num>
  <w:num w:numId="69" w16cid:durableId="39861368">
    <w:abstractNumId w:val="110"/>
  </w:num>
  <w:num w:numId="70" w16cid:durableId="1295255863">
    <w:abstractNumId w:val="95"/>
  </w:num>
  <w:num w:numId="71" w16cid:durableId="753476650">
    <w:abstractNumId w:val="71"/>
  </w:num>
  <w:num w:numId="72" w16cid:durableId="1148324636">
    <w:abstractNumId w:val="29"/>
  </w:num>
  <w:num w:numId="73" w16cid:durableId="339430231">
    <w:abstractNumId w:val="25"/>
  </w:num>
  <w:num w:numId="74" w16cid:durableId="937106684">
    <w:abstractNumId w:val="102"/>
  </w:num>
  <w:num w:numId="75" w16cid:durableId="131675950">
    <w:abstractNumId w:val="24"/>
  </w:num>
  <w:num w:numId="76" w16cid:durableId="1903101547">
    <w:abstractNumId w:val="26"/>
  </w:num>
  <w:num w:numId="77" w16cid:durableId="311829833">
    <w:abstractNumId w:val="96"/>
  </w:num>
  <w:num w:numId="78" w16cid:durableId="2073846717">
    <w:abstractNumId w:val="91"/>
  </w:num>
  <w:num w:numId="79" w16cid:durableId="350106299">
    <w:abstractNumId w:val="18"/>
  </w:num>
  <w:num w:numId="80" w16cid:durableId="1397699879">
    <w:abstractNumId w:val="79"/>
  </w:num>
  <w:num w:numId="81" w16cid:durableId="967442437">
    <w:abstractNumId w:val="48"/>
  </w:num>
  <w:num w:numId="82" w16cid:durableId="418255473">
    <w:abstractNumId w:val="99"/>
  </w:num>
  <w:num w:numId="83" w16cid:durableId="495457390">
    <w:abstractNumId w:val="13"/>
  </w:num>
  <w:num w:numId="84" w16cid:durableId="41058289">
    <w:abstractNumId w:val="57"/>
  </w:num>
  <w:num w:numId="85" w16cid:durableId="2026862909">
    <w:abstractNumId w:val="90"/>
  </w:num>
  <w:num w:numId="86" w16cid:durableId="1603413353">
    <w:abstractNumId w:val="162"/>
  </w:num>
  <w:num w:numId="87" w16cid:durableId="1877423828">
    <w:abstractNumId w:val="37"/>
  </w:num>
  <w:num w:numId="88" w16cid:durableId="1484397541">
    <w:abstractNumId w:val="109"/>
  </w:num>
  <w:num w:numId="89" w16cid:durableId="987244666">
    <w:abstractNumId w:val="163"/>
  </w:num>
  <w:num w:numId="90" w16cid:durableId="1160194595">
    <w:abstractNumId w:val="160"/>
  </w:num>
  <w:num w:numId="91" w16cid:durableId="1309093645">
    <w:abstractNumId w:val="10"/>
  </w:num>
  <w:num w:numId="92" w16cid:durableId="2094429811">
    <w:abstractNumId w:val="159"/>
  </w:num>
  <w:num w:numId="93" w16cid:durableId="670790799">
    <w:abstractNumId w:val="38"/>
  </w:num>
  <w:num w:numId="94" w16cid:durableId="633095708">
    <w:abstractNumId w:val="21"/>
  </w:num>
  <w:num w:numId="95" w16cid:durableId="1475948972">
    <w:abstractNumId w:val="50"/>
  </w:num>
  <w:num w:numId="96" w16cid:durableId="1064257848">
    <w:abstractNumId w:val="173"/>
  </w:num>
  <w:num w:numId="97" w16cid:durableId="1899434916">
    <w:abstractNumId w:val="167"/>
  </w:num>
  <w:num w:numId="98" w16cid:durableId="508183779">
    <w:abstractNumId w:val="154"/>
  </w:num>
  <w:num w:numId="99" w16cid:durableId="2021732914">
    <w:abstractNumId w:val="139"/>
  </w:num>
  <w:num w:numId="100" w16cid:durableId="2144811221">
    <w:abstractNumId w:val="36"/>
  </w:num>
  <w:num w:numId="101" w16cid:durableId="588126410">
    <w:abstractNumId w:val="158"/>
  </w:num>
  <w:num w:numId="102" w16cid:durableId="34087087">
    <w:abstractNumId w:val="40"/>
  </w:num>
  <w:num w:numId="103" w16cid:durableId="1285697577">
    <w:abstractNumId w:val="78"/>
  </w:num>
  <w:num w:numId="104" w16cid:durableId="973949065">
    <w:abstractNumId w:val="82"/>
  </w:num>
  <w:num w:numId="105" w16cid:durableId="1912960893">
    <w:abstractNumId w:val="23"/>
  </w:num>
  <w:num w:numId="106" w16cid:durableId="146820867">
    <w:abstractNumId w:val="157"/>
  </w:num>
  <w:num w:numId="107" w16cid:durableId="1100443137">
    <w:abstractNumId w:val="170"/>
  </w:num>
  <w:num w:numId="108" w16cid:durableId="110050470">
    <w:abstractNumId w:val="73"/>
  </w:num>
  <w:num w:numId="109" w16cid:durableId="946499047">
    <w:abstractNumId w:val="126"/>
  </w:num>
  <w:num w:numId="110" w16cid:durableId="1195197091">
    <w:abstractNumId w:val="32"/>
  </w:num>
  <w:num w:numId="111" w16cid:durableId="49117775">
    <w:abstractNumId w:val="142"/>
  </w:num>
  <w:num w:numId="112" w16cid:durableId="406926155">
    <w:abstractNumId w:val="104"/>
  </w:num>
  <w:num w:numId="113" w16cid:durableId="1369642844">
    <w:abstractNumId w:val="146"/>
  </w:num>
  <w:num w:numId="114" w16cid:durableId="1190141049">
    <w:abstractNumId w:val="68"/>
  </w:num>
  <w:num w:numId="115" w16cid:durableId="1674918050">
    <w:abstractNumId w:val="177"/>
  </w:num>
  <w:num w:numId="116" w16cid:durableId="494497966">
    <w:abstractNumId w:val="42"/>
  </w:num>
  <w:num w:numId="117" w16cid:durableId="1509250679">
    <w:abstractNumId w:val="84"/>
  </w:num>
  <w:num w:numId="118" w16cid:durableId="6179783">
    <w:abstractNumId w:val="128"/>
  </w:num>
  <w:num w:numId="119" w16cid:durableId="1892109541">
    <w:abstractNumId w:val="137"/>
  </w:num>
  <w:num w:numId="120" w16cid:durableId="682166898">
    <w:abstractNumId w:val="52"/>
  </w:num>
  <w:num w:numId="121" w16cid:durableId="1120149299">
    <w:abstractNumId w:val="175"/>
  </w:num>
  <w:num w:numId="122" w16cid:durableId="1631746086">
    <w:abstractNumId w:val="47"/>
  </w:num>
  <w:num w:numId="123" w16cid:durableId="846796134">
    <w:abstractNumId w:val="117"/>
  </w:num>
  <w:num w:numId="124" w16cid:durableId="1199196795">
    <w:abstractNumId w:val="33"/>
  </w:num>
  <w:num w:numId="125" w16cid:durableId="290284984">
    <w:abstractNumId w:val="19"/>
  </w:num>
  <w:num w:numId="126" w16cid:durableId="512190828">
    <w:abstractNumId w:val="145"/>
  </w:num>
  <w:num w:numId="127" w16cid:durableId="354187441">
    <w:abstractNumId w:val="72"/>
  </w:num>
  <w:num w:numId="128" w16cid:durableId="1765765472">
    <w:abstractNumId w:val="55"/>
  </w:num>
  <w:num w:numId="129" w16cid:durableId="1260867018">
    <w:abstractNumId w:val="161"/>
  </w:num>
  <w:num w:numId="130" w16cid:durableId="50614284">
    <w:abstractNumId w:val="166"/>
  </w:num>
  <w:num w:numId="131" w16cid:durableId="938835122">
    <w:abstractNumId w:val="156"/>
  </w:num>
  <w:num w:numId="132" w16cid:durableId="1168056406">
    <w:abstractNumId w:val="121"/>
  </w:num>
  <w:num w:numId="133" w16cid:durableId="1207328999">
    <w:abstractNumId w:val="3"/>
  </w:num>
  <w:num w:numId="134" w16cid:durableId="636956524">
    <w:abstractNumId w:val="155"/>
  </w:num>
  <w:num w:numId="135" w16cid:durableId="1446267686">
    <w:abstractNumId w:val="140"/>
  </w:num>
  <w:num w:numId="136" w16cid:durableId="2073842655">
    <w:abstractNumId w:val="88"/>
  </w:num>
  <w:num w:numId="137" w16cid:durableId="1714035940">
    <w:abstractNumId w:val="143"/>
  </w:num>
  <w:num w:numId="138" w16cid:durableId="920992528">
    <w:abstractNumId w:val="89"/>
  </w:num>
  <w:num w:numId="139" w16cid:durableId="1751806429">
    <w:abstractNumId w:val="54"/>
  </w:num>
  <w:num w:numId="140" w16cid:durableId="835918773">
    <w:abstractNumId w:val="93"/>
  </w:num>
  <w:num w:numId="141" w16cid:durableId="311060748">
    <w:abstractNumId w:val="124"/>
  </w:num>
  <w:num w:numId="142" w16cid:durableId="637994924">
    <w:abstractNumId w:val="106"/>
  </w:num>
  <w:num w:numId="143" w16cid:durableId="1297108355">
    <w:abstractNumId w:val="74"/>
  </w:num>
  <w:num w:numId="144" w16cid:durableId="1080638336">
    <w:abstractNumId w:val="101"/>
  </w:num>
  <w:num w:numId="145" w16cid:durableId="2031829879">
    <w:abstractNumId w:val="27"/>
  </w:num>
  <w:num w:numId="146" w16cid:durableId="2131823399">
    <w:abstractNumId w:val="46"/>
  </w:num>
  <w:num w:numId="147" w16cid:durableId="687221560">
    <w:abstractNumId w:val="61"/>
  </w:num>
  <w:num w:numId="148" w16cid:durableId="2128504248">
    <w:abstractNumId w:val="28"/>
  </w:num>
  <w:num w:numId="149" w16cid:durableId="1556774230">
    <w:abstractNumId w:val="11"/>
  </w:num>
  <w:num w:numId="150" w16cid:durableId="24404052">
    <w:abstractNumId w:val="174"/>
  </w:num>
  <w:num w:numId="151" w16cid:durableId="652874239">
    <w:abstractNumId w:val="144"/>
  </w:num>
  <w:num w:numId="152" w16cid:durableId="826168576">
    <w:abstractNumId w:val="168"/>
  </w:num>
  <w:num w:numId="153" w16cid:durableId="1165783643">
    <w:abstractNumId w:val="81"/>
  </w:num>
  <w:num w:numId="154" w16cid:durableId="1299918842">
    <w:abstractNumId w:val="164"/>
  </w:num>
  <w:num w:numId="155" w16cid:durableId="540017577">
    <w:abstractNumId w:val="2"/>
  </w:num>
  <w:num w:numId="156" w16cid:durableId="1352220726">
    <w:abstractNumId w:val="116"/>
  </w:num>
  <w:num w:numId="157" w16cid:durableId="528956593">
    <w:abstractNumId w:val="118"/>
  </w:num>
  <w:num w:numId="158" w16cid:durableId="1885289219">
    <w:abstractNumId w:val="172"/>
  </w:num>
  <w:num w:numId="159" w16cid:durableId="1331713963">
    <w:abstractNumId w:val="22"/>
  </w:num>
  <w:num w:numId="160" w16cid:durableId="1465582695">
    <w:abstractNumId w:val="114"/>
  </w:num>
  <w:num w:numId="161" w16cid:durableId="1115369745">
    <w:abstractNumId w:val="92"/>
  </w:num>
  <w:num w:numId="162" w16cid:durableId="1775982190">
    <w:abstractNumId w:val="6"/>
  </w:num>
  <w:num w:numId="163" w16cid:durableId="43793570">
    <w:abstractNumId w:val="66"/>
  </w:num>
  <w:num w:numId="164" w16cid:durableId="1647662944">
    <w:abstractNumId w:val="136"/>
  </w:num>
  <w:num w:numId="165" w16cid:durableId="440608733">
    <w:abstractNumId w:val="94"/>
  </w:num>
  <w:num w:numId="166" w16cid:durableId="975065828">
    <w:abstractNumId w:val="62"/>
  </w:num>
  <w:num w:numId="167" w16cid:durableId="1264613424">
    <w:abstractNumId w:val="39"/>
  </w:num>
  <w:num w:numId="168" w16cid:durableId="255133209">
    <w:abstractNumId w:val="113"/>
  </w:num>
  <w:num w:numId="169" w16cid:durableId="511408522">
    <w:abstractNumId w:val="63"/>
  </w:num>
  <w:num w:numId="170" w16cid:durableId="502210976">
    <w:abstractNumId w:val="64"/>
  </w:num>
  <w:num w:numId="171" w16cid:durableId="624390421">
    <w:abstractNumId w:val="152"/>
  </w:num>
  <w:num w:numId="172" w16cid:durableId="582685190">
    <w:abstractNumId w:val="59"/>
  </w:num>
  <w:num w:numId="173" w16cid:durableId="1105344451">
    <w:abstractNumId w:val="150"/>
  </w:num>
  <w:num w:numId="174" w16cid:durableId="411632798">
    <w:abstractNumId w:val="165"/>
  </w:num>
  <w:num w:numId="175" w16cid:durableId="1993873990">
    <w:abstractNumId w:val="169"/>
  </w:num>
  <w:num w:numId="176" w16cid:durableId="489443554">
    <w:abstractNumId w:val="98"/>
  </w:num>
  <w:num w:numId="177" w16cid:durableId="1592160402">
    <w:abstractNumId w:val="176"/>
  </w:num>
  <w:num w:numId="178" w16cid:durableId="1283265348">
    <w:abstractNumId w:val="85"/>
  </w:num>
  <w:num w:numId="179" w16cid:durableId="1834181890">
    <w:abstractNumId w:val="5"/>
  </w:num>
  <w:num w:numId="180" w16cid:durableId="1702783514">
    <w:abstractNumId w:val="16"/>
  </w:num>
  <w:num w:numId="181" w16cid:durableId="319385951">
    <w:abstractNumId w:val="112"/>
  </w:num>
  <w:numIdMacAtCleanup w:val="1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ynaldo Rodriguez Polanco">
    <w15:presenceInfo w15:providerId="Windows Live" w15:userId="6b7f6e8ee5cfd6b3"/>
  </w15:person>
  <w15:person w15:author="Jacqueline Tejada">
    <w15:presenceInfo w15:providerId="Windows Live" w15:userId="8892fff1047e95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41C"/>
    <w:rsid w:val="0000763A"/>
    <w:rsid w:val="00012511"/>
    <w:rsid w:val="00013592"/>
    <w:rsid w:val="000244A2"/>
    <w:rsid w:val="00031C0E"/>
    <w:rsid w:val="000335BE"/>
    <w:rsid w:val="00043226"/>
    <w:rsid w:val="00043E52"/>
    <w:rsid w:val="00047ED2"/>
    <w:rsid w:val="00054694"/>
    <w:rsid w:val="00057354"/>
    <w:rsid w:val="00063A72"/>
    <w:rsid w:val="000640D8"/>
    <w:rsid w:val="00083DCB"/>
    <w:rsid w:val="00097F17"/>
    <w:rsid w:val="000A2749"/>
    <w:rsid w:val="000B7795"/>
    <w:rsid w:val="000C3011"/>
    <w:rsid w:val="000C38FD"/>
    <w:rsid w:val="000E4A8D"/>
    <w:rsid w:val="000F0143"/>
    <w:rsid w:val="0010021B"/>
    <w:rsid w:val="00101E40"/>
    <w:rsid w:val="00103F8C"/>
    <w:rsid w:val="00111FDA"/>
    <w:rsid w:val="001170D4"/>
    <w:rsid w:val="00120493"/>
    <w:rsid w:val="00120EE2"/>
    <w:rsid w:val="00121575"/>
    <w:rsid w:val="00123D07"/>
    <w:rsid w:val="00143034"/>
    <w:rsid w:val="00144D42"/>
    <w:rsid w:val="00144D48"/>
    <w:rsid w:val="00172C91"/>
    <w:rsid w:val="00180475"/>
    <w:rsid w:val="00180B8B"/>
    <w:rsid w:val="00192C17"/>
    <w:rsid w:val="001B0896"/>
    <w:rsid w:val="001B1DF1"/>
    <w:rsid w:val="001B4F0F"/>
    <w:rsid w:val="001C434C"/>
    <w:rsid w:val="001E2A5E"/>
    <w:rsid w:val="001E69A2"/>
    <w:rsid w:val="001E749F"/>
    <w:rsid w:val="001F00A8"/>
    <w:rsid w:val="001F1409"/>
    <w:rsid w:val="001F1DCE"/>
    <w:rsid w:val="0020146B"/>
    <w:rsid w:val="00202B7C"/>
    <w:rsid w:val="002061B4"/>
    <w:rsid w:val="0021024B"/>
    <w:rsid w:val="0021026A"/>
    <w:rsid w:val="00215A2E"/>
    <w:rsid w:val="0023112F"/>
    <w:rsid w:val="00237F3C"/>
    <w:rsid w:val="00243E4A"/>
    <w:rsid w:val="00253BD9"/>
    <w:rsid w:val="0025474A"/>
    <w:rsid w:val="00263194"/>
    <w:rsid w:val="00266D6A"/>
    <w:rsid w:val="00274D2F"/>
    <w:rsid w:val="00277019"/>
    <w:rsid w:val="002950D2"/>
    <w:rsid w:val="002976AF"/>
    <w:rsid w:val="002A40A6"/>
    <w:rsid w:val="002A48EB"/>
    <w:rsid w:val="002B1D07"/>
    <w:rsid w:val="002B1D57"/>
    <w:rsid w:val="002B33F6"/>
    <w:rsid w:val="002B4A32"/>
    <w:rsid w:val="002C5FC1"/>
    <w:rsid w:val="002D29B7"/>
    <w:rsid w:val="002D37F6"/>
    <w:rsid w:val="002D4E65"/>
    <w:rsid w:val="002E25CD"/>
    <w:rsid w:val="002E6FC3"/>
    <w:rsid w:val="002E7B15"/>
    <w:rsid w:val="002F02AF"/>
    <w:rsid w:val="003005C2"/>
    <w:rsid w:val="00302832"/>
    <w:rsid w:val="00310366"/>
    <w:rsid w:val="003128B6"/>
    <w:rsid w:val="00315DB3"/>
    <w:rsid w:val="00317758"/>
    <w:rsid w:val="00317A9A"/>
    <w:rsid w:val="00322F92"/>
    <w:rsid w:val="0032551F"/>
    <w:rsid w:val="0033266A"/>
    <w:rsid w:val="00332C9F"/>
    <w:rsid w:val="00335E6E"/>
    <w:rsid w:val="00342B42"/>
    <w:rsid w:val="00344701"/>
    <w:rsid w:val="0034471E"/>
    <w:rsid w:val="00362B56"/>
    <w:rsid w:val="003650A6"/>
    <w:rsid w:val="00372873"/>
    <w:rsid w:val="00375F57"/>
    <w:rsid w:val="003768D7"/>
    <w:rsid w:val="00387699"/>
    <w:rsid w:val="003C0CA3"/>
    <w:rsid w:val="003C5214"/>
    <w:rsid w:val="003D09A9"/>
    <w:rsid w:val="003D1C07"/>
    <w:rsid w:val="003E7276"/>
    <w:rsid w:val="003E73D2"/>
    <w:rsid w:val="003F1CE9"/>
    <w:rsid w:val="003F20A6"/>
    <w:rsid w:val="003F3FA4"/>
    <w:rsid w:val="003F78B3"/>
    <w:rsid w:val="00411FC4"/>
    <w:rsid w:val="0041532C"/>
    <w:rsid w:val="0043585D"/>
    <w:rsid w:val="00436B0D"/>
    <w:rsid w:val="00451B32"/>
    <w:rsid w:val="0045294A"/>
    <w:rsid w:val="00456AD3"/>
    <w:rsid w:val="00472E04"/>
    <w:rsid w:val="00474D8F"/>
    <w:rsid w:val="004769BD"/>
    <w:rsid w:val="00476E73"/>
    <w:rsid w:val="004779F0"/>
    <w:rsid w:val="00480034"/>
    <w:rsid w:val="00485DCF"/>
    <w:rsid w:val="004906D4"/>
    <w:rsid w:val="004A3696"/>
    <w:rsid w:val="004B42A8"/>
    <w:rsid w:val="004B6369"/>
    <w:rsid w:val="004C35E4"/>
    <w:rsid w:val="004C3F18"/>
    <w:rsid w:val="004C4DF4"/>
    <w:rsid w:val="004D2CB8"/>
    <w:rsid w:val="004E3794"/>
    <w:rsid w:val="00510158"/>
    <w:rsid w:val="0051738E"/>
    <w:rsid w:val="00527237"/>
    <w:rsid w:val="00530F52"/>
    <w:rsid w:val="00533B87"/>
    <w:rsid w:val="00536361"/>
    <w:rsid w:val="00542A22"/>
    <w:rsid w:val="00552796"/>
    <w:rsid w:val="00555457"/>
    <w:rsid w:val="00555E55"/>
    <w:rsid w:val="00560CFE"/>
    <w:rsid w:val="00562B30"/>
    <w:rsid w:val="00577201"/>
    <w:rsid w:val="0057735F"/>
    <w:rsid w:val="00580F72"/>
    <w:rsid w:val="005839DA"/>
    <w:rsid w:val="00584323"/>
    <w:rsid w:val="00585ABE"/>
    <w:rsid w:val="00586F0C"/>
    <w:rsid w:val="00595CB8"/>
    <w:rsid w:val="005B3013"/>
    <w:rsid w:val="005B31EA"/>
    <w:rsid w:val="005B6478"/>
    <w:rsid w:val="005C347F"/>
    <w:rsid w:val="005C5848"/>
    <w:rsid w:val="005C637A"/>
    <w:rsid w:val="005D59C5"/>
    <w:rsid w:val="005D6636"/>
    <w:rsid w:val="005E2730"/>
    <w:rsid w:val="005E575B"/>
    <w:rsid w:val="005F4986"/>
    <w:rsid w:val="005F5BEC"/>
    <w:rsid w:val="00606D72"/>
    <w:rsid w:val="0061268B"/>
    <w:rsid w:val="00612C27"/>
    <w:rsid w:val="006334D3"/>
    <w:rsid w:val="006406BD"/>
    <w:rsid w:val="006537D7"/>
    <w:rsid w:val="00660878"/>
    <w:rsid w:val="00661173"/>
    <w:rsid w:val="006750A3"/>
    <w:rsid w:val="0067550B"/>
    <w:rsid w:val="006877C9"/>
    <w:rsid w:val="00694C10"/>
    <w:rsid w:val="006A1B69"/>
    <w:rsid w:val="006B268D"/>
    <w:rsid w:val="006C341C"/>
    <w:rsid w:val="006D2270"/>
    <w:rsid w:val="006D282C"/>
    <w:rsid w:val="006D4FE9"/>
    <w:rsid w:val="006E277E"/>
    <w:rsid w:val="006F1596"/>
    <w:rsid w:val="006F32F4"/>
    <w:rsid w:val="006F39D1"/>
    <w:rsid w:val="006F7ACC"/>
    <w:rsid w:val="00703E2B"/>
    <w:rsid w:val="007073EA"/>
    <w:rsid w:val="007103F1"/>
    <w:rsid w:val="00717627"/>
    <w:rsid w:val="00720CB6"/>
    <w:rsid w:val="00725728"/>
    <w:rsid w:val="0072721A"/>
    <w:rsid w:val="00755631"/>
    <w:rsid w:val="007613C4"/>
    <w:rsid w:val="00765CD1"/>
    <w:rsid w:val="00775088"/>
    <w:rsid w:val="00777B38"/>
    <w:rsid w:val="00780B6F"/>
    <w:rsid w:val="00783379"/>
    <w:rsid w:val="00795D34"/>
    <w:rsid w:val="00796066"/>
    <w:rsid w:val="007970CC"/>
    <w:rsid w:val="007A594F"/>
    <w:rsid w:val="007B4BC9"/>
    <w:rsid w:val="007C147B"/>
    <w:rsid w:val="007D0361"/>
    <w:rsid w:val="007D38D8"/>
    <w:rsid w:val="007E5219"/>
    <w:rsid w:val="007F1254"/>
    <w:rsid w:val="007F22EA"/>
    <w:rsid w:val="007F702B"/>
    <w:rsid w:val="00801C2F"/>
    <w:rsid w:val="008022E0"/>
    <w:rsid w:val="008066D3"/>
    <w:rsid w:val="0082468A"/>
    <w:rsid w:val="008274A0"/>
    <w:rsid w:val="008305D5"/>
    <w:rsid w:val="00840AAC"/>
    <w:rsid w:val="00840FB2"/>
    <w:rsid w:val="0085117C"/>
    <w:rsid w:val="0085711E"/>
    <w:rsid w:val="00861FB3"/>
    <w:rsid w:val="00867830"/>
    <w:rsid w:val="00870E29"/>
    <w:rsid w:val="00874273"/>
    <w:rsid w:val="00874B23"/>
    <w:rsid w:val="00883A7B"/>
    <w:rsid w:val="008A383B"/>
    <w:rsid w:val="008B12EE"/>
    <w:rsid w:val="008B268C"/>
    <w:rsid w:val="008B3B8F"/>
    <w:rsid w:val="008C236D"/>
    <w:rsid w:val="008C3F99"/>
    <w:rsid w:val="008D35B5"/>
    <w:rsid w:val="008E5B32"/>
    <w:rsid w:val="008F2182"/>
    <w:rsid w:val="008F314B"/>
    <w:rsid w:val="008F73F0"/>
    <w:rsid w:val="00901CF7"/>
    <w:rsid w:val="00903BC8"/>
    <w:rsid w:val="009054DE"/>
    <w:rsid w:val="009203C4"/>
    <w:rsid w:val="009223DC"/>
    <w:rsid w:val="00923A1B"/>
    <w:rsid w:val="0092436D"/>
    <w:rsid w:val="009252C6"/>
    <w:rsid w:val="009313D8"/>
    <w:rsid w:val="00932B2D"/>
    <w:rsid w:val="00932DEB"/>
    <w:rsid w:val="00940078"/>
    <w:rsid w:val="0094134B"/>
    <w:rsid w:val="0096420F"/>
    <w:rsid w:val="0097327E"/>
    <w:rsid w:val="00981F9F"/>
    <w:rsid w:val="009832F8"/>
    <w:rsid w:val="00997029"/>
    <w:rsid w:val="0099736B"/>
    <w:rsid w:val="009A00C3"/>
    <w:rsid w:val="009A657D"/>
    <w:rsid w:val="009A7710"/>
    <w:rsid w:val="009B5231"/>
    <w:rsid w:val="009C5E0B"/>
    <w:rsid w:val="009C67EB"/>
    <w:rsid w:val="009C724A"/>
    <w:rsid w:val="009D11C2"/>
    <w:rsid w:val="009D25C7"/>
    <w:rsid w:val="009D27BD"/>
    <w:rsid w:val="009D3B23"/>
    <w:rsid w:val="009D655F"/>
    <w:rsid w:val="009E3702"/>
    <w:rsid w:val="009F0665"/>
    <w:rsid w:val="009F4FC0"/>
    <w:rsid w:val="00A067CF"/>
    <w:rsid w:val="00A142BE"/>
    <w:rsid w:val="00A14B27"/>
    <w:rsid w:val="00A23B38"/>
    <w:rsid w:val="00A311E5"/>
    <w:rsid w:val="00A33457"/>
    <w:rsid w:val="00A3718C"/>
    <w:rsid w:val="00A41A7E"/>
    <w:rsid w:val="00A41BDC"/>
    <w:rsid w:val="00A46EBD"/>
    <w:rsid w:val="00A51263"/>
    <w:rsid w:val="00A5449E"/>
    <w:rsid w:val="00A63E00"/>
    <w:rsid w:val="00A65A4B"/>
    <w:rsid w:val="00A67573"/>
    <w:rsid w:val="00A7113C"/>
    <w:rsid w:val="00A73613"/>
    <w:rsid w:val="00A762BA"/>
    <w:rsid w:val="00A91247"/>
    <w:rsid w:val="00AA66DF"/>
    <w:rsid w:val="00AB071C"/>
    <w:rsid w:val="00AB2F01"/>
    <w:rsid w:val="00AC4018"/>
    <w:rsid w:val="00AC756D"/>
    <w:rsid w:val="00AD1FD6"/>
    <w:rsid w:val="00AE723F"/>
    <w:rsid w:val="00AF2EFD"/>
    <w:rsid w:val="00AF6C69"/>
    <w:rsid w:val="00B02F1B"/>
    <w:rsid w:val="00B0439F"/>
    <w:rsid w:val="00B04608"/>
    <w:rsid w:val="00B047CB"/>
    <w:rsid w:val="00B076DD"/>
    <w:rsid w:val="00B10D73"/>
    <w:rsid w:val="00B138E7"/>
    <w:rsid w:val="00B26EB8"/>
    <w:rsid w:val="00B30DB9"/>
    <w:rsid w:val="00B35363"/>
    <w:rsid w:val="00B428A3"/>
    <w:rsid w:val="00B55082"/>
    <w:rsid w:val="00B5630E"/>
    <w:rsid w:val="00B6189E"/>
    <w:rsid w:val="00B635BE"/>
    <w:rsid w:val="00B65B79"/>
    <w:rsid w:val="00B67E22"/>
    <w:rsid w:val="00B71ED0"/>
    <w:rsid w:val="00B7290F"/>
    <w:rsid w:val="00B74AC4"/>
    <w:rsid w:val="00B751E5"/>
    <w:rsid w:val="00B773FD"/>
    <w:rsid w:val="00B96CBF"/>
    <w:rsid w:val="00BA74E1"/>
    <w:rsid w:val="00BB18CC"/>
    <w:rsid w:val="00BD7A3A"/>
    <w:rsid w:val="00BE0788"/>
    <w:rsid w:val="00BE0FD5"/>
    <w:rsid w:val="00BE1C76"/>
    <w:rsid w:val="00BE4799"/>
    <w:rsid w:val="00C05423"/>
    <w:rsid w:val="00C15B82"/>
    <w:rsid w:val="00C30553"/>
    <w:rsid w:val="00C365E1"/>
    <w:rsid w:val="00C379E7"/>
    <w:rsid w:val="00C44C2C"/>
    <w:rsid w:val="00C5347D"/>
    <w:rsid w:val="00C5376F"/>
    <w:rsid w:val="00C604B2"/>
    <w:rsid w:val="00C611AA"/>
    <w:rsid w:val="00C61DC8"/>
    <w:rsid w:val="00C64695"/>
    <w:rsid w:val="00C85687"/>
    <w:rsid w:val="00C86660"/>
    <w:rsid w:val="00C900C3"/>
    <w:rsid w:val="00CA0F87"/>
    <w:rsid w:val="00CA115A"/>
    <w:rsid w:val="00CA2009"/>
    <w:rsid w:val="00CA33FF"/>
    <w:rsid w:val="00CA7D55"/>
    <w:rsid w:val="00CC426C"/>
    <w:rsid w:val="00CC65F6"/>
    <w:rsid w:val="00CC68AE"/>
    <w:rsid w:val="00CC7C83"/>
    <w:rsid w:val="00CE338B"/>
    <w:rsid w:val="00CF059F"/>
    <w:rsid w:val="00CF33B5"/>
    <w:rsid w:val="00CF4D2B"/>
    <w:rsid w:val="00CF62DE"/>
    <w:rsid w:val="00D005BA"/>
    <w:rsid w:val="00D01E65"/>
    <w:rsid w:val="00D02220"/>
    <w:rsid w:val="00D03464"/>
    <w:rsid w:val="00D06D60"/>
    <w:rsid w:val="00D10EF9"/>
    <w:rsid w:val="00D1355C"/>
    <w:rsid w:val="00D310E4"/>
    <w:rsid w:val="00D4461C"/>
    <w:rsid w:val="00D45B09"/>
    <w:rsid w:val="00D56FDD"/>
    <w:rsid w:val="00D60BBD"/>
    <w:rsid w:val="00D64A5E"/>
    <w:rsid w:val="00D74256"/>
    <w:rsid w:val="00D81E9F"/>
    <w:rsid w:val="00D8579C"/>
    <w:rsid w:val="00D92380"/>
    <w:rsid w:val="00DB23A5"/>
    <w:rsid w:val="00DB48AA"/>
    <w:rsid w:val="00DE2A15"/>
    <w:rsid w:val="00DE4C5F"/>
    <w:rsid w:val="00DF0EF5"/>
    <w:rsid w:val="00DF1044"/>
    <w:rsid w:val="00DF7830"/>
    <w:rsid w:val="00E0127F"/>
    <w:rsid w:val="00E1303E"/>
    <w:rsid w:val="00E1459D"/>
    <w:rsid w:val="00E24243"/>
    <w:rsid w:val="00E34801"/>
    <w:rsid w:val="00E44234"/>
    <w:rsid w:val="00E50D2F"/>
    <w:rsid w:val="00E52837"/>
    <w:rsid w:val="00E559CD"/>
    <w:rsid w:val="00E60D5B"/>
    <w:rsid w:val="00E63E42"/>
    <w:rsid w:val="00E6411A"/>
    <w:rsid w:val="00E72FE8"/>
    <w:rsid w:val="00E73CAF"/>
    <w:rsid w:val="00E86E43"/>
    <w:rsid w:val="00E9341E"/>
    <w:rsid w:val="00EA2708"/>
    <w:rsid w:val="00EB25E7"/>
    <w:rsid w:val="00EB5EBA"/>
    <w:rsid w:val="00EB723B"/>
    <w:rsid w:val="00EB7A06"/>
    <w:rsid w:val="00ED0286"/>
    <w:rsid w:val="00ED3AA3"/>
    <w:rsid w:val="00EE3C55"/>
    <w:rsid w:val="00F047F9"/>
    <w:rsid w:val="00F06A7F"/>
    <w:rsid w:val="00F17ECF"/>
    <w:rsid w:val="00F24A6D"/>
    <w:rsid w:val="00F31B15"/>
    <w:rsid w:val="00F53B83"/>
    <w:rsid w:val="00F5542B"/>
    <w:rsid w:val="00F55F91"/>
    <w:rsid w:val="00F67A40"/>
    <w:rsid w:val="00F754AC"/>
    <w:rsid w:val="00F826EF"/>
    <w:rsid w:val="00F83802"/>
    <w:rsid w:val="00F930D5"/>
    <w:rsid w:val="00FA12E4"/>
    <w:rsid w:val="00FA147B"/>
    <w:rsid w:val="00FA7CF6"/>
    <w:rsid w:val="00FB0601"/>
    <w:rsid w:val="00FB462A"/>
    <w:rsid w:val="00FB6C69"/>
    <w:rsid w:val="00FB7D38"/>
    <w:rsid w:val="00FC042C"/>
    <w:rsid w:val="00FC10F0"/>
    <w:rsid w:val="00FC37E8"/>
    <w:rsid w:val="00FD10EE"/>
    <w:rsid w:val="00FE3B93"/>
    <w:rsid w:val="00FE4388"/>
    <w:rsid w:val="00FF14F4"/>
    <w:rsid w:val="00FF2C75"/>
    <w:rsid w:val="00FF77C1"/>
    <w:rsid w:val="00FF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F555F"/>
  <w15:chartTrackingRefBased/>
  <w15:docId w15:val="{085922F2-5559-4806-A972-FBF693D8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ma Edicion"/>
    <w:qFormat/>
    <w:rsid w:val="009A00C3"/>
    <w:pPr>
      <w:spacing w:line="480" w:lineRule="auto"/>
      <w:ind w:firstLine="720"/>
      <w:jc w:val="both"/>
    </w:pPr>
    <w:rPr>
      <w:rFonts w:ascii="Arial" w:hAnsi="Arial"/>
      <w:kern w:val="0"/>
      <w:lang w:val="es-ES"/>
      <w14:ligatures w14:val="none"/>
    </w:rPr>
  </w:style>
  <w:style w:type="paragraph" w:styleId="Ttulo1">
    <w:name w:val="heading 1"/>
    <w:basedOn w:val="Normal"/>
    <w:next w:val="Normal"/>
    <w:link w:val="Ttulo1Car"/>
    <w:uiPriority w:val="9"/>
    <w:qFormat/>
    <w:rsid w:val="009A00C3"/>
    <w:pPr>
      <w:keepNext/>
      <w:keepLines/>
      <w:numPr>
        <w:numId w:val="29"/>
      </w:numPr>
      <w:spacing w:before="240" w:after="0"/>
      <w:jc w:val="center"/>
      <w:outlineLvl w:val="0"/>
    </w:pPr>
    <w:rPr>
      <w:rFonts w:eastAsiaTheme="majorEastAsia" w:cs="Arial"/>
      <w:b/>
      <w:bCs/>
      <w:lang w:val="es-DO"/>
    </w:rPr>
  </w:style>
  <w:style w:type="paragraph" w:styleId="Ttulo2">
    <w:name w:val="heading 2"/>
    <w:basedOn w:val="Normal"/>
    <w:next w:val="Normal"/>
    <w:link w:val="Ttulo2Car"/>
    <w:uiPriority w:val="9"/>
    <w:unhideWhenUsed/>
    <w:qFormat/>
    <w:rsid w:val="00192C17"/>
    <w:pPr>
      <w:keepNext/>
      <w:keepLines/>
      <w:numPr>
        <w:ilvl w:val="1"/>
        <w:numId w:val="29"/>
      </w:numPr>
      <w:spacing w:before="40" w:after="0"/>
      <w:outlineLvl w:val="1"/>
    </w:pPr>
    <w:rPr>
      <w:rFonts w:eastAsiaTheme="majorEastAsia" w:cs="Arial"/>
      <w:b/>
      <w:iCs/>
      <w:lang w:val="es-DO"/>
    </w:rPr>
  </w:style>
  <w:style w:type="paragraph" w:styleId="Ttulo3">
    <w:name w:val="heading 3"/>
    <w:basedOn w:val="Normal"/>
    <w:next w:val="Normal"/>
    <w:link w:val="Ttulo3Car"/>
    <w:uiPriority w:val="9"/>
    <w:unhideWhenUsed/>
    <w:qFormat/>
    <w:rsid w:val="0085711E"/>
    <w:pPr>
      <w:keepNext/>
      <w:keepLines/>
      <w:spacing w:before="40" w:after="0"/>
      <w:ind w:firstLine="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A46EBD"/>
    <w:pPr>
      <w:keepNext/>
      <w:keepLines/>
      <w:spacing w:before="40" w:after="0"/>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C341C"/>
    <w:pPr>
      <w:spacing w:after="0" w:line="240" w:lineRule="auto"/>
    </w:pPr>
    <w:rPr>
      <w:kern w:val="0"/>
      <w:lang w:val="es-DO"/>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2detindependiente">
    <w:name w:val="Body Text Indent 2"/>
    <w:basedOn w:val="Normal"/>
    <w:link w:val="Sangra2detindependienteCar"/>
    <w:rsid w:val="00874B23"/>
    <w:pPr>
      <w:numPr>
        <w:ilvl w:val="12"/>
      </w:numPr>
      <w:tabs>
        <w:tab w:val="left" w:pos="5103"/>
      </w:tabs>
      <w:spacing w:after="0" w:line="240" w:lineRule="auto"/>
      <w:ind w:left="1346" w:firstLine="720"/>
    </w:pPr>
    <w:rPr>
      <w:rFonts w:ascii="Times New Roman" w:eastAsia="Times New Roman" w:hAnsi="Times New Roman" w:cs="Times New Roman"/>
      <w:color w:val="000000"/>
      <w:sz w:val="20"/>
      <w:szCs w:val="20"/>
      <w:lang w:eastAsia="es-ES"/>
    </w:rPr>
  </w:style>
  <w:style w:type="character" w:customStyle="1" w:styleId="Sangra2detindependienteCar">
    <w:name w:val="Sangría 2 de t. independiente Car"/>
    <w:basedOn w:val="Fuentedeprrafopredeter"/>
    <w:link w:val="Sangra2detindependiente"/>
    <w:rsid w:val="00874B23"/>
    <w:rPr>
      <w:rFonts w:ascii="Times New Roman" w:eastAsia="Times New Roman" w:hAnsi="Times New Roman" w:cs="Times New Roman"/>
      <w:color w:val="000000"/>
      <w:kern w:val="0"/>
      <w:sz w:val="20"/>
      <w:szCs w:val="20"/>
      <w:lang w:val="es-ES" w:eastAsia="es-ES"/>
      <w14:ligatures w14:val="none"/>
    </w:rPr>
  </w:style>
  <w:style w:type="paragraph" w:styleId="Prrafodelista">
    <w:name w:val="List Paragraph"/>
    <w:basedOn w:val="Normal"/>
    <w:uiPriority w:val="34"/>
    <w:qFormat/>
    <w:rsid w:val="00172C91"/>
    <w:pPr>
      <w:spacing w:after="200" w:line="276" w:lineRule="auto"/>
      <w:ind w:left="720"/>
      <w:contextualSpacing/>
    </w:pPr>
  </w:style>
  <w:style w:type="paragraph" w:styleId="ndice1">
    <w:name w:val="index 1"/>
    <w:basedOn w:val="Normal"/>
    <w:next w:val="Normal"/>
    <w:autoRedefine/>
    <w:uiPriority w:val="99"/>
    <w:semiHidden/>
    <w:unhideWhenUsed/>
    <w:rsid w:val="00801C2F"/>
    <w:pPr>
      <w:spacing w:after="0"/>
      <w:ind w:left="220" w:hanging="220"/>
      <w:jc w:val="center"/>
    </w:pPr>
    <w:rPr>
      <w:b/>
    </w:rPr>
  </w:style>
  <w:style w:type="paragraph" w:styleId="NormalWeb">
    <w:name w:val="Normal (Web)"/>
    <w:basedOn w:val="Normal"/>
    <w:link w:val="NormalWebCar"/>
    <w:uiPriority w:val="99"/>
    <w:unhideWhenUsed/>
    <w:rsid w:val="008274A0"/>
    <w:rPr>
      <w:rFonts w:ascii="Times New Roman" w:hAnsi="Times New Roman" w:cs="Times New Roman"/>
      <w:sz w:val="24"/>
      <w:szCs w:val="24"/>
    </w:rPr>
  </w:style>
  <w:style w:type="character" w:customStyle="1" w:styleId="Ttulo1Car">
    <w:name w:val="Título 1 Car"/>
    <w:basedOn w:val="Fuentedeprrafopredeter"/>
    <w:link w:val="Ttulo1"/>
    <w:uiPriority w:val="9"/>
    <w:rsid w:val="009A00C3"/>
    <w:rPr>
      <w:rFonts w:ascii="Arial" w:eastAsiaTheme="majorEastAsia" w:hAnsi="Arial" w:cs="Arial"/>
      <w:b/>
      <w:bCs/>
      <w:kern w:val="0"/>
      <w:lang w:val="es-DO"/>
      <w14:ligatures w14:val="none"/>
    </w:rPr>
  </w:style>
  <w:style w:type="character" w:styleId="Hipervnculo">
    <w:name w:val="Hyperlink"/>
    <w:basedOn w:val="Fuentedeprrafopredeter"/>
    <w:uiPriority w:val="99"/>
    <w:unhideWhenUsed/>
    <w:rsid w:val="00A41A7E"/>
    <w:rPr>
      <w:color w:val="0000FF"/>
      <w:u w:val="single"/>
    </w:rPr>
  </w:style>
  <w:style w:type="character" w:customStyle="1" w:styleId="Ttulo2Car">
    <w:name w:val="Título 2 Car"/>
    <w:basedOn w:val="Fuentedeprrafopredeter"/>
    <w:link w:val="Ttulo2"/>
    <w:uiPriority w:val="9"/>
    <w:rsid w:val="00192C17"/>
    <w:rPr>
      <w:rFonts w:ascii="Arial" w:eastAsiaTheme="majorEastAsia" w:hAnsi="Arial" w:cs="Arial"/>
      <w:b/>
      <w:iCs/>
      <w:kern w:val="0"/>
      <w:lang w:val="es-DO"/>
      <w14:ligatures w14:val="none"/>
    </w:rPr>
  </w:style>
  <w:style w:type="character" w:styleId="Hipervnculovisitado">
    <w:name w:val="FollowedHyperlink"/>
    <w:basedOn w:val="Fuentedeprrafopredeter"/>
    <w:uiPriority w:val="99"/>
    <w:semiHidden/>
    <w:unhideWhenUsed/>
    <w:rsid w:val="005E575B"/>
    <w:rPr>
      <w:color w:val="954F72" w:themeColor="followedHyperlink"/>
      <w:u w:val="single"/>
    </w:rPr>
  </w:style>
  <w:style w:type="character" w:customStyle="1" w:styleId="whitespace-normal">
    <w:name w:val="whitespace-normal"/>
    <w:basedOn w:val="Fuentedeprrafopredeter"/>
    <w:rsid w:val="00B5630E"/>
  </w:style>
  <w:style w:type="paragraph" w:styleId="Ttulo">
    <w:name w:val="Title"/>
    <w:basedOn w:val="Normal"/>
    <w:next w:val="Normal"/>
    <w:link w:val="TtuloCar"/>
    <w:uiPriority w:val="10"/>
    <w:qFormat/>
    <w:rsid w:val="00F67A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A40"/>
    <w:rPr>
      <w:rFonts w:asciiTheme="majorHAnsi" w:eastAsiaTheme="majorEastAsia" w:hAnsiTheme="majorHAnsi" w:cstheme="majorBidi"/>
      <w:spacing w:val="-10"/>
      <w:kern w:val="28"/>
      <w:sz w:val="56"/>
      <w:szCs w:val="56"/>
      <w:lang w:val="es-ES"/>
      <w14:ligatures w14:val="none"/>
    </w:rPr>
  </w:style>
  <w:style w:type="paragraph" w:customStyle="1" w:styleId="isselectedend">
    <w:name w:val="isselectedend"/>
    <w:basedOn w:val="Normal"/>
    <w:rsid w:val="009D3B23"/>
    <w:pPr>
      <w:spacing w:before="100" w:beforeAutospacing="1" w:after="100" w:afterAutospacing="1" w:line="240" w:lineRule="auto"/>
    </w:pPr>
    <w:rPr>
      <w:rFonts w:ascii="Times New Roman" w:eastAsia="Times New Roman" w:hAnsi="Times New Roman" w:cs="Times New Roman"/>
      <w:sz w:val="24"/>
      <w:szCs w:val="24"/>
      <w:lang w:val="es-DO" w:eastAsia="es-DO"/>
    </w:rPr>
  </w:style>
  <w:style w:type="character" w:customStyle="1" w:styleId="Ttulo3Car">
    <w:name w:val="Título 3 Car"/>
    <w:basedOn w:val="Fuentedeprrafopredeter"/>
    <w:link w:val="Ttulo3"/>
    <w:uiPriority w:val="9"/>
    <w:rsid w:val="0085711E"/>
    <w:rPr>
      <w:rFonts w:ascii="Arial" w:eastAsiaTheme="majorEastAsia" w:hAnsi="Arial" w:cstheme="majorBidi"/>
      <w:b/>
      <w:kern w:val="0"/>
      <w:szCs w:val="24"/>
      <w:lang w:val="es-ES"/>
      <w14:ligatures w14:val="none"/>
    </w:rPr>
  </w:style>
  <w:style w:type="paragraph" w:customStyle="1" w:styleId="paragraph">
    <w:name w:val="paragraph"/>
    <w:basedOn w:val="Normal"/>
    <w:rsid w:val="00344701"/>
    <w:pPr>
      <w:spacing w:before="100" w:beforeAutospacing="1" w:after="100" w:afterAutospacing="1" w:line="240" w:lineRule="auto"/>
    </w:pPr>
    <w:rPr>
      <w:rFonts w:ascii="Times New Roman" w:eastAsia="Times New Roman" w:hAnsi="Times New Roman" w:cs="Times New Roman"/>
      <w:sz w:val="24"/>
      <w:szCs w:val="24"/>
      <w:lang w:val="es-DO" w:eastAsia="es-DO"/>
    </w:rPr>
  </w:style>
  <w:style w:type="character" w:customStyle="1" w:styleId="normaltextrun">
    <w:name w:val="normaltextrun"/>
    <w:basedOn w:val="Fuentedeprrafopredeter"/>
    <w:rsid w:val="00344701"/>
  </w:style>
  <w:style w:type="character" w:customStyle="1" w:styleId="eop">
    <w:name w:val="eop"/>
    <w:basedOn w:val="Fuentedeprrafopredeter"/>
    <w:rsid w:val="00344701"/>
  </w:style>
  <w:style w:type="paragraph" w:customStyle="1" w:styleId="normaltablas">
    <w:name w:val="normal tablas"/>
    <w:basedOn w:val="Normal"/>
    <w:link w:val="normaltablasCar"/>
    <w:qFormat/>
    <w:rsid w:val="00755631"/>
    <w:pPr>
      <w:spacing w:line="240" w:lineRule="auto"/>
      <w:ind w:firstLine="0"/>
    </w:pPr>
    <w:rPr>
      <w:i/>
      <w:sz w:val="18"/>
      <w:szCs w:val="18"/>
    </w:rPr>
  </w:style>
  <w:style w:type="character" w:customStyle="1" w:styleId="normaltablasCar">
    <w:name w:val="normal tablas Car"/>
    <w:basedOn w:val="Fuentedeprrafopredeter"/>
    <w:link w:val="normaltablas"/>
    <w:rsid w:val="00755631"/>
    <w:rPr>
      <w:rFonts w:ascii="Arial" w:hAnsi="Arial"/>
      <w:i/>
      <w:kern w:val="0"/>
      <w:sz w:val="18"/>
      <w:szCs w:val="18"/>
      <w:lang w:val="es-ES"/>
      <w14:ligatures w14:val="none"/>
    </w:rPr>
  </w:style>
  <w:style w:type="paragraph" w:styleId="Encabezado">
    <w:name w:val="header"/>
    <w:basedOn w:val="Normal"/>
    <w:link w:val="EncabezadoCar"/>
    <w:uiPriority w:val="99"/>
    <w:unhideWhenUsed/>
    <w:rsid w:val="009400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0078"/>
    <w:rPr>
      <w:rFonts w:ascii="Arial" w:hAnsi="Arial"/>
      <w:kern w:val="0"/>
      <w:lang w:val="es-ES"/>
      <w14:ligatures w14:val="none"/>
    </w:rPr>
  </w:style>
  <w:style w:type="paragraph" w:styleId="Piedepgina">
    <w:name w:val="footer"/>
    <w:basedOn w:val="Normal"/>
    <w:link w:val="PiedepginaCar"/>
    <w:uiPriority w:val="99"/>
    <w:unhideWhenUsed/>
    <w:rsid w:val="009400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0078"/>
    <w:rPr>
      <w:rFonts w:ascii="Arial" w:hAnsi="Arial"/>
      <w:kern w:val="0"/>
      <w:lang w:val="es-ES"/>
      <w14:ligatures w14:val="none"/>
    </w:rPr>
  </w:style>
  <w:style w:type="character" w:styleId="nfasis">
    <w:name w:val="Emphasis"/>
    <w:basedOn w:val="Fuentedeprrafopredeter"/>
    <w:uiPriority w:val="20"/>
    <w:qFormat/>
    <w:rsid w:val="00DE2A15"/>
    <w:rPr>
      <w:i/>
      <w:iCs/>
    </w:rPr>
  </w:style>
  <w:style w:type="character" w:customStyle="1" w:styleId="Ttulo4Car">
    <w:name w:val="Título 4 Car"/>
    <w:basedOn w:val="Fuentedeprrafopredeter"/>
    <w:link w:val="Ttulo4"/>
    <w:uiPriority w:val="9"/>
    <w:rsid w:val="00A46EBD"/>
    <w:rPr>
      <w:rFonts w:ascii="Arial" w:eastAsiaTheme="majorEastAsia" w:hAnsi="Arial" w:cstheme="majorBidi"/>
      <w:b/>
      <w:iCs/>
      <w:kern w:val="0"/>
      <w:lang w:val="es-ES"/>
      <w14:ligatures w14:val="none"/>
    </w:rPr>
  </w:style>
  <w:style w:type="paragraph" w:customStyle="1" w:styleId="Bibliografias">
    <w:name w:val="Bibliografias"/>
    <w:basedOn w:val="NormalWeb"/>
    <w:link w:val="BibliografiasCar"/>
    <w:qFormat/>
    <w:rsid w:val="00B773FD"/>
    <w:pPr>
      <w:spacing w:after="0"/>
      <w:ind w:left="720" w:hanging="720"/>
      <w:jc w:val="left"/>
    </w:pPr>
    <w:rPr>
      <w:rFonts w:ascii="Arial" w:hAnsi="Arial"/>
      <w:sz w:val="22"/>
      <w:lang w:val="en-US"/>
    </w:rPr>
  </w:style>
  <w:style w:type="character" w:customStyle="1" w:styleId="NormalWebCar">
    <w:name w:val="Normal (Web) Car"/>
    <w:basedOn w:val="Fuentedeprrafopredeter"/>
    <w:link w:val="NormalWeb"/>
    <w:uiPriority w:val="99"/>
    <w:rsid w:val="00B773FD"/>
    <w:rPr>
      <w:rFonts w:ascii="Times New Roman" w:hAnsi="Times New Roman" w:cs="Times New Roman"/>
      <w:kern w:val="0"/>
      <w:sz w:val="24"/>
      <w:szCs w:val="24"/>
      <w:lang w:val="es-ES"/>
      <w14:ligatures w14:val="none"/>
    </w:rPr>
  </w:style>
  <w:style w:type="character" w:customStyle="1" w:styleId="BibliografiasCar">
    <w:name w:val="Bibliografias Car"/>
    <w:basedOn w:val="NormalWebCar"/>
    <w:link w:val="Bibliografias"/>
    <w:rsid w:val="00B773FD"/>
    <w:rPr>
      <w:rFonts w:ascii="Arial" w:hAnsi="Arial" w:cs="Times New Roman"/>
      <w:kern w:val="0"/>
      <w:sz w:val="24"/>
      <w:szCs w:val="24"/>
      <w:lang w:val="es-ES"/>
      <w14:ligatures w14:val="none"/>
    </w:rPr>
  </w:style>
  <w:style w:type="paragraph" w:styleId="TDC1">
    <w:name w:val="toc 1"/>
    <w:basedOn w:val="Normal"/>
    <w:next w:val="Normal"/>
    <w:autoRedefine/>
    <w:uiPriority w:val="39"/>
    <w:unhideWhenUsed/>
    <w:rsid w:val="00F31B15"/>
    <w:pPr>
      <w:spacing w:after="0"/>
      <w:ind w:firstLine="0"/>
    </w:pPr>
  </w:style>
  <w:style w:type="paragraph" w:styleId="TDC2">
    <w:name w:val="toc 2"/>
    <w:basedOn w:val="Normal"/>
    <w:next w:val="Normal"/>
    <w:autoRedefine/>
    <w:uiPriority w:val="39"/>
    <w:unhideWhenUsed/>
    <w:rsid w:val="00F31B15"/>
    <w:pPr>
      <w:spacing w:after="0"/>
      <w:ind w:left="221"/>
    </w:pPr>
  </w:style>
  <w:style w:type="paragraph" w:styleId="TDC3">
    <w:name w:val="toc 3"/>
    <w:basedOn w:val="Normal"/>
    <w:next w:val="Normal"/>
    <w:autoRedefine/>
    <w:uiPriority w:val="39"/>
    <w:unhideWhenUsed/>
    <w:rsid w:val="00F31B15"/>
    <w:pPr>
      <w:spacing w:after="0"/>
      <w:ind w:left="442" w:firstLine="1440"/>
    </w:pPr>
  </w:style>
  <w:style w:type="paragraph" w:styleId="TDC4">
    <w:name w:val="toc 4"/>
    <w:basedOn w:val="Normal"/>
    <w:next w:val="Normal"/>
    <w:autoRedefine/>
    <w:uiPriority w:val="39"/>
    <w:unhideWhenUsed/>
    <w:rsid w:val="00F31B15"/>
    <w:pPr>
      <w:spacing w:after="100" w:line="278" w:lineRule="auto"/>
      <w:ind w:left="720" w:firstLine="0"/>
      <w:jc w:val="left"/>
    </w:pPr>
    <w:rPr>
      <w:rFonts w:asciiTheme="minorHAnsi" w:eastAsiaTheme="minorEastAsia" w:hAnsiTheme="minorHAnsi"/>
      <w:kern w:val="2"/>
      <w:sz w:val="24"/>
      <w:szCs w:val="24"/>
      <w:lang w:val="es-DO" w:eastAsia="es-DO"/>
      <w14:ligatures w14:val="standardContextual"/>
    </w:rPr>
  </w:style>
  <w:style w:type="paragraph" w:styleId="TDC5">
    <w:name w:val="toc 5"/>
    <w:basedOn w:val="Normal"/>
    <w:next w:val="Normal"/>
    <w:autoRedefine/>
    <w:uiPriority w:val="39"/>
    <w:unhideWhenUsed/>
    <w:rsid w:val="00F31B15"/>
    <w:pPr>
      <w:spacing w:after="100" w:line="278" w:lineRule="auto"/>
      <w:ind w:left="960" w:firstLine="0"/>
      <w:jc w:val="left"/>
    </w:pPr>
    <w:rPr>
      <w:rFonts w:asciiTheme="minorHAnsi" w:eastAsiaTheme="minorEastAsia" w:hAnsiTheme="minorHAnsi"/>
      <w:kern w:val="2"/>
      <w:sz w:val="24"/>
      <w:szCs w:val="24"/>
      <w:lang w:val="es-DO" w:eastAsia="es-DO"/>
      <w14:ligatures w14:val="standardContextual"/>
    </w:rPr>
  </w:style>
  <w:style w:type="paragraph" w:styleId="TDC6">
    <w:name w:val="toc 6"/>
    <w:basedOn w:val="Normal"/>
    <w:next w:val="Normal"/>
    <w:autoRedefine/>
    <w:uiPriority w:val="39"/>
    <w:unhideWhenUsed/>
    <w:rsid w:val="00F31B15"/>
    <w:pPr>
      <w:spacing w:after="100" w:line="278" w:lineRule="auto"/>
      <w:ind w:left="1200" w:firstLine="0"/>
      <w:jc w:val="left"/>
    </w:pPr>
    <w:rPr>
      <w:rFonts w:asciiTheme="minorHAnsi" w:eastAsiaTheme="minorEastAsia" w:hAnsiTheme="minorHAnsi"/>
      <w:kern w:val="2"/>
      <w:sz w:val="24"/>
      <w:szCs w:val="24"/>
      <w:lang w:val="es-DO" w:eastAsia="es-DO"/>
      <w14:ligatures w14:val="standardContextual"/>
    </w:rPr>
  </w:style>
  <w:style w:type="paragraph" w:styleId="TDC7">
    <w:name w:val="toc 7"/>
    <w:basedOn w:val="Normal"/>
    <w:next w:val="Normal"/>
    <w:autoRedefine/>
    <w:uiPriority w:val="39"/>
    <w:unhideWhenUsed/>
    <w:rsid w:val="00F31B15"/>
    <w:pPr>
      <w:spacing w:after="100" w:line="278" w:lineRule="auto"/>
      <w:ind w:left="1440" w:firstLine="0"/>
      <w:jc w:val="left"/>
    </w:pPr>
    <w:rPr>
      <w:rFonts w:asciiTheme="minorHAnsi" w:eastAsiaTheme="minorEastAsia" w:hAnsiTheme="minorHAnsi"/>
      <w:kern w:val="2"/>
      <w:sz w:val="24"/>
      <w:szCs w:val="24"/>
      <w:lang w:val="es-DO" w:eastAsia="es-DO"/>
      <w14:ligatures w14:val="standardContextual"/>
    </w:rPr>
  </w:style>
  <w:style w:type="paragraph" w:styleId="TDC8">
    <w:name w:val="toc 8"/>
    <w:basedOn w:val="Normal"/>
    <w:next w:val="Normal"/>
    <w:autoRedefine/>
    <w:uiPriority w:val="39"/>
    <w:unhideWhenUsed/>
    <w:rsid w:val="00F31B15"/>
    <w:pPr>
      <w:spacing w:after="100" w:line="278" w:lineRule="auto"/>
      <w:ind w:left="1680" w:firstLine="0"/>
      <w:jc w:val="left"/>
    </w:pPr>
    <w:rPr>
      <w:rFonts w:asciiTheme="minorHAnsi" w:eastAsiaTheme="minorEastAsia" w:hAnsiTheme="minorHAnsi"/>
      <w:kern w:val="2"/>
      <w:sz w:val="24"/>
      <w:szCs w:val="24"/>
      <w:lang w:val="es-DO" w:eastAsia="es-DO"/>
      <w14:ligatures w14:val="standardContextual"/>
    </w:rPr>
  </w:style>
  <w:style w:type="paragraph" w:styleId="TDC9">
    <w:name w:val="toc 9"/>
    <w:basedOn w:val="Normal"/>
    <w:next w:val="Normal"/>
    <w:autoRedefine/>
    <w:uiPriority w:val="39"/>
    <w:unhideWhenUsed/>
    <w:rsid w:val="00F31B15"/>
    <w:pPr>
      <w:spacing w:after="100" w:line="278" w:lineRule="auto"/>
      <w:ind w:left="1920" w:firstLine="0"/>
      <w:jc w:val="left"/>
    </w:pPr>
    <w:rPr>
      <w:rFonts w:asciiTheme="minorHAnsi" w:eastAsiaTheme="minorEastAsia" w:hAnsiTheme="minorHAnsi"/>
      <w:kern w:val="2"/>
      <w:sz w:val="24"/>
      <w:szCs w:val="24"/>
      <w:lang w:val="es-DO" w:eastAsia="es-DO"/>
      <w14:ligatures w14:val="standardContextual"/>
    </w:rPr>
  </w:style>
  <w:style w:type="character" w:customStyle="1" w:styleId="Mencinsinresolver1">
    <w:name w:val="Mención sin resolver1"/>
    <w:basedOn w:val="Fuentedeprrafopredeter"/>
    <w:uiPriority w:val="99"/>
    <w:semiHidden/>
    <w:unhideWhenUsed/>
    <w:rsid w:val="00F31B15"/>
    <w:rPr>
      <w:color w:val="605E5C"/>
      <w:shd w:val="clear" w:color="auto" w:fill="E1DFDD"/>
    </w:rPr>
  </w:style>
  <w:style w:type="table" w:customStyle="1" w:styleId="TableNormal">
    <w:name w:val="Table Normal"/>
    <w:uiPriority w:val="2"/>
    <w:semiHidden/>
    <w:unhideWhenUsed/>
    <w:qFormat/>
    <w:rsid w:val="00C379E7"/>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379E7"/>
    <w:pPr>
      <w:widowControl w:val="0"/>
      <w:autoSpaceDE w:val="0"/>
      <w:autoSpaceDN w:val="0"/>
      <w:spacing w:after="0" w:line="240" w:lineRule="auto"/>
      <w:ind w:firstLine="0"/>
      <w:jc w:val="left"/>
    </w:pPr>
    <w:rPr>
      <w:rFonts w:ascii="Arial MT" w:eastAsia="Arial MT" w:hAnsi="Arial MT" w:cs="Arial MT"/>
    </w:rPr>
  </w:style>
  <w:style w:type="paragraph" w:customStyle="1" w:styleId="pdq2pgselectionanchorcontainer">
    <w:name w:val="pdq2pg_selectionanchorcontainer"/>
    <w:basedOn w:val="Normal"/>
    <w:rsid w:val="00A23B38"/>
    <w:pPr>
      <w:spacing w:before="100" w:beforeAutospacing="1" w:after="100" w:afterAutospacing="1" w:line="240" w:lineRule="auto"/>
      <w:ind w:firstLine="0"/>
      <w:jc w:val="left"/>
    </w:pPr>
    <w:rPr>
      <w:rFonts w:ascii="Times New Roman" w:eastAsia="Times New Roman" w:hAnsi="Times New Roman" w:cs="Times New Roman"/>
      <w:sz w:val="24"/>
      <w:szCs w:val="24"/>
      <w:lang w:val="es-DO" w:eastAsia="es-DO"/>
    </w:rPr>
  </w:style>
  <w:style w:type="paragraph" w:styleId="Listaconvietas">
    <w:name w:val="List Bullet"/>
    <w:basedOn w:val="Normal"/>
    <w:uiPriority w:val="99"/>
    <w:unhideWhenUsed/>
    <w:rsid w:val="00D56FDD"/>
    <w:pPr>
      <w:numPr>
        <w:numId w:val="27"/>
      </w:numPr>
      <w:tabs>
        <w:tab w:val="clear" w:pos="360"/>
      </w:tabs>
      <w:spacing w:after="200" w:line="276" w:lineRule="auto"/>
      <w:contextualSpacing/>
      <w:jc w:val="left"/>
    </w:pPr>
    <w:rPr>
      <w:rFonts w:ascii="Calibri" w:eastAsiaTheme="minorEastAsia" w:hAnsi="Calibri"/>
      <w:sz w:val="21"/>
      <w:lang w:val="en-US"/>
    </w:rPr>
  </w:style>
  <w:style w:type="paragraph" w:styleId="Listaconnmeros">
    <w:name w:val="List Number"/>
    <w:basedOn w:val="Normal"/>
    <w:uiPriority w:val="99"/>
    <w:unhideWhenUsed/>
    <w:rsid w:val="00B71ED0"/>
    <w:pPr>
      <w:numPr>
        <w:numId w:val="30"/>
      </w:numPr>
      <w:tabs>
        <w:tab w:val="clear" w:pos="360"/>
      </w:tabs>
      <w:spacing w:after="200" w:line="276" w:lineRule="auto"/>
      <w:ind w:left="0" w:firstLine="0"/>
      <w:contextualSpacing/>
      <w:jc w:val="left"/>
    </w:pPr>
    <w:rPr>
      <w:rFonts w:ascii="Calibri" w:eastAsiaTheme="minorEastAsia" w:hAnsi="Calibri"/>
      <w:sz w:val="21"/>
      <w:lang w:val="en-US"/>
    </w:rPr>
  </w:style>
  <w:style w:type="character" w:styleId="Fuerte">
    <w:name w:val="Strong"/>
    <w:basedOn w:val="Fuentedeprrafopredeter"/>
    <w:uiPriority w:val="22"/>
    <w:qFormat/>
    <w:rsid w:val="009D27BD"/>
    <w:rPr>
      <w:b/>
      <w:bCs/>
    </w:rPr>
  </w:style>
  <w:style w:type="paragraph" w:styleId="Textodeglobo">
    <w:name w:val="Balloon Text"/>
    <w:basedOn w:val="Normal"/>
    <w:link w:val="TextodegloboCar"/>
    <w:uiPriority w:val="99"/>
    <w:semiHidden/>
    <w:unhideWhenUsed/>
    <w:rsid w:val="00E72FE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2FE8"/>
    <w:rPr>
      <w:rFonts w:ascii="Segoe UI" w:hAnsi="Segoe UI" w:cs="Segoe UI"/>
      <w:kern w:val="0"/>
      <w:sz w:val="18"/>
      <w:szCs w:val="18"/>
      <w:lang w:val="es-ES"/>
      <w14:ligatures w14:val="none"/>
    </w:rPr>
  </w:style>
  <w:style w:type="paragraph" w:styleId="Revisin">
    <w:name w:val="Revision"/>
    <w:hidden/>
    <w:uiPriority w:val="99"/>
    <w:semiHidden/>
    <w:rsid w:val="00B02F1B"/>
    <w:pPr>
      <w:spacing w:after="0" w:line="240" w:lineRule="auto"/>
    </w:pPr>
    <w:rPr>
      <w:rFonts w:ascii="Arial" w:hAnsi="Arial"/>
      <w:kern w:val="0"/>
      <w:lang w:val="es-ES"/>
      <w14:ligatures w14:val="none"/>
    </w:rPr>
  </w:style>
  <w:style w:type="character" w:styleId="Mencinsinresolver">
    <w:name w:val="Unresolved Mention"/>
    <w:basedOn w:val="Fuentedeprrafopredeter"/>
    <w:uiPriority w:val="99"/>
    <w:semiHidden/>
    <w:unhideWhenUsed/>
    <w:rsid w:val="00D44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239">
      <w:bodyDiv w:val="1"/>
      <w:marLeft w:val="0"/>
      <w:marRight w:val="0"/>
      <w:marTop w:val="0"/>
      <w:marBottom w:val="0"/>
      <w:divBdr>
        <w:top w:val="none" w:sz="0" w:space="0" w:color="auto"/>
        <w:left w:val="none" w:sz="0" w:space="0" w:color="auto"/>
        <w:bottom w:val="none" w:sz="0" w:space="0" w:color="auto"/>
        <w:right w:val="none" w:sz="0" w:space="0" w:color="auto"/>
      </w:divBdr>
    </w:div>
    <w:div w:id="146685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 TargetMode="External"/><Relationship Id="rId18" Type="http://schemas.openxmlformats.org/officeDocument/2006/relationships/hyperlink" Target="https://html.spec.whatwg.org/"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 TargetMode="External"/><Relationship Id="rId29" Type="http://schemas.openxmlformats.org/officeDocument/2006/relationships/image" Target="media/image14.png"/><Relationship Id="rId11" Type="http://schemas.openxmlformats.org/officeDocument/2006/relationships/hyperlink" Target="https://angular.dev/"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4.png"/><Relationship Id="rId14" Type="http://schemas.openxmlformats.org/officeDocument/2006/relationships/hyperlink" Target="https://www.postgresql.org/do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www.hostinger.com/cloud-hosting" TargetMode="External"/><Relationship Id="rId17" Type="http://schemas.openxmlformats.org/officeDocument/2006/relationships/hyperlink" Target="https://www.w3.org/Style/CSS/"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djangoproject.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github.com/ReyRodriP/Evaluaci-n-Quinquenal-UASDMESCyT.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B2704-7B9D-4E1F-BA9E-1169ED561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154</Pages>
  <Words>22804</Words>
  <Characters>125426</Characters>
  <Application>Microsoft Office Word</Application>
  <DocSecurity>0</DocSecurity>
  <Lines>1045</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 Peralta, Jose Manuel</dc:creator>
  <cp:keywords/>
  <dc:description/>
  <cp:lastModifiedBy>Ramon Junior Paulino Gil</cp:lastModifiedBy>
  <cp:revision>2</cp:revision>
  <dcterms:created xsi:type="dcterms:W3CDTF">2026-08-26T19:04:00Z</dcterms:created>
  <dcterms:modified xsi:type="dcterms:W3CDTF">2026-08-26T19:04:00Z</dcterms:modified>
</cp:coreProperties>
</file>